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5C0A0875"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103B569C"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r w:rsidRPr="005F1E8D">
        <w:t>, Emily J Leedham</w:t>
      </w:r>
      <w:r w:rsidRPr="005F1E8D">
        <w:rPr>
          <w:vertAlign w:val="superscript"/>
        </w:rPr>
        <w:t>1</w:t>
      </w:r>
      <w:r w:rsidRPr="005F1E8D">
        <w:t>, Bridget Maher</w:t>
      </w:r>
      <w:r w:rsidR="005014F7">
        <w:rPr>
          <w:vertAlign w:val="superscript"/>
        </w:rPr>
        <w:t>3</w:t>
      </w:r>
      <w:r w:rsidRPr="005F1E8D">
        <w:t>, Andrew L Bickell</w:t>
      </w:r>
      <w:r w:rsidR="00E54847">
        <w:rPr>
          <w:vertAlign w:val="superscript"/>
        </w:rPr>
        <w:t>1</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6AD39534" w14:textId="3EE4FCE1" w:rsidR="008307A0" w:rsidRPr="00E54847"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r w:rsidR="006214D6">
        <w:br/>
        <w:t xml:space="preserve">*Corresponding author: Em Lim, </w:t>
      </w:r>
      <w:commentRangeStart w:id="1"/>
      <w:r w:rsidR="006214D6">
        <w:t>em.g.lim13@gmail.com</w:t>
      </w:r>
      <w:commentRangeEnd w:id="1"/>
      <w:r w:rsidR="00BB3685">
        <w:rPr>
          <w:rStyle w:val="CommentReference"/>
        </w:rPr>
        <w:commentReference w:id="1"/>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45281D60"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w:t>
      </w:r>
      <w:r w:rsidR="007519B8">
        <w:t xml:space="preserve"> in tropical waters.</w:t>
      </w:r>
      <w:r w:rsidRPr="005F1E8D">
        <w:t xml:space="preserve"> </w:t>
      </w:r>
      <w:r w:rsidR="007519B8">
        <w:t>This variability influences</w:t>
      </w:r>
      <w:r w:rsidRPr="005F1E8D">
        <w:t xml:space="preserve"> primary productivity and community functioning.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5A6EDD" w:rsidRPr="005A6EDD">
        <w:t xml:space="preserve"> </w:t>
      </w:r>
      <w:r w:rsidR="005A6EDD">
        <w:t>Therefore, w</w:t>
      </w:r>
      <w:r w:rsidR="005A6EDD" w:rsidRPr="005A6EDD">
        <w:t xml:space="preserve">e assessed the drivers of variation in CND at three distinct spatial scales within temperate marine ecosystems. To do so, we </w:t>
      </w:r>
      <w:r w:rsidR="00E53B33" w:rsidRPr="00E53B33">
        <w:t xml:space="preserve">quantified the </w:t>
      </w:r>
      <w:commentRangeStart w:id="2"/>
      <w:r w:rsidR="00E53B33" w:rsidRPr="00E53B33">
        <w:t xml:space="preserve">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commentRangeEnd w:id="2"/>
      <w:r w:rsidR="00BB3685">
        <w:rPr>
          <w:rStyle w:val="CommentReference"/>
        </w:rPr>
        <w:commentReference w:id="2"/>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 xml:space="preserve">rocky reefs </w:t>
      </w:r>
      <w:r w:rsidR="00E53B33" w:rsidRPr="00E53B33">
        <w:t xml:space="preserve">for </w:t>
      </w:r>
      <w:r w:rsidR="00E53B33" w:rsidRPr="00E53B33">
        <w:t xml:space="preserve">three years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 xml:space="preserve">where flood tides seemed to “wash away” the effect of </w:t>
      </w:r>
      <w:r w:rsidR="005A6EDD">
        <w:t>nutrient regeneration by animals</w:t>
      </w:r>
      <w:r w:rsidR="00CC7DE1">
        <w:t xml:space="preserve">, </w:t>
      </w:r>
      <w:r w:rsidR="0012432E">
        <w:t xml:space="preserve">although </w:t>
      </w:r>
      <w:r w:rsidR="00CC7DE1">
        <w:t xml:space="preserve">enrichment </w:t>
      </w:r>
      <w:r w:rsidR="0012432E">
        <w:t>was</w:t>
      </w:r>
      <w:r w:rsidR="00CC7DE1">
        <w:t xml:space="preserve"> possible on ebb tides</w:t>
      </w:r>
      <w:r w:rsidRPr="005F1E8D">
        <w:t xml:space="preserve">. </w:t>
      </w:r>
      <w:commentRangeStart w:id="3"/>
      <w:r w:rsidRPr="005F1E8D">
        <w:t xml:space="preserve">Ammonium was significantly </w:t>
      </w:r>
      <w:commentRangeStart w:id="4"/>
      <w:commentRangeStart w:id="5"/>
      <w:r w:rsidRPr="005F1E8D">
        <w:t xml:space="preserve">higher within than </w:t>
      </w:r>
      <w:r w:rsidR="003C6B73">
        <w:t>at the edge of</w:t>
      </w:r>
      <w:r w:rsidR="00B61844" w:rsidRPr="005F1E8D">
        <w:t xml:space="preserve"> </w:t>
      </w:r>
      <w:r w:rsidRPr="005F1E8D">
        <w:t>kelp forests</w:t>
      </w:r>
      <w:r w:rsidR="003C6B73">
        <w:t xml:space="preserve">, </w:t>
      </w:r>
      <w:commentRangeStart w:id="6"/>
      <w:r w:rsidR="003C6B73">
        <w:t>~ 5 m away</w:t>
      </w:r>
      <w:r w:rsidRPr="005F1E8D">
        <w:t xml:space="preserve">, </w:t>
      </w:r>
      <w:commentRangeEnd w:id="4"/>
      <w:commentRangeEnd w:id="6"/>
      <w:r w:rsidR="003D1191">
        <w:rPr>
          <w:rStyle w:val="CommentReference"/>
        </w:rPr>
        <w:commentReference w:id="4"/>
      </w:r>
      <w:commentRangeEnd w:id="5"/>
      <w:r w:rsidR="00E9064C">
        <w:rPr>
          <w:rStyle w:val="CommentReference"/>
        </w:rPr>
        <w:commentReference w:id="5"/>
      </w:r>
      <w:r w:rsidR="000B124D">
        <w:rPr>
          <w:rStyle w:val="CommentReference"/>
        </w:rPr>
        <w:commentReference w:id="6"/>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 xml:space="preserve">and </w:t>
      </w:r>
      <w:r w:rsidR="00AF220D">
        <w:t xml:space="preserve">to a lesser degree </w:t>
      </w:r>
      <w:r w:rsidR="00915C04" w:rsidRPr="005F1E8D">
        <w:t xml:space="preserve">animal </w:t>
      </w:r>
      <w:r w:rsidRPr="005F1E8D">
        <w:t>biomass</w:t>
      </w:r>
      <w:commentRangeEnd w:id="3"/>
      <w:r w:rsidR="0012432E">
        <w:rPr>
          <w:rStyle w:val="CommentReference"/>
        </w:rPr>
        <w:commentReference w:id="3"/>
      </w:r>
      <w:r w:rsidRPr="005F1E8D">
        <w:t>.</w:t>
      </w:r>
      <w:r w:rsidR="005E0538" w:rsidRPr="005F1E8D">
        <w:t xml:space="preserve"> </w:t>
      </w:r>
      <w:commentRangeStart w:id="7"/>
      <w:r w:rsidR="0012432E">
        <w:t xml:space="preserve">Through </w:t>
      </w:r>
      <w:r w:rsidR="00E53B33">
        <w:t>caging experiments</w:t>
      </w:r>
      <w:commentRangeEnd w:id="7"/>
      <w:r w:rsidR="00BB3685">
        <w:rPr>
          <w:rStyle w:val="CommentReference"/>
        </w:rPr>
        <w:commentReference w:id="7"/>
      </w:r>
      <w:r w:rsidR="00E53B33">
        <w:t>, we</w:t>
      </w:r>
      <w:r w:rsidR="005E0538" w:rsidRPr="005F1E8D">
        <w:t xml:space="preserve"> </w:t>
      </w:r>
      <w:r w:rsidR="00B61844">
        <w:t>found that</w:t>
      </w:r>
      <w:r w:rsidR="00B61844" w:rsidRPr="005F1E8D">
        <w:t xml:space="preserve"> </w:t>
      </w:r>
      <w:sdt>
        <w:sdtPr>
          <w:tag w:val="goog_rdk_3"/>
          <w:id w:val="594221998"/>
        </w:sdtPr>
        <w:sdtContent/>
      </w:sdt>
      <w:r w:rsidRPr="005F1E8D">
        <w:t>fine-scale</w:t>
      </w:r>
      <w:ins w:id="8" w:author="Claire Attridge" w:date="2024-10-23T16:54:00Z" w16du:dateUtc="2024-10-23T23:54:00Z">
        <w:r w:rsidRPr="005F1E8D">
          <w:t xml:space="preserve"> </w:t>
        </w:r>
        <w:r w:rsidR="0012432E">
          <w:t>(&lt; ?? meters)</w:t>
        </w:r>
      </w:ins>
      <w:ins w:id="9" w:author="Claire Attridge" w:date="2024-10-28T13:01:00Z" w16du:dateUtc="2024-10-28T20:01:00Z">
        <w:r w:rsidRPr="005F1E8D">
          <w:t xml:space="preserve"> </w:t>
        </w:r>
      </w:ins>
      <w:r w:rsidRPr="005F1E8D">
        <w:t xml:space="preserve">ammonium variability and nutrient enrichment </w:t>
      </w:r>
      <w:r w:rsidR="0012432E">
        <w:t>were</w:t>
      </w:r>
      <w:r w:rsidR="0012432E" w:rsidRPr="005F1E8D">
        <w:t xml:space="preserve"> </w:t>
      </w:r>
      <w:r w:rsidR="005E0538" w:rsidRPr="005F1E8D">
        <w:t>only</w:t>
      </w:r>
      <w:r w:rsidRPr="005F1E8D">
        <w:t xml:space="preserve"> possible</w:t>
      </w:r>
      <w:r w:rsidRPr="005F1E8D">
        <w:rPr>
          <w:iCs/>
        </w:rPr>
        <w:t xml:space="preserve"> under low</w:t>
      </w:r>
      <w:r w:rsidR="00B61844">
        <w:rPr>
          <w:iCs/>
        </w:rPr>
        <w:t>-</w:t>
      </w:r>
      <w:r w:rsidRPr="005F1E8D">
        <w:rPr>
          <w:iCs/>
        </w:rPr>
        <w:t xml:space="preserve">flow conditions. Our results suggest </w:t>
      </w:r>
      <w:r w:rsidR="004D19B2">
        <w:rPr>
          <w:iCs/>
        </w:rPr>
        <w:t xml:space="preserve">that </w:t>
      </w:r>
      <w:r w:rsidRPr="005F1E8D">
        <w:rPr>
          <w:iCs/>
        </w:rPr>
        <w:t>CN</w:t>
      </w:r>
      <w:r w:rsidR="00FC6B44" w:rsidRPr="005F1E8D">
        <w:rPr>
          <w:iCs/>
        </w:rPr>
        <w:t>D</w:t>
      </w:r>
      <w:r w:rsidRPr="005F1E8D">
        <w:rPr>
          <w:iCs/>
        </w:rPr>
        <w:t xml:space="preserve"> </w:t>
      </w:r>
      <w:r w:rsidR="004D19B2">
        <w:rPr>
          <w:iCs/>
        </w:rPr>
        <w:t>drives nutrient variability at</w:t>
      </w:r>
      <w:r w:rsidRPr="005F1E8D">
        <w:rPr>
          <w:iCs/>
        </w:rPr>
        <w:t xml:space="preserve"> </w:t>
      </w:r>
      <w:r w:rsidRPr="005F1E8D">
        <w:rPr>
          <w:iCs/>
        </w:rPr>
        <w:t xml:space="preserve">scales ranging from </w:t>
      </w:r>
      <w:r w:rsidR="00EE37C2">
        <w:rPr>
          <w:iCs/>
        </w:rPr>
        <w:t>one</w:t>
      </w:r>
      <w:r w:rsidRPr="005F1E8D">
        <w:rPr>
          <w:iCs/>
        </w:rPr>
        <w:t xml:space="preserve"> meter to </w:t>
      </w:r>
      <w:r w:rsidR="005E0538" w:rsidRPr="005F1E8D">
        <w:rPr>
          <w:iCs/>
        </w:rPr>
        <w:t>over 20 km</w:t>
      </w:r>
      <w:r w:rsidRPr="005F1E8D">
        <w:rPr>
          <w:iCs/>
        </w:rPr>
        <w:t xml:space="preserve">, </w:t>
      </w:r>
      <w:r w:rsidR="004D19B2">
        <w:rPr>
          <w:iCs/>
        </w:rPr>
        <w:t>acting on</w:t>
      </w:r>
      <w:r w:rsidR="0012432E">
        <w:rPr>
          <w:iCs/>
        </w:rPr>
        <w:t xml:space="preserve"> a finer scale </w:t>
      </w:r>
      <w:r w:rsidRPr="005F1E8D">
        <w:rPr>
          <w:iCs/>
        </w:rPr>
        <w:t xml:space="preserve">than </w:t>
      </w:r>
      <w:r w:rsidRPr="005F1E8D">
        <w:t xml:space="preserve">allochthonous sources such as upwelling. </w:t>
      </w:r>
      <w:commentRangeStart w:id="10"/>
      <w:r w:rsidR="004B5592">
        <w:t xml:space="preserve">Therefore, </w:t>
      </w:r>
      <w:r w:rsidR="00DD00A1">
        <w:t>c</w:t>
      </w:r>
      <w:r w:rsidR="004B5592">
        <w:t>onsumer-mediated nutrient dynamics could</w:t>
      </w:r>
      <w:r w:rsidR="00B527B0">
        <w:t xml:space="preserve"> drive spatial variation in primary productivity at a </w:t>
      </w:r>
      <w:commentRangeStart w:id="11"/>
      <w:r w:rsidR="00B527B0">
        <w:t>range of scale</w:t>
      </w:r>
      <w:r w:rsidR="001E1BD6">
        <w:t>s</w:t>
      </w:r>
      <w:r w:rsidR="00B527B0">
        <w:t xml:space="preserve"> </w:t>
      </w:r>
      <w:commentRangeEnd w:id="11"/>
      <w:r w:rsidR="00BB3685">
        <w:rPr>
          <w:rStyle w:val="CommentReference"/>
        </w:rPr>
        <w:commentReference w:id="11"/>
      </w:r>
      <w:r w:rsidR="00B527B0">
        <w:t xml:space="preserve">in a way previously thought </w:t>
      </w:r>
      <w:commentRangeStart w:id="12"/>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12"/>
      <w:r w:rsidR="00B94A0D">
        <w:rPr>
          <w:rStyle w:val="CommentReference"/>
        </w:rPr>
        <w:commentReference w:id="12"/>
      </w:r>
      <w:commentRangeEnd w:id="10"/>
      <w:r w:rsidR="007831DE">
        <w:rPr>
          <w:rStyle w:val="CommentReference"/>
        </w:rPr>
        <w:commentReference w:id="10"/>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commentRangeStart w:id="13"/>
      <w:commentRangeStart w:id="14"/>
      <w:commentRangeStart w:id="15"/>
      <w:r w:rsidR="00F76C68" w:rsidRPr="005F1E8D">
        <w:rPr>
          <w:b/>
        </w:rPr>
        <w:lastRenderedPageBreak/>
        <w:t>Introduction</w:t>
      </w:r>
      <w:commentRangeEnd w:id="13"/>
      <w:r w:rsidR="000C4E84">
        <w:rPr>
          <w:rStyle w:val="CommentReference"/>
        </w:rPr>
        <w:commentReference w:id="13"/>
      </w:r>
      <w:commentRangeEnd w:id="14"/>
      <w:r w:rsidR="003B6CDF">
        <w:rPr>
          <w:rStyle w:val="CommentReference"/>
        </w:rPr>
        <w:commentReference w:id="14"/>
      </w:r>
      <w:commentRangeEnd w:id="15"/>
      <w:r w:rsidR="000B5AFB">
        <w:rPr>
          <w:rStyle w:val="CommentReference"/>
        </w:rPr>
        <w:commentReference w:id="15"/>
      </w:r>
    </w:p>
    <w:p w14:paraId="79E1ED54" w14:textId="608FDDD4" w:rsidR="00DC4A52" w:rsidRPr="0091699F" w:rsidRDefault="00E53B33" w:rsidP="004317DC">
      <w:pPr>
        <w:pBdr>
          <w:top w:val="nil"/>
          <w:left w:val="nil"/>
          <w:bottom w:val="nil"/>
          <w:right w:val="nil"/>
          <w:between w:val="nil"/>
        </w:pBdr>
        <w:spacing w:line="480" w:lineRule="auto"/>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w:t>
      </w:r>
      <w:r w:rsidR="005879AC">
        <w:rPr>
          <w:color w:val="000000"/>
        </w:rPr>
        <w:t xml:space="preserve"> regulated through</w:t>
      </w:r>
      <w:r w:rsidR="002216A4">
        <w:rPr>
          <w:color w:val="000000"/>
        </w:rPr>
        <w:t xml:space="preserve">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5B15F4">
        <w:rPr>
          <w:color w:val="000000"/>
        </w:rPr>
        <w:t>,</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w:t>
      </w:r>
      <w:r w:rsidR="00E9064C">
        <w:rPr>
          <w:color w:val="000000"/>
        </w:rPr>
        <w:t>e</w:t>
      </w:r>
      <w:r w:rsidR="00BB0987">
        <w:rPr>
          <w:color w:val="000000"/>
        </w:rPr>
        <w:t>merging</w:t>
      </w:r>
      <w:r w:rsidR="00F33E40" w:rsidRPr="00C11E26">
        <w:rPr>
          <w:color w:val="000000"/>
        </w:rPr>
        <w:t xml:space="preserve">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r w:rsidR="00380F24" w:rsidRPr="005F1E8D">
        <w:rPr>
          <w:color w:val="000000"/>
        </w:rPr>
        <w:fldChar w:fldCharType="begin"/>
      </w:r>
      <w:r w:rsidR="009F5279">
        <w:rPr>
          <w:color w:val="000000"/>
        </w:rPr>
        <w:instrText xml:space="preserve"> ADDIN ZOTERO_ITEM CSL_CITATION {"citationID":"DRTrZf6V","properties":{"formattedCitation":"(Allgeier et al., 2017; Hern\\uc0\\u225{}ndez-Carmona et al., 2001; Meyer et al., 1983)","plainCitation":"(Allgeier et al., 2017; Hernández-Carmona et al., 2001; Meyer et al., 1983)","noteIndex":0},"citationItems":[{"id":1353,"uris":["http://zotero.org/users/local/idKDtb7T/items/MX8X9VD8"],"itemData":{"id":1353,"type":"article-journal","abstract":"Humans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A."}],"issued":{"date-parts":[["2017"]]}}},{"id":1865,"uris":["http://zotero.org/users/local/idKDtb7T/items/3S6ILU5J"],"itemData":{"id":1865,"type":"article-journal","abstract":"The effect of nutrient availability on Macrocystis pyrifera recruitment and survival of juvenile sporophytes was examined at its southern limit off Baja California, Mexico. Nitrate levels were inversely correlated with water temperature (r 2 = 0.70) at the experimental location. Low concentrations of nitrate occurred during most of 1998 (&amp;lt; 3 μM) except in spring (4.8–18.8 μM ). Experimental seeding with sporophylls and fertilizing the plants with a slow-release inorganic fertilizer produced successful recruitment when the water temperature was declining (18.7 °C). Survival of transplanted juveniles was significantly higher when fertilized during a period of particularly warm water and low nutrients in 1998 caused by El Niño. Analysis of tissue nitrogen suggests that plants were nutrient-limited during this period, and possibly affected synergistically by temperature stress. The results indicate that nutrients directly affect recruitment and survival of giant kelp at its southern limit, particularly during El Niño conditions.","DOI":"10.1515/BOT.2001.029","issue":"3","language":"en","note":"publisher: Walter de Gruyter\nsection: Botanica Marina","page":"221-229","source":"www.degruyter.com","title":"Effect of Nutrient Availability on Macrocystis pyrifera Recruitment and Survival near Its Southern Limit off Baja California","volume":"44","author":[{"family":"Hernández-Carmona","given":"G."},{"family":"Robledo","given":"D."},{"family":"Serviere-Zaragoza","given":"E."}],"issued":{"date-parts":[["2001",5,15]]}}},{"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380F24" w:rsidRPr="005F1E8D">
        <w:rPr>
          <w:color w:val="000000"/>
        </w:rPr>
        <w:fldChar w:fldCharType="separate"/>
      </w:r>
      <w:r w:rsidR="009F5279" w:rsidRPr="009F5279">
        <w:rPr>
          <w:color w:val="000000"/>
          <w:lang w:val="en-US"/>
        </w:rPr>
        <w:t>(Allgeier et al., 2017; Hernández-Carmona et al., 2001; Meyer et al., 1983)</w:t>
      </w:r>
      <w:r w:rsidR="00380F24" w:rsidRPr="005F1E8D">
        <w:rPr>
          <w:color w:val="000000"/>
        </w:rPr>
        <w:fldChar w:fldCharType="end"/>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5B15F4">
        <w:rPr>
          <w:color w:val="000000"/>
        </w:rPr>
        <w:t>;</w:t>
      </w:r>
      <w:r w:rsidR="00B16FBC" w:rsidRPr="005F1E8D">
        <w:rPr>
          <w:color w:val="000000"/>
        </w:rPr>
        <w:t xml:space="preserve"> </w:t>
      </w:r>
      <w:r w:rsidR="00B16FBC" w:rsidRPr="005F1E8D">
        <w:rPr>
          <w:color w:val="000000"/>
        </w:rPr>
        <w:fldChar w:fldCharType="begin"/>
      </w:r>
      <w:r w:rsidR="00A01D2E">
        <w:rPr>
          <w:color w:val="000000"/>
        </w:rPr>
        <w:instrText xml:space="preserve"> ADDIN ZOTERO_ITEM CSL_CITATION {"citationID":"inVJC8N0","properties":{"formattedCitation":"(Vanni, 2002)","plainCitation":"(Vanni, 2002)","dontUpdate":true,"noteIndex":0},"citationItems":[{"id":1600,"uris":["http://zotero.org/users/local/idKDtb7T/items/657HQEDK"],"itemData":{"id":1600,"type":"article-journal","abstract":"Animals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w:t>
      </w:r>
      <w:r w:rsidR="005B15F4">
        <w:rPr>
          <w:color w:val="000000"/>
        </w:rPr>
        <w:t xml:space="preserve">at varied spatial </w:t>
      </w:r>
      <w:r>
        <w:rPr>
          <w:color w:val="000000"/>
        </w:rPr>
        <w:t>scales remains unclear.</w:t>
      </w:r>
      <w:r w:rsidR="0091699F" w:rsidRPr="0091699F">
        <w:t xml:space="preserve"> </w:t>
      </w:r>
      <w:commentRangeStart w:id="16"/>
      <w:r w:rsidR="00DC4A52" w:rsidRPr="005F1E8D">
        <w:rPr>
          <w:color w:val="000000"/>
        </w:rPr>
        <w:t>Therefore</w:t>
      </w:r>
      <w:commentRangeEnd w:id="16"/>
      <w:r w:rsidR="0091699F">
        <w:rPr>
          <w:rStyle w:val="CommentReference"/>
        </w:rPr>
        <w:commentReference w:id="16"/>
      </w:r>
      <w:r w:rsidR="00DC4A52" w:rsidRPr="005F1E8D">
        <w:rPr>
          <w:color w:val="000000"/>
        </w:rPr>
        <w:t xml:space="preserve">, identifying the </w:t>
      </w:r>
      <w:r w:rsidR="0091699F">
        <w:rPr>
          <w:color w:val="000000"/>
        </w:rPr>
        <w:t>extent to</w:t>
      </w:r>
      <w:r w:rsidR="00DC4A52" w:rsidRPr="005F1E8D">
        <w:rPr>
          <w:color w:val="000000"/>
        </w:rPr>
        <w:t xml:space="preserve"> which biologically relevant variation in nutrient availability contributes to</w:t>
      </w:r>
      <w:r w:rsidR="00AC12DC">
        <w:rPr>
          <w:color w:val="000000"/>
        </w:rPr>
        <w:t xml:space="preserve"> </w:t>
      </w:r>
      <w:r w:rsidR="0091699F">
        <w:rPr>
          <w:color w:val="000000"/>
        </w:rPr>
        <w:t xml:space="preserve">local and regional </w:t>
      </w:r>
      <w:r w:rsidR="00AC12DC">
        <w:rPr>
          <w:color w:val="000000"/>
        </w:rPr>
        <w:t xml:space="preserve">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6E204F18"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w:t>
      </w:r>
      <w:r w:rsidR="00DA5006">
        <w:rPr>
          <w:color w:val="000000"/>
        </w:rPr>
        <w:t>greatly influences</w:t>
      </w:r>
      <w:r w:rsidR="007D71C9" w:rsidRPr="005F1E8D">
        <w:rPr>
          <w:color w:val="000000"/>
        </w:rPr>
        <w:t xml:space="preserve">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t>
      </w:r>
      <w:r w:rsidR="00761A9D" w:rsidRPr="005F1E8D">
        <w:rPr>
          <w:color w:val="000000"/>
        </w:rPr>
        <w:lastRenderedPageBreak/>
        <w:t xml:space="preserve">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(Layman et al., 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DA5006">
        <w:rPr>
          <w:color w:val="000000"/>
        </w:rPr>
        <w:t xml:space="preserve"> in consumer-regenerated nutrients,</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8457F1">
        <w:rPr>
          <w:color w:val="000000"/>
        </w:rPr>
        <w:t xml:space="preserve">At an even larger-scale, </w:t>
      </w:r>
      <w:r w:rsidR="004C7077" w:rsidRPr="005F1E8D">
        <w:rPr>
          <w:color w:val="000000"/>
        </w:rPr>
        <w:t>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w:t>
      </w:r>
      <w:r w:rsidR="00771FB3">
        <w:rPr>
          <w:color w:val="000000"/>
        </w:rPr>
        <w:t xml:space="preserve"> </w:t>
      </w:r>
      <w:r w:rsidR="00066613" w:rsidRPr="005F1E8D">
        <w:rPr>
          <w:color w:val="000000"/>
        </w:rPr>
        <w:t xml:space="preserve">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4F575B52" w:rsidR="00237ED0" w:rsidRDefault="00237ED0" w:rsidP="007E0BA8">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w:t>
      </w:r>
      <w:r w:rsidR="00ED22B3">
        <w:rPr>
          <w:color w:val="000000"/>
        </w:rPr>
        <w:t xml:space="preserve"> </w:t>
      </w:r>
      <w:r w:rsidR="00B8757C" w:rsidRPr="005F1E8D">
        <w:rPr>
          <w:color w:val="000000"/>
        </w:rPr>
        <w:t>Due to the open nature of nearshore environments, h</w:t>
      </w:r>
      <w:r w:rsidR="00B874D2" w:rsidRPr="005F1E8D">
        <w:rPr>
          <w:color w:val="000000"/>
        </w:rPr>
        <w:t xml:space="preserve">igh water flow </w:t>
      </w:r>
      <w:r w:rsidR="008457F1">
        <w:rPr>
          <w:color w:val="000000"/>
        </w:rPr>
        <w:t>from</w:t>
      </w:r>
      <w:r w:rsidR="00B874D2" w:rsidRPr="005F1E8D">
        <w:rPr>
          <w:color w:val="000000"/>
        </w:rPr>
        <w:t xml:space="preserve">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w:t>
      </w:r>
      <w:r w:rsidR="00771FB3">
        <w:rPr>
          <w:color w:val="000000"/>
        </w:rPr>
        <w:t xml:space="preserve"> </w:t>
      </w:r>
      <w:r w:rsidR="00A44D01" w:rsidRPr="005F1E8D">
        <w:rPr>
          <w:color w:val="000000"/>
        </w:rPr>
        <w:t xml:space="preserve">ecosystems has traditionally focused on top-down trophic interactions as </w:t>
      </w:r>
      <w:r w:rsidR="008457F1">
        <w:rPr>
          <w:color w:val="000000"/>
        </w:rPr>
        <w:t>the</w:t>
      </w:r>
      <w:r w:rsidR="00A44D01" w:rsidRPr="005F1E8D">
        <w:rPr>
          <w:color w:val="000000"/>
        </w:rPr>
        <w:t xml:space="preserve">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w:t>
      </w:r>
      <w:r w:rsidR="008457F1">
        <w:rPr>
          <w:color w:val="000000"/>
        </w:rPr>
        <w:t xml:space="preserve">while limiting considerations of </w:t>
      </w:r>
      <w:r w:rsidR="00A44D01" w:rsidRPr="005F1E8D">
        <w:rPr>
          <w:color w:val="000000"/>
        </w:rPr>
        <w:t xml:space="preserve">resource limitation </w:t>
      </w:r>
      <w:r w:rsidR="008457F1">
        <w:rPr>
          <w:color w:val="000000"/>
        </w:rPr>
        <w:t>to</w:t>
      </w:r>
      <w:r w:rsidR="00A44D01" w:rsidRPr="005F1E8D">
        <w:rPr>
          <w:color w:val="000000"/>
        </w:rPr>
        <w:t xml:space="preserv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8457F1">
        <w:rPr>
          <w:color w:val="000000"/>
        </w:rPr>
        <w:t>;</w:t>
      </w:r>
      <w:r w:rsidR="003D5FEF">
        <w:rPr>
          <w:color w:val="000000"/>
        </w:rPr>
        <w:t xml:space="preserve"> </w:t>
      </w:r>
      <w:r w:rsidR="003D5FEF">
        <w:rPr>
          <w:color w:val="000000"/>
        </w:rPr>
        <w:fldChar w:fldCharType="begin"/>
      </w:r>
      <w:r w:rsidR="00A01D2E">
        <w:rPr>
          <w:color w:val="000000"/>
        </w:rPr>
        <w:instrText xml:space="preserve"> ADDIN ZOTERO_ITEM CSL_CITATION {"citationID":"jDTmrO5P","properties":{"formattedCitation":"(Broitman et al., 2001)","plainCitation":"(Broitman et al., 2001)","dontUpdate":true,"noteIndex":0},"citationItems":[{"id":4537,"uris":["http://zotero.org/users/local/idKDtb7T/items/54M32NN5"],"itemData":{"id":4537,"type":"article-journal","abstract":"We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17"/>
      <w:r w:rsidR="007E0BA8">
        <w:rPr>
          <w:color w:val="000000"/>
        </w:rPr>
        <w:t xml:space="preserve">CND may also contribute to smaller scales of nutrient variability than previously assumed. Considering intertidal mussel beds alone, </w:t>
      </w:r>
      <w:r w:rsidR="007E0BA8">
        <w:rPr>
          <w:color w:val="000000"/>
        </w:rPr>
        <w:lastRenderedPageBreak/>
        <w:t xml:space="preserve">animal abundance has been linked to variation in nitrogen concentrations along entire coastlines </w:t>
      </w:r>
      <w:r w:rsidR="007E0BA8" w:rsidRPr="005F1E8D">
        <w:rPr>
          <w:color w:val="000000"/>
        </w:rPr>
        <w:fldChar w:fldCharType="begin"/>
      </w:r>
      <w:r w:rsidR="007E0BA8"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7E0BA8" w:rsidRPr="005F1E8D">
        <w:rPr>
          <w:color w:val="000000"/>
        </w:rPr>
        <w:fldChar w:fldCharType="separate"/>
      </w:r>
      <w:r w:rsidR="007E0BA8" w:rsidRPr="005F1E8D">
        <w:rPr>
          <w:noProof/>
          <w:color w:val="000000"/>
        </w:rPr>
        <w:t>(Pfister et al., 2014)</w:t>
      </w:r>
      <w:r w:rsidR="007E0BA8" w:rsidRPr="005F1E8D">
        <w:rPr>
          <w:color w:val="000000"/>
        </w:rPr>
        <w:fldChar w:fldCharType="end"/>
      </w:r>
      <w:r w:rsidR="007E0BA8">
        <w:rPr>
          <w:color w:val="000000"/>
        </w:rPr>
        <w:t xml:space="preserve">, across 10s of meters </w:t>
      </w:r>
      <w:r w:rsidR="007E0BA8" w:rsidRPr="005F1E8D">
        <w:rPr>
          <w:color w:val="000000"/>
        </w:rPr>
        <w:fldChar w:fldCharType="begin"/>
      </w:r>
      <w:r w:rsidR="007E0BA8"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7E0BA8" w:rsidRPr="005F1E8D">
        <w:rPr>
          <w:color w:val="000000"/>
        </w:rPr>
        <w:fldChar w:fldCharType="separate"/>
      </w:r>
      <w:r w:rsidR="007E0BA8" w:rsidRPr="005F1E8D">
        <w:rPr>
          <w:noProof/>
          <w:color w:val="000000"/>
        </w:rPr>
        <w:t>(Aquilino et al., 2009)</w:t>
      </w:r>
      <w:r w:rsidR="007E0BA8" w:rsidRPr="005F1E8D">
        <w:rPr>
          <w:color w:val="000000"/>
        </w:rPr>
        <w:fldChar w:fldCharType="end"/>
      </w:r>
      <w:r w:rsidR="007E0BA8">
        <w:rPr>
          <w:color w:val="000000"/>
        </w:rPr>
        <w:t xml:space="preserve">, and among tidepools </w:t>
      </w:r>
      <w:r w:rsidR="007E0BA8">
        <w:rPr>
          <w:color w:val="000000"/>
        </w:rPr>
        <w:fldChar w:fldCharType="begin"/>
      </w:r>
      <w:r w:rsidR="007E0BA8">
        <w:rPr>
          <w:color w:val="000000"/>
        </w:rPr>
        <w:instrText xml:space="preserve"> ADDIN ZOTERO_ITEM CSL_CITATION {"citationID":"6ne3gYj5","properties":{"formattedCitation":"(Bracken, 2004)","plainCitation":"(Bracken, 2004)","noteIndex":0},"citationItems":[{"id":1908,"uris":["http://zotero.org/users/local/idKDtb7T/items/Q5W4LEJG"],"itemData":{"id":1908,"type":"article-journal","abstract":"Even in nitrogen-replete ecosystems, microhabitats exist where local-scale nutrient limitation occurs. For example, coastal waters of the northeastern Pacific Ocean are characterized by high nitrate concentrations associated with upwelling. However, macroalgae living in high-zone tide pools on adjacent rocky shores are isolated from this upwelled nitrate for extended periods of time, leading to nutrient limitation. When high-intertidal pools are isolated during low tide, invertebrate-excreted ammonium accumulates, providing a potential nitrogen source for macroalgae. I quantified the influence of mussels (Mytilus californianus Conrad) on ammonium accumulation rates in tide pools. I then evaluated the effects of ammonium loading by mussels on nitrogen assimilation and growth rates of Odonthalia floccosa (Esp.) Falkenb., a common red algal inhabitant of pools on northeastern Pacific rocky shores. Odonthalia was grown in artificial tide pool mesocosms in the presence and absence of mussels. Mesocosms were subjected to a simulated tidal cycle mimicking emersion and immersion patterns of high-intertidal pools on the central Oregon coast. In the presence of mussels, ammonium accumulated more quickly in the mesocosms, resulting in increased rates of nitrogen assimilation into algal tissues. These increased nitrogen assimilation rates were primarily associated with higher growth rates. In mesocosms containing mussels, Odonthalia individuals added 41% more biomass than in mesocosms without mussels. This direct positive effect of mussels on macroalgal biomass represents an often overlooked interaction between macroalgae and invertebrates. In nutrient-limited microhabitats, such as high-intertidal pools, invertebrate-excreted ammonium is likely an important local-scale contributor to macroalgal productivity.","container-title":"Journal of Phycology","DOI":"https://doi.org/10.1111/j.1529-8817.2004.03106.x","ISSN":"1529-8817","issue":"6","journalAbbreviation":"J Phycol","language":"en","note":"_eprint: https://onlinelibrary.wiley.com/doi/pdf/10.1111/j.1529-8817.2004.03106.x","page":"1032-1041","source":"Wiley Online Library","title":"Invertebrate-mediated nutrient loading increases growth of an intertidal macroalga","volume":"40","author":[{"family":"Bracken","given":"Matthew E. S."}],"issued":{"date-parts":[["2004"]]}}}],"schema":"https://github.com/citation-style-language/schema/raw/master/csl-citation.json"} </w:instrText>
      </w:r>
      <w:r w:rsidR="007E0BA8">
        <w:rPr>
          <w:color w:val="000000"/>
        </w:rPr>
        <w:fldChar w:fldCharType="separate"/>
      </w:r>
      <w:r w:rsidR="007E0BA8">
        <w:rPr>
          <w:noProof/>
          <w:color w:val="000000"/>
        </w:rPr>
        <w:t>(Bracken, 2004)</w:t>
      </w:r>
      <w:r w:rsidR="007E0BA8">
        <w:rPr>
          <w:color w:val="000000"/>
        </w:rPr>
        <w:fldChar w:fldCharType="end"/>
      </w:r>
      <w:r w:rsidR="007E0BA8">
        <w:rPr>
          <w:color w:val="000000"/>
        </w:rPr>
        <w:t>.</w:t>
      </w:r>
      <w:commentRangeEnd w:id="17"/>
      <w:r w:rsidR="007E0BA8">
        <w:rPr>
          <w:rStyle w:val="CommentReference"/>
        </w:rPr>
        <w:commentReference w:id="17"/>
      </w:r>
      <w:r w:rsidR="007E0BA8">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52F3F200" w:rsidR="00D57AB2" w:rsidRPr="005F1E8D" w:rsidRDefault="00FF6111" w:rsidP="00FF6111">
      <w:pPr>
        <w:pBdr>
          <w:top w:val="nil"/>
          <w:left w:val="nil"/>
          <w:bottom w:val="nil"/>
          <w:right w:val="nil"/>
          <w:between w:val="nil"/>
        </w:pBdr>
        <w:spacing w:line="480" w:lineRule="auto"/>
        <w:ind w:firstLine="720"/>
        <w:rPr>
          <w:color w:val="000000"/>
        </w:rPr>
      </w:pPr>
      <w:r>
        <w:rPr>
          <w:color w:val="000000"/>
        </w:rPr>
        <w:t xml:space="preserve">Shallow subtidal rocky reefs and kelp forests are temperate nearshore </w:t>
      </w:r>
      <w:r w:rsidR="003C5615">
        <w:rPr>
          <w:color w:val="000000"/>
        </w:rPr>
        <w:t>habitats</w:t>
      </w:r>
      <w:r>
        <w:rPr>
          <w:color w:val="000000"/>
        </w:rPr>
        <w:t xml:space="preserve">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r w:rsidR="00A36A0B" w:rsidRPr="005F1E8D">
        <w:rPr>
          <w:color w:val="000000"/>
        </w:rPr>
        <w:t>.</w:t>
      </w:r>
      <w:r w:rsidR="00481673" w:rsidRPr="005F1E8D">
        <w:rPr>
          <w:color w:val="000000"/>
        </w:rPr>
        <w:t xml:space="preserve"> </w:t>
      </w:r>
      <w:r w:rsidR="001059C8">
        <w:rPr>
          <w:color w:val="000000"/>
        </w:rPr>
        <w:t>Elevated</w:t>
      </w:r>
      <w:r w:rsidR="004F21D6">
        <w:rPr>
          <w:color w:val="000000"/>
        </w:rPr>
        <w:t xml:space="preserve">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4F21D6">
        <w:rPr>
          <w:color w:val="000000"/>
        </w:rPr>
        <w:t>excretion from the</w:t>
      </w:r>
      <w:r w:rsidR="00E53B33" w:rsidRPr="00E53B33">
        <w:rPr>
          <w:color w:val="000000"/>
        </w:rPr>
        <w:t xml:space="preserve"> </w:t>
      </w:r>
      <w:r w:rsidR="00DA559A">
        <w:rPr>
          <w:color w:val="000000"/>
        </w:rPr>
        <w:t>concentrated</w:t>
      </w:r>
      <w:r w:rsidR="00DA559A" w:rsidRPr="00E53B33">
        <w:rPr>
          <w:color w:val="000000"/>
        </w:rPr>
        <w:t xml:space="preserve"> </w:t>
      </w:r>
      <w:r w:rsidR="00DA559A">
        <w:rPr>
          <w:color w:val="000000"/>
        </w:rPr>
        <w:t>biodiversity and biomass</w:t>
      </w:r>
      <w:r w:rsidR="00101C2F">
        <w:rPr>
          <w:color w:val="000000"/>
        </w:rPr>
        <w:t xml:space="preserve"> of </w:t>
      </w:r>
      <w:r w:rsidR="001059C8">
        <w:rPr>
          <w:color w:val="000000"/>
        </w:rPr>
        <w:t xml:space="preserve">these </w:t>
      </w:r>
      <w:r w:rsidR="00DA559A">
        <w:rPr>
          <w:color w:val="000000"/>
        </w:rPr>
        <w:t>communities</w:t>
      </w:r>
      <w:r w:rsidR="00DA559A" w:rsidRPr="00E53B33">
        <w:rPr>
          <w:color w:val="000000"/>
        </w:rPr>
        <w:t xml:space="preserve"> </w:t>
      </w:r>
      <w:r w:rsidR="00E53B33" w:rsidRPr="00E53B33">
        <w:rPr>
          <w:color w:val="000000"/>
        </w:rPr>
        <w:t xml:space="preserve">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r w:rsidR="004F21D6">
        <w:rPr>
          <w:color w:val="000000"/>
        </w:rPr>
        <w:t xml:space="preserve"> (in the form of </w:t>
      </w:r>
      <w:r w:rsidR="001059C8" w:rsidRPr="005F1E8D">
        <w:rPr>
          <w:color w:val="000000"/>
        </w:rPr>
        <w:t>NH</w:t>
      </w:r>
      <w:r w:rsidR="001059C8" w:rsidRPr="005F1E8D">
        <w:rPr>
          <w:rFonts w:ascii="Cambria Math" w:hAnsi="Cambria Math" w:cs="Cambria Math"/>
          <w:color w:val="000000"/>
        </w:rPr>
        <w:t>₄⁺</w:t>
      </w:r>
      <w:r w:rsidR="004F21D6">
        <w:rPr>
          <w:color w:val="000000"/>
        </w:rPr>
        <w:t>)</w:t>
      </w:r>
      <w:r w:rsidR="008B1EB6" w:rsidRPr="005F1E8D">
        <w:rPr>
          <w:color w:val="000000"/>
        </w:rPr>
        <w:t>, especially</w:t>
      </w:r>
      <w:r w:rsidR="002C320F" w:rsidRPr="005F1E8D">
        <w:rPr>
          <w:color w:val="000000"/>
        </w:rPr>
        <w:t xml:space="preserve"> during low upwelling periods </w:t>
      </w:r>
      <w:r w:rsidR="002C320F" w:rsidRPr="005F1E8D">
        <w:rPr>
          <w:color w:val="000000"/>
        </w:rPr>
        <w:fldChar w:fldCharType="begin"/>
      </w:r>
      <w:r w:rsidR="00A01D2E">
        <w:rPr>
          <w:color w:val="000000"/>
        </w:rPr>
        <w:instrText xml:space="preserve"> ADDIN ZOTERO_ITEM CSL_CITATION {"citationID":"Fzz1pgds","properties":{"formattedCitation":"(Brzezinksi et al., 2013; Lees et al., 2024)","plainCitation":"(Brzezinksi et al., 2013; Lees et al., 2024)","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id":4939,"uris":["http://zotero.org/users/local/idKDtb7T/items/Z8MX6DBZ"],"itemData":{"id":4939,"type":"article-journal","abstract":"Nitrate, the form of nitrogen often associated with kelp growth, is typically low in summer during periods of high macroalgal growth. More ephemeral, regenerated forms of nitrogen, such as ammonium and urea, are much less studied as sources of nitrogen for kelps, despite the relatively high concentrations of regenerated nitrogen found in the Southern California Bight, where kelps are common. To assess how nitrogen uptake by kelps varies by species and nitrogen form in southern California, USA, we measured uptake rates of nitrate, ammonium, and urea by Macrocystis pyrifera and Eisenia arborea individuals from four regions characterized by differences in nitrogen availability—Orange County, San Pedro, eastern Santa Catalina Island, and western Santa Catalina Island—during the summers of 2021 and 2022. Seawater samples collected at each location showed that overall nitrogen availability was low, but ammonium and urea were often more abundant than nitrate. We also quantified the internal %nitrogen of each kelp blade collected, which was positively associated with ambient environmental nitrogen concentrations at the time of collection. We observed that both kelp species readily took up nitrate, ammonium, and urea, with M. pyrifera taking up nitrate and ammonium more efficiently than E. arborea. Urea uptake efficiency for both species increased as internal percent nitrogen decreased. Our results indicate that lesser-studied, more ephemeral forms of nitrogen can readily be taken up by these kelps, with possible upregulation of urea uptake as nitrogen availability declines.","container-title":"Journal of Phycology","DOI":"10.1111/jpy.13459","ISSN":"1529-8817","issue":"3","language":"en","license":"© 2024 The Authors. Journal of Phycology published by Wiley Periodicals LLC on behalf of Phycological Society of America.","note":"_eprint: https://onlinelibrary.wiley.com/doi/pdf/10.1111/jpy.13459","page":"768-777","source":"Wiley Online Library","title":"Kelps may compensate for low nitrate availability by using regenerated forms of nitrogen, including urea and ammonium","volume":"60","author":[{"family":"Lees","given":"Lauren E."},{"family":"Jordan","given":"Sydney N. Z."},{"family":"Bracken","given":"Matthew E. S."}],"issued":{"date-parts":[["2024"]]}}}],"schema":"https://github.com/citation-style-language/schema/raw/master/csl-citation.json"} </w:instrText>
      </w:r>
      <w:r w:rsidR="002C320F" w:rsidRPr="005F1E8D">
        <w:rPr>
          <w:color w:val="000000"/>
        </w:rPr>
        <w:fldChar w:fldCharType="separate"/>
      </w:r>
      <w:r w:rsidR="00A01D2E">
        <w:rPr>
          <w:noProof/>
          <w:color w:val="000000"/>
        </w:rPr>
        <w:t>(Brzezinksi et al., 2013; Lees et al., 2024)</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2C320F" w:rsidRPr="005F1E8D">
        <w:rPr>
          <w:color w:val="000000"/>
        </w:rPr>
        <w:t xml:space="preserve">, also </w:t>
      </w:r>
      <w:r w:rsidR="00DA559A">
        <w:rPr>
          <w:color w:val="000000"/>
        </w:rPr>
        <w:t>influence</w:t>
      </w:r>
      <w:r w:rsidR="00DA559A" w:rsidRPr="005F1E8D">
        <w:rPr>
          <w:color w:val="000000"/>
        </w:rPr>
        <w:t xml:space="preserve"> </w:t>
      </w:r>
      <w:r w:rsidR="00DA559A">
        <w:rPr>
          <w:color w:val="000000"/>
        </w:rPr>
        <w:t>the</w:t>
      </w:r>
      <w:r w:rsidR="00DA559A" w:rsidRPr="005F1E8D">
        <w:rPr>
          <w:color w:val="000000"/>
        </w:rPr>
        <w:t xml:space="preserve"> </w:t>
      </w:r>
      <w:r w:rsidR="002C320F" w:rsidRPr="005F1E8D">
        <w:rPr>
          <w:color w:val="000000"/>
        </w:rPr>
        <w:t xml:space="preserve">hydrodynamics and </w:t>
      </w:r>
      <w:r w:rsidR="000648DC">
        <w:rPr>
          <w:color w:val="000000"/>
        </w:rPr>
        <w:t>hydrochemistry</w:t>
      </w:r>
      <w:r w:rsidR="00DA559A">
        <w:rPr>
          <w:color w:val="000000"/>
        </w:rPr>
        <w:t xml:space="preserve"> of seawater</w:t>
      </w:r>
      <w:r w:rsidR="002C320F" w:rsidRPr="005F1E8D">
        <w:rPr>
          <w:color w:val="000000"/>
        </w:rPr>
        <w:t xml:space="preserve">, both slowing </w:t>
      </w:r>
      <w:r w:rsidR="006C6F43">
        <w:rPr>
          <w:color w:val="000000"/>
        </w:rPr>
        <w:t xml:space="preserve">water </w:t>
      </w:r>
      <w:r w:rsidR="002C320F" w:rsidRPr="005F1E8D">
        <w:rPr>
          <w:color w:val="000000"/>
        </w:rPr>
        <w:t xml:space="preserve">flow within </w:t>
      </w:r>
      <w:r w:rsidR="00A210AD">
        <w:rPr>
          <w:color w:val="000000"/>
        </w:rPr>
        <w:t xml:space="preserve">the </w:t>
      </w:r>
      <w:r w:rsidR="002C320F" w:rsidRPr="005F1E8D">
        <w:rPr>
          <w:color w:val="000000"/>
        </w:rPr>
        <w:t xml:space="preserve">forests and </w:t>
      </w:r>
      <w:r w:rsidR="00A210AD">
        <w:rPr>
          <w:color w:val="000000"/>
        </w:rPr>
        <w:t>generating</w:t>
      </w:r>
      <w:r w:rsidR="00A210AD" w:rsidRPr="005F1E8D">
        <w:rPr>
          <w:color w:val="000000"/>
        </w:rPr>
        <w:t xml:space="preserve"> </w:t>
      </w:r>
      <w:r w:rsidR="002C320F" w:rsidRPr="005F1E8D">
        <w:rPr>
          <w:color w:val="000000"/>
        </w:rPr>
        <w:t>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w:t>
      </w:r>
      <w:r w:rsidR="00775011">
        <w:rPr>
          <w:color w:val="000000"/>
        </w:rPr>
        <w:t xml:space="preserve"> m</w:t>
      </w:r>
      <w:r w:rsidR="00A210AD">
        <w:rPr>
          <w:color w:val="000000"/>
        </w:rPr>
        <w:t>odifications of the surrounding fluid environment by kelp forests</w:t>
      </w:r>
      <w:r w:rsidR="002C320F" w:rsidRPr="005F1E8D">
        <w:rPr>
          <w:color w:val="000000"/>
        </w:rPr>
        <w:t xml:space="preserve">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2EE9F65A"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775011">
        <w:rPr>
          <w:color w:val="000000"/>
        </w:rPr>
        <w:t xml:space="preserve"> </w:t>
      </w:r>
      <w:r w:rsidR="00A210AD">
        <w:rPr>
          <w:color w:val="000000"/>
        </w:rPr>
        <w:t>(</w:t>
      </w:r>
      <w:r w:rsidR="002D40ED" w:rsidRPr="005F1E8D">
        <w:rPr>
          <w:color w:val="000000"/>
        </w:rPr>
        <w:t>Barkley Sound</w:t>
      </w:r>
      <w:r w:rsidR="00A210AD">
        <w:rPr>
          <w:color w:val="000000"/>
        </w:rPr>
        <w:t>,</w:t>
      </w:r>
      <w:r w:rsidR="000E691F" w:rsidRPr="005F1E8D">
        <w:rPr>
          <w:color w:val="000000"/>
        </w:rPr>
        <w:t xml:space="preserve"> British Columbia (BC),</w:t>
      </w:r>
      <w:r w:rsidR="002D40ED" w:rsidRPr="005F1E8D">
        <w:rPr>
          <w:color w:val="000000"/>
        </w:rPr>
        <w:t xml:space="preserve"> </w:t>
      </w:r>
      <w:r w:rsidR="00D57AB2" w:rsidRPr="005F1E8D">
        <w:rPr>
          <w:color w:val="000000"/>
        </w:rPr>
        <w:t>Canada</w:t>
      </w:r>
      <w:r w:rsidR="00A210AD">
        <w:rPr>
          <w:color w:val="000000"/>
        </w:rPr>
        <w:t>)</w:t>
      </w:r>
      <w:r w:rsidR="00D57AB2" w:rsidRPr="005F1E8D">
        <w:rPr>
          <w:color w:val="000000"/>
        </w:rPr>
        <w:t>. This region is located on the traditional territories of the Huu-ay-aht Nation and comprises an archipelago of islands</w:t>
      </w:r>
      <w:r w:rsidR="00A07ADB">
        <w:rPr>
          <w:color w:val="000000"/>
        </w:rPr>
        <w:t xml:space="preserve"> </w:t>
      </w:r>
      <w:r w:rsidRPr="005F1E8D">
        <w:rPr>
          <w:color w:val="000000"/>
        </w:rPr>
        <w:t>dotted with rocky reefs and kelp forests</w:t>
      </w:r>
      <w:r w:rsidR="00A210AD">
        <w:rPr>
          <w:color w:val="000000"/>
        </w:rPr>
        <w:t xml:space="preserve"> of </w:t>
      </w:r>
      <w:r w:rsidR="00A210AD">
        <w:rPr>
          <w:color w:val="000000"/>
        </w:rPr>
        <w:lastRenderedPageBreak/>
        <w:t>heterogeneous structure</w:t>
      </w:r>
      <w:r w:rsidR="00D57AB2" w:rsidRPr="005F1E8D">
        <w:rPr>
          <w:color w:val="000000"/>
        </w:rPr>
        <w:t>.</w:t>
      </w:r>
      <w:r w:rsidR="00C11E26">
        <w:rPr>
          <w:color w:val="000000"/>
        </w:rPr>
        <w:t xml:space="preserve"> </w:t>
      </w:r>
      <w:r w:rsidR="006214D6">
        <w:rPr>
          <w:color w:val="000000"/>
        </w:rPr>
        <w:t>We</w:t>
      </w:r>
      <w:r w:rsidR="00A226B8">
        <w:rPr>
          <w:color w:val="000000"/>
        </w:rPr>
        <w:t xml:space="preserve"> hypothesized</w:t>
      </w:r>
      <w:r w:rsidR="006214D6">
        <w:rPr>
          <w:color w:val="000000"/>
        </w:rPr>
        <w:t xml:space="preserve"> that animal-regenerated nutrients contribute to variability in resource availability across </w:t>
      </w:r>
      <w:r w:rsidR="00D83BB3">
        <w:rPr>
          <w:color w:val="000000"/>
        </w:rPr>
        <w:t>three distinct spatial</w:t>
      </w:r>
      <w:r w:rsidR="006214D6">
        <w:rPr>
          <w:color w:val="000000"/>
        </w:rPr>
        <w:t xml:space="preserve"> scales. </w:t>
      </w:r>
      <w:r w:rsidR="00A213FF" w:rsidRPr="005F1E8D">
        <w:rPr>
          <w:color w:val="000000"/>
        </w:rPr>
        <w:t>Specifically, w</w:t>
      </w:r>
      <w:r w:rsidR="00E34FA8" w:rsidRPr="005F1E8D">
        <w:rPr>
          <w:color w:val="000000"/>
        </w:rPr>
        <w:t xml:space="preserve">e </w:t>
      </w:r>
      <w:r w:rsidR="002624C3">
        <w:rPr>
          <w:color w:val="000000"/>
        </w:rPr>
        <w:t xml:space="preserve">predicted that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2624C3">
        <w:rPr>
          <w:color w:val="000000"/>
        </w:rPr>
        <w:t xml:space="preserve">variation </w:t>
      </w:r>
      <w:r w:rsidR="004D113C">
        <w:rPr>
          <w:color w:val="000000"/>
        </w:rPr>
        <w:t>would</w:t>
      </w:r>
      <w:r w:rsidR="002624C3">
        <w:rPr>
          <w:color w:val="000000"/>
        </w:rPr>
        <w:t xml:space="preserve"> be detectable at the</w:t>
      </w:r>
      <w:r w:rsidR="00D83BB3">
        <w:rPr>
          <w:color w:val="000000"/>
        </w:rPr>
        <w:t xml:space="preserve"> meso-scale</w:t>
      </w:r>
      <w:r w:rsidR="002624C3">
        <w:rPr>
          <w:color w:val="000000"/>
        </w:rPr>
        <w:t xml:space="preserve"> </w:t>
      </w:r>
      <w:r w:rsidR="00AC12DC">
        <w:rPr>
          <w:color w:val="000000"/>
        </w:rPr>
        <w:t xml:space="preserve">due to </w:t>
      </w:r>
      <w:r w:rsidR="002624C3">
        <w:rPr>
          <w:color w:val="000000"/>
        </w:rPr>
        <w:t>variation in animal abundance among sites. We also expected</w:t>
      </w:r>
      <w:r w:rsidR="00535F8D">
        <w:rPr>
          <w:color w:val="000000"/>
        </w:rPr>
        <w:t xml:space="preserve"> to </w:t>
      </w:r>
      <w:r w:rsidR="00A210AD">
        <w:rPr>
          <w:color w:val="000000"/>
        </w:rPr>
        <w:t xml:space="preserve">observe </w:t>
      </w:r>
      <w:r w:rsidR="00535F8D">
        <w:rPr>
          <w:color w:val="000000"/>
        </w:rPr>
        <w:t xml:space="preserve">variation in </w:t>
      </w:r>
      <w:r w:rsidR="001059C8" w:rsidRPr="005F1E8D">
        <w:rPr>
          <w:color w:val="000000"/>
        </w:rPr>
        <w:t>NH</w:t>
      </w:r>
      <w:r w:rsidR="001059C8" w:rsidRPr="005F1E8D">
        <w:rPr>
          <w:rFonts w:ascii="Cambria Math" w:hAnsi="Cambria Math" w:cs="Cambria Math"/>
          <w:color w:val="000000"/>
        </w:rPr>
        <w:t>₄⁺</w:t>
      </w:r>
      <w:r w:rsidR="001059C8">
        <w:rPr>
          <w:color w:val="000000"/>
        </w:rPr>
        <w:t xml:space="preserve"> </w:t>
      </w:r>
      <w:r w:rsidR="00535F8D">
        <w:rPr>
          <w:color w:val="000000"/>
        </w:rPr>
        <w:t>concentrations a</w:t>
      </w:r>
      <w:r w:rsidR="002624C3">
        <w:rPr>
          <w:color w:val="000000"/>
        </w:rPr>
        <w:t>t smaller scales (</w:t>
      </w:r>
      <w:r w:rsidR="00535F8D">
        <w:rPr>
          <w:color w:val="000000"/>
        </w:rPr>
        <w:t xml:space="preserve">i.e., </w:t>
      </w:r>
      <w:r w:rsidR="002624C3">
        <w:rPr>
          <w:color w:val="000000"/>
        </w:rPr>
        <w:t xml:space="preserve">within </w:t>
      </w:r>
      <w:r w:rsidR="00535F8D">
        <w:rPr>
          <w:color w:val="000000"/>
        </w:rPr>
        <w:t>natural sites and between experimental cages), but only under conditions that allow</w:t>
      </w:r>
      <w:r w:rsidR="00A210AD">
        <w:rPr>
          <w:color w:val="000000"/>
        </w:rPr>
        <w:t xml:space="preserve"> for</w:t>
      </w:r>
      <w:r w:rsidR="00535F8D">
        <w:rPr>
          <w:color w:val="000000"/>
        </w:rPr>
        <w:t xml:space="preserve"> local enrichment (e.g., low tidal exchange). To test these predictions, we </w:t>
      </w:r>
      <w:r w:rsidR="00A213FF" w:rsidRPr="005F1E8D">
        <w:rPr>
          <w:color w:val="000000"/>
        </w:rPr>
        <w:t>measured variation in</w:t>
      </w:r>
      <w:r w:rsidR="000E691F" w:rsidRPr="005F1E8D">
        <w:rPr>
          <w:color w:val="000000"/>
        </w:rPr>
        <w:t xml:space="preserve"> </w:t>
      </w:r>
      <w:r w:rsidR="00057BA8" w:rsidRPr="005F1E8D">
        <w:t>NH</w:t>
      </w:r>
      <w:r w:rsidR="00057BA8" w:rsidRPr="005F1E8D">
        <w:rPr>
          <w:rFonts w:ascii="Cambria Math" w:hAnsi="Cambria Math" w:cs="Cambria Math"/>
        </w:rPr>
        <w:t>₄⁺</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r w:rsidR="00255188">
        <w:rPr>
          <w:color w:val="000000"/>
          <w:highlight w:val="green"/>
        </w:rPr>
        <w:t xml:space="preserve"> </w:t>
      </w:r>
      <w:r w:rsidR="00E65785" w:rsidRPr="00E65785">
        <w:rPr>
          <w:color w:val="000000"/>
          <w:highlight w:val="green"/>
        </w:rPr>
        <w:t>b,</w:t>
      </w:r>
      <w:r w:rsidR="00255188">
        <w:rPr>
          <w:color w:val="000000"/>
          <w:highlight w:val="green"/>
        </w:rPr>
        <w:t xml:space="preserve"> </w:t>
      </w:r>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abiotic variables to explore </w:t>
      </w:r>
      <w:r w:rsidR="00A210AD">
        <w:rPr>
          <w:color w:val="000000"/>
        </w:rPr>
        <w:t xml:space="preserve">potential </w:t>
      </w:r>
      <w:r w:rsidR="00FC6B44" w:rsidRPr="005F1E8D">
        <w:rPr>
          <w:color w:val="000000"/>
        </w:rPr>
        <w:t xml:space="preserve">drivers of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y</w:t>
      </w:r>
      <w:r w:rsidR="00E34FA8" w:rsidRPr="005F1E8D">
        <w:rPr>
          <w:color w:val="000000"/>
        </w:rPr>
        <w:t xml:space="preserve">, </w:t>
      </w:r>
      <w:r w:rsidR="002C3747" w:rsidRPr="005F1E8D">
        <w:rPr>
          <w:color w:val="000000"/>
        </w:rPr>
        <w:t xml:space="preserve">we hope </w:t>
      </w:r>
      <w:r w:rsidR="00155D45">
        <w:rPr>
          <w:color w:val="000000"/>
        </w:rPr>
        <w:t xml:space="preserve">to </w:t>
      </w:r>
      <w:r w:rsidR="00A210AD">
        <w:rPr>
          <w:color w:val="000000"/>
        </w:rPr>
        <w:t xml:space="preserve">uncover </w:t>
      </w:r>
      <w:r w:rsidR="002C3747" w:rsidRPr="005F1E8D">
        <w:rPr>
          <w:color w:val="000000"/>
        </w:rPr>
        <w:t xml:space="preserve">the </w:t>
      </w:r>
      <w:r w:rsidR="00A210AD">
        <w:rPr>
          <w:color w:val="000000"/>
        </w:rPr>
        <w:t>extent to which</w:t>
      </w:r>
      <w:r w:rsidR="002C3747" w:rsidRPr="005F1E8D">
        <w:rPr>
          <w:color w:val="000000"/>
        </w:rPr>
        <w:t xml:space="preserve"> consumers </w:t>
      </w:r>
      <w:r w:rsidR="00A01D2E">
        <w:rPr>
          <w:color w:val="000000"/>
        </w:rPr>
        <w:t xml:space="preserve">in temperate regions </w:t>
      </w:r>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r w:rsidR="009D637D">
        <w:rPr>
          <w:color w:val="000000"/>
        </w:rPr>
        <w:t xml:space="preserve"> through CND</w:t>
      </w:r>
      <w:r w:rsidR="002C3747" w:rsidRPr="005F1E8D">
        <w:rPr>
          <w:color w:val="000000"/>
        </w:rPr>
        <w:t>.</w:t>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6E8940A3"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 xml:space="preserve">Due to the proximity of the </w:t>
      </w:r>
      <w:proofErr w:type="spellStart"/>
      <w:r w:rsidR="00444BD0" w:rsidRPr="005F1E8D">
        <w:t>Bamfield</w:t>
      </w:r>
      <w:proofErr w:type="spellEnd"/>
      <w:r w:rsidR="00444BD0" w:rsidRPr="005F1E8D">
        <w:t xml:space="preserve">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 xml:space="preserve">document </w:t>
      </w:r>
      <w:r w:rsidR="00365EF3">
        <w:t>the response of</w:t>
      </w:r>
      <w:r w:rsidR="004C314F" w:rsidRPr="005F1E8D">
        <w:t xml:space="preserve"> kelp</w:t>
      </w:r>
      <w:r w:rsidR="00365EF3">
        <w:t>s</w:t>
      </w:r>
      <w:r w:rsidR="004C314F" w:rsidRPr="005F1E8D">
        <w:t xml:space="preserve"> to </w:t>
      </w:r>
      <w:r w:rsidR="00365EF3">
        <w:t>marine</w:t>
      </w:r>
      <w:r w:rsidR="004C314F" w:rsidRPr="005F1E8D">
        <w:t xml:space="preserve">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365EF3">
        <w:t xml:space="preserve">in this region </w:t>
      </w:r>
      <w:r w:rsidR="00582A7B">
        <w:t>include</w:t>
      </w:r>
      <w:r w:rsidR="00486C53">
        <w:t xml:space="preserve"> </w:t>
      </w:r>
      <w:r w:rsidR="00B0070F">
        <w:t xml:space="preserve">at least </w:t>
      </w:r>
      <w:r w:rsidR="00486C53">
        <w:t xml:space="preserve">18 </w:t>
      </w:r>
      <w:r w:rsidR="00486C53">
        <w:lastRenderedPageBreak/>
        <w:t xml:space="preserve">families including </w:t>
      </w:r>
      <w:commentRangeStart w:id="18"/>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commentRangeEnd w:id="18"/>
      <w:r w:rsidR="00582A7B">
        <w:rPr>
          <w:rStyle w:val="CommentReference"/>
        </w:rPr>
        <w:commentReference w:id="18"/>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365EF3">
        <w:t>Macroi</w:t>
      </w:r>
      <w:r w:rsidR="006159C2" w:rsidRPr="005F1E8D">
        <w:t>nvertebrate</w:t>
      </w:r>
      <w:r w:rsidR="00796F8D" w:rsidRPr="005F1E8D">
        <w:t xml:space="preserve"> </w:t>
      </w:r>
      <w:r w:rsidR="006159C2" w:rsidRPr="005F1E8D">
        <w:t>assemblages</w:t>
      </w:r>
      <w:r w:rsidR="00B0070F">
        <w:t xml:space="preserve">, </w:t>
      </w:r>
      <w:r w:rsidR="00CB4FFE">
        <w:t xml:space="preserve">which </w:t>
      </w:r>
      <w:r w:rsidR="00582A7B">
        <w:t>are made up of</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582A7B" w:rsidRPr="005F1E8D">
        <w:t>sea cucumbers</w:t>
      </w:r>
      <w:r w:rsidR="00582A7B">
        <w:t>,</w:t>
      </w:r>
      <w:r w:rsidR="00582A7B" w:rsidRPr="00582A7B">
        <w:t xml:space="preserve"> </w:t>
      </w:r>
      <w:r w:rsidR="00582A7B" w:rsidRPr="005F1E8D">
        <w:t>and</w:t>
      </w:r>
      <w:r w:rsidR="00582A7B">
        <w:t xml:space="preserve"> </w:t>
      </w:r>
      <w:r w:rsidR="009C41B4" w:rsidRPr="005F1E8D">
        <w:t xml:space="preserve">abalone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 xml:space="preserve">Surveys of </w:t>
      </w:r>
      <w:commentRangeStart w:id="19"/>
      <w:r>
        <w:rPr>
          <w:i/>
        </w:rPr>
        <w:t>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commentRangeEnd w:id="19"/>
      <w:r w:rsidR="00BB3685">
        <w:rPr>
          <w:rStyle w:val="CommentReference"/>
        </w:rPr>
        <w:commentReference w:id="19"/>
      </w:r>
      <w:r>
        <w:rPr>
          <w:i/>
        </w:rPr>
        <w:t>variation</w:t>
      </w:r>
    </w:p>
    <w:p w14:paraId="58195507" w14:textId="3F2265D2"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w:t>
      </w:r>
      <w:r w:rsidR="00365EF3">
        <w:t>in the spring (April-May)</w:t>
      </w:r>
      <w:r w:rsidR="0067503F" w:rsidRPr="0067503F">
        <w:t xml:space="preserve">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BB3685">
        <w:t>-</w:t>
      </w:r>
      <w:r w:rsidR="00ED5552" w:rsidRPr="005F1E8D">
        <w:t>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47731906"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w:t>
      </w:r>
      <w:r w:rsidR="00365EF3">
        <w:t xml:space="preserve">, </w:t>
      </w:r>
      <w:r w:rsidR="00824E57" w:rsidRPr="005F1E8D">
        <w:t xml:space="preserve">0 – 2 m </w:t>
      </w:r>
      <w:r w:rsidR="00365EF3">
        <w:t>above</w:t>
      </w:r>
      <w:r w:rsidR="00365EF3" w:rsidRPr="005F1E8D">
        <w:t xml:space="preserve"> </w:t>
      </w:r>
      <w:r w:rsidR="00824E57" w:rsidRPr="005F1E8D">
        <w:t>the substrate</w:t>
      </w:r>
      <w:r w:rsidR="00365EF3">
        <w:t>,</w:t>
      </w:r>
      <w:r w:rsidR="00824E57" w:rsidRPr="005F1E8D">
        <w:t xml:space="preserv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lastRenderedPageBreak/>
        <w:t>NH</w:t>
      </w:r>
      <w:r w:rsidRPr="005F1E8D">
        <w:rPr>
          <w:color w:val="000000"/>
          <w:vertAlign w:val="subscript"/>
        </w:rPr>
        <w:t>4</w:t>
      </w:r>
      <w:r w:rsidRPr="005F1E8D">
        <w:rPr>
          <w:color w:val="000000"/>
          <w:vertAlign w:val="superscript"/>
        </w:rPr>
        <w:t xml:space="preserve">+ </w:t>
      </w:r>
      <w:r w:rsidRPr="005F1E8D">
        <w:rPr>
          <w:color w:val="000000"/>
        </w:rPr>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20"/>
      <w:commentRangeStart w:id="21"/>
      <w:commentRangeStart w:id="22"/>
      <w:r w:rsidR="007268C2" w:rsidRPr="005F1E8D">
        <w:rPr>
          <w:color w:val="000000"/>
        </w:rPr>
        <w:t xml:space="preserve">Lim </w:t>
      </w:r>
      <w:proofErr w:type="spellStart"/>
      <w:r w:rsidR="007268C2" w:rsidRPr="005F1E8D">
        <w:rPr>
          <w:color w:val="000000"/>
        </w:rPr>
        <w:t>unpubl</w:t>
      </w:r>
      <w:commentRangeEnd w:id="20"/>
      <w:proofErr w:type="spellEnd"/>
      <w:r w:rsidR="006214D6">
        <w:rPr>
          <w:color w:val="000000"/>
        </w:rPr>
        <w:t>.</w:t>
      </w:r>
      <w:r w:rsidR="001D7BE9">
        <w:rPr>
          <w:rStyle w:val="CommentReference"/>
        </w:rPr>
        <w:commentReference w:id="20"/>
      </w:r>
      <w:commentRangeEnd w:id="21"/>
      <w:r w:rsidR="0067503F">
        <w:rPr>
          <w:rStyle w:val="CommentReference"/>
        </w:rPr>
        <w:commentReference w:id="21"/>
      </w:r>
      <w:commentRangeEnd w:id="22"/>
      <w:r w:rsidR="00BB3685">
        <w:rPr>
          <w:rStyle w:val="CommentReference"/>
        </w:rPr>
        <w:commentReference w:id="22"/>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6DB0E2A2" w:rsidR="001F79DB" w:rsidRPr="005F1E8D" w:rsidRDefault="00817D31" w:rsidP="0096667C">
      <w:pPr>
        <w:spacing w:line="480" w:lineRule="auto"/>
      </w:pPr>
      <w:r>
        <w:t xml:space="preserve">To investigate within-site variation </w:t>
      </w:r>
      <w:r w:rsidR="00365EF3">
        <w:t>of</w:t>
      </w:r>
      <w:r>
        <w:t xml:space="preserve">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w:t>
      </w:r>
      <w:r w:rsidR="00582A7B">
        <w:t>side</w:t>
      </w:r>
      <w:r w:rsidRPr="005F1E8D">
        <w:t xml:space="preserve"> and </w:t>
      </w:r>
      <w:r w:rsidR="00582A7B">
        <w:t>outside</w:t>
      </w:r>
      <w:r w:rsidRPr="005F1E8D">
        <w:t xml:space="preserve"> kelp forests</w:t>
      </w:r>
      <w:r>
        <w:t xml:space="preserve"> </w:t>
      </w:r>
      <w:r w:rsidR="005F422E">
        <w:t xml:space="preserve">and surveyed the </w:t>
      </w:r>
      <w:r w:rsidR="00582A7B">
        <w:t xml:space="preserve">resident </w:t>
      </w:r>
      <w:r w:rsidR="005F422E">
        <w:t xml:space="preserve">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r w:rsidR="001F79DB" w:rsidRPr="005F1E8D">
        <w:t>giant kelp</w:t>
      </w:r>
      <w:r w:rsidR="0067503F">
        <w:t xml:space="preserve"> </w:t>
      </w:r>
      <w:r w:rsidR="009E35D0" w:rsidRPr="005F1E8D">
        <w:t>or</w:t>
      </w:r>
      <w:r w:rsidR="001F79DB" w:rsidRPr="005F1E8D">
        <w:t xml:space="preserve"> bull kelp</w:t>
      </w:r>
      <w:r w:rsidR="00365EF3">
        <w:t>,</w:t>
      </w:r>
      <w:r w:rsidR="001F79DB" w:rsidRPr="005F1E8D">
        <w:t xml:space="preserve">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r w:rsidR="001F79DB" w:rsidRPr="005F1E8D">
        <w:t xml:space="preserve">. </w:t>
      </w:r>
      <w:r>
        <w:t xml:space="preserve">We conducted surveys </w:t>
      </w:r>
      <w:r w:rsidRPr="005F1E8D">
        <w:t>from July to September 2022 (</w:t>
      </w:r>
      <w:r w:rsidRPr="0067503F">
        <w:rPr>
          <w:highlight w:val="green"/>
        </w:rPr>
        <w:t>Supplemental Table 2</w:t>
      </w:r>
      <w:r w:rsidRPr="005F1E8D">
        <w:t>).</w:t>
      </w:r>
      <w:r w:rsidR="007E1750" w:rsidRPr="007E1750">
        <w:t xml:space="preserve"> First, divers conducted RLS surveys </w:t>
      </w:r>
      <w:r w:rsidR="007E1750">
        <w:t xml:space="preserve">(as above) </w:t>
      </w:r>
      <w:r w:rsidR="007E1750" w:rsidRPr="007E1750">
        <w:t>along 50 m transect lines parallel to the edge of the kelp forest to quantify the abundance and biodiversity of fish and invertebrate communities associated with each kelp forest.</w:t>
      </w:r>
      <w:r w:rsidR="007E1750">
        <w:t xml:space="preserve"> </w:t>
      </w:r>
      <w:r w:rsidR="00576692" w:rsidRPr="005F1E8D">
        <w:t xml:space="preserve">Next, </w:t>
      </w:r>
      <w:r w:rsidR="007E1750">
        <w:t>divers</w:t>
      </w:r>
      <w:r w:rsidR="00576692" w:rsidRPr="005F1E8D">
        <w:t xml:space="preserv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 xml:space="preserve">and </w:t>
      </w:r>
      <w:r w:rsidR="00365EF3">
        <w:t xml:space="preserve">kelp </w:t>
      </w:r>
      <w:r w:rsidR="004F5624" w:rsidRPr="005F1E8D">
        <w:t>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 xml:space="preserve">ly </w:t>
      </w:r>
      <w:r w:rsidR="00365EF3">
        <w:t>selected</w:t>
      </w:r>
      <w:r w:rsidR="00365EF3" w:rsidRPr="005F1E8D">
        <w:t xml:space="preserve"> </w:t>
      </w:r>
      <w:r w:rsidR="004F5624" w:rsidRPr="005F1E8D">
        <w:t>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commentRangeStart w:id="23"/>
      <w:r w:rsidR="001F79DB" w:rsidRPr="00B42CBE">
        <w:rPr>
          <w:iCs/>
        </w:rPr>
        <w:t>in situ</w:t>
      </w:r>
      <w:commentRangeEnd w:id="23"/>
      <w:r w:rsidR="00B42CBE">
        <w:rPr>
          <w:rStyle w:val="CommentReference"/>
        </w:rPr>
        <w:commentReference w:id="23"/>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w:t>
      </w:r>
      <w:r w:rsidR="001E5CB7">
        <w:t xml:space="preserve">the tip of the </w:t>
      </w:r>
      <w:r w:rsidR="001F79DB" w:rsidRPr="005F1E8D">
        <w:t xml:space="preserve">apical meristem on dry land. To quantify </w:t>
      </w:r>
      <w:r w:rsidR="00895C86" w:rsidRPr="005F1E8D">
        <w:t xml:space="preserve">bull </w:t>
      </w:r>
      <w:r w:rsidR="00895C86" w:rsidRPr="005F1E8D">
        <w:lastRenderedPageBreak/>
        <w:t xml:space="preserve">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B42CBE">
        <w:rPr>
          <w:iCs/>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biomass </w:t>
      </w:r>
      <w:r w:rsidR="0042306A" w:rsidRPr="005F1E8D">
        <w:t xml:space="preserve">formula </w:t>
      </w:r>
      <w:r w:rsidR="00122525">
        <w:t>for Barkley Sound</w:t>
      </w:r>
      <w:r w:rsidR="0042306A" w:rsidRPr="005F1E8D">
        <w:t xml:space="preserve"> </w:t>
      </w:r>
      <w:r w:rsidR="0011523B" w:rsidRPr="001F293B">
        <w:t>(</w:t>
      </w:r>
      <w:r w:rsidR="006214D6" w:rsidRPr="001F293B">
        <w:t xml:space="preserve">C. M. </w:t>
      </w:r>
      <w:proofErr w:type="spellStart"/>
      <w:r w:rsidR="00B47743" w:rsidRPr="001F293B">
        <w:t>Attridge</w:t>
      </w:r>
      <w:proofErr w:type="spellEnd"/>
      <w:r w:rsidR="00B47743" w:rsidRPr="001F293B">
        <w:t xml:space="preserve"> </w:t>
      </w:r>
      <w:proofErr w:type="spellStart"/>
      <w:r w:rsidR="00B47743" w:rsidRPr="001F293B">
        <w:t>unpub</w:t>
      </w:r>
      <w:r w:rsidR="006214D6" w:rsidRPr="001F293B">
        <w:t>l</w:t>
      </w:r>
      <w:proofErr w:type="spellEnd"/>
      <w:r w:rsidR="006214D6" w:rsidRPr="001F293B">
        <w:t>.</w:t>
      </w:r>
      <w:r w:rsidR="0011523B" w:rsidRPr="001F293B">
        <w:t>)</w:t>
      </w:r>
      <w:r w:rsidR="004F5624" w:rsidRPr="001F293B">
        <w:t>.</w:t>
      </w:r>
      <w:r w:rsidR="004F5624" w:rsidRPr="005F1E8D">
        <w:t xml:space="preserve"> For giant kelp</w:t>
      </w:r>
      <w:r w:rsidR="00895C86" w:rsidRPr="005F1E8D">
        <w:t xml:space="preserve"> biomass</w:t>
      </w:r>
      <w:r w:rsidR="004F5624" w:rsidRPr="005F1E8D">
        <w:t>, we weighe</w:t>
      </w:r>
      <w:r w:rsidR="001F79DB" w:rsidRPr="005F1E8D">
        <w:t xml:space="preserve">d </w:t>
      </w:r>
      <w:r w:rsidR="00122525">
        <w:t>(</w:t>
      </w:r>
      <w:commentRangeStart w:id="24"/>
      <w:commentRangeStart w:id="25"/>
      <w:r w:rsidR="00A13698" w:rsidRPr="003E54A5">
        <w:rPr>
          <w:highlight w:val="yellow"/>
        </w:rPr>
        <w:t xml:space="preserve">to the nearest </w:t>
      </w:r>
      <w:r w:rsidR="001F293B">
        <w:rPr>
          <w:highlight w:val="yellow"/>
        </w:rPr>
        <w:t>0.01-1</w:t>
      </w:r>
      <w:r w:rsidR="00A13698" w:rsidRPr="003E54A5">
        <w:rPr>
          <w:highlight w:val="yellow"/>
        </w:rPr>
        <w:t xml:space="preserve"> g</w:t>
      </w:r>
      <w:r w:rsidR="00122525">
        <w:t>)</w:t>
      </w:r>
      <w:r w:rsidR="00A13698">
        <w:t xml:space="preserve"> </w:t>
      </w:r>
      <w:commentRangeEnd w:id="24"/>
      <w:r w:rsidR="00122525">
        <w:rPr>
          <w:rStyle w:val="CommentReference"/>
        </w:rPr>
        <w:commentReference w:id="24"/>
      </w:r>
      <w:commentRangeEnd w:id="25"/>
      <w:r w:rsidR="001F293B">
        <w:rPr>
          <w:rStyle w:val="CommentReference"/>
        </w:rPr>
        <w:commentReference w:id="25"/>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r w:rsidR="001F293B" w:rsidRPr="001F293B">
        <w:t>Garmin GPSMAP 78SC</w:t>
      </w:r>
      <w:r w:rsidR="003F63B3">
        <w:t>, which we used to calculate total forest biomass (kg).</w:t>
      </w:r>
    </w:p>
    <w:p w14:paraId="50BA9561" w14:textId="6347D6FB"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w:t>
      </w:r>
      <w:r w:rsidR="00122525">
        <w:t>above</w:t>
      </w:r>
      <w:r w:rsidR="00122525" w:rsidRPr="005F1E8D">
        <w:t xml:space="preserve"> </w:t>
      </w:r>
      <w:r w:rsidR="00B71E47" w:rsidRPr="005F1E8D">
        <w:t>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w:t>
      </w:r>
      <w:r w:rsidR="00122525">
        <w:t>,</w:t>
      </w:r>
      <w:r w:rsidR="00B164BF" w:rsidRPr="00B164BF">
        <w:t xml:space="preserve">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r w:rsidR="00B03EE3">
        <w:t>plastic Ziplock</w:t>
      </w:r>
      <w:r w:rsidR="00171464" w:rsidRPr="005F1E8D">
        <w:t xml:space="preserve"> bag </w:t>
      </w:r>
      <w:r w:rsidR="00253D0A" w:rsidRPr="005F1E8D">
        <w:t>with</w:t>
      </w:r>
      <w:r w:rsidR="00B71E47" w:rsidRPr="005F1E8D">
        <w:t xml:space="preserve"> seawater</w:t>
      </w:r>
      <w:r w:rsidR="00026433">
        <w:t xml:space="preserve"> </w:t>
      </w:r>
      <w:r w:rsidR="00BB3685">
        <w:t>to</w:t>
      </w:r>
      <w:r w:rsidR="00171464" w:rsidRPr="005F1E8D">
        <w:t xml:space="preserve"> creat</w:t>
      </w:r>
      <w:r w:rsidR="00BB3685">
        <w:t>e</w:t>
      </w:r>
      <w:r w:rsidR="00171464" w:rsidRPr="005F1E8D">
        <w:t xml:space="preserve">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0C91A75E" w:rsidR="00F37657" w:rsidRPr="001A5A1D" w:rsidRDefault="005B26B9" w:rsidP="00EB3BC7">
      <w:pPr>
        <w:spacing w:line="480" w:lineRule="auto"/>
      </w:pPr>
      <w:r w:rsidRPr="005F1E8D">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B42CBE">
        <w:rPr>
          <w:iCs/>
        </w:rPr>
        <w:t>in situ</w:t>
      </w:r>
      <w:r w:rsidRPr="005F1E8D">
        <w:t xml:space="preserve"> </w:t>
      </w:r>
      <w:r>
        <w:t xml:space="preserve">near </w:t>
      </w:r>
      <w:proofErr w:type="spellStart"/>
      <w:r>
        <w:t>Bamfield</w:t>
      </w:r>
      <w:proofErr w:type="spellEnd"/>
      <w:r>
        <w:t>.</w:t>
      </w:r>
      <w:r w:rsidR="00DE63E7" w:rsidRPr="005F1E8D">
        <w:t xml:space="preserve"> </w:t>
      </w:r>
      <w:r w:rsidR="008B6A66">
        <w:t xml:space="preserve">We used California sea cucumbers </w:t>
      </w:r>
      <w:r w:rsidR="003101A1" w:rsidRPr="005F1E8D">
        <w:lastRenderedPageBreak/>
        <w:t>(</w:t>
      </w:r>
      <w:proofErr w:type="spellStart"/>
      <w:r w:rsidR="003101A1" w:rsidRPr="005F1E8D">
        <w:rPr>
          <w:i/>
        </w:rPr>
        <w:t>Apostichopus</w:t>
      </w:r>
      <w:proofErr w:type="spellEnd"/>
      <w:r w:rsidR="003101A1" w:rsidRPr="005F1E8D">
        <w:rPr>
          <w:i/>
        </w:rPr>
        <w:t xml:space="preserve"> </w:t>
      </w:r>
      <w:proofErr w:type="spellStart"/>
      <w:r w:rsidR="003101A1" w:rsidRPr="005F1E8D">
        <w:rPr>
          <w:i/>
        </w:rPr>
        <w:t>californicus</w:t>
      </w:r>
      <w:proofErr w:type="spellEnd"/>
      <w:r w:rsidR="003101A1" w:rsidRPr="005F1E8D">
        <w:t xml:space="preserve">) </w:t>
      </w:r>
      <w:r w:rsidR="008B6A66">
        <w:t>in the first</w:t>
      </w:r>
      <w:r w:rsidR="001F1825">
        <w:t xml:space="preserve"> caging</w:t>
      </w:r>
      <w:r w:rsidR="008B6A66">
        <w:t xml:space="preserve"> experiment</w:t>
      </w:r>
      <w:r w:rsidR="003101A1">
        <w:t xml:space="preserve"> because </w:t>
      </w:r>
      <w:r w:rsidR="00213173">
        <w:t xml:space="preserve">they’re a large, abundant invertebrate with a </w:t>
      </w:r>
      <w:r w:rsidR="00560BB1">
        <w:t>high excretion rate</w:t>
      </w:r>
      <w:r w:rsidR="00213173">
        <w:t xml:space="preserve"> </w:t>
      </w:r>
      <w:r w:rsidR="00213173">
        <w:fldChar w:fldCharType="begin"/>
      </w:r>
      <w:r w:rsidR="00213173">
        <w:instrText xml:space="preserve"> ADDIN ZOTERO_ITEM CSL_CITATION {"citationID":"88ffjCJF","properties":{"formattedCitation":"(Bray et al., 1988)","plainCitation":"(Bray et al., 1988)","noteIndex":0},"citationItems":[{"id":1918,"uris":["http://zotero.org/users/local/idKDtb7T/items/X4U4SI79"],"itemData":{"id":1918,"type":"article-journal","container-title":"Marine Biology","DOI":"10.1007/BF00392951","ISSN":"0025-3162, 1432-1793","issue":"1","journalAbbreviation":"Marine Biology","language":"en","page":"21-30","source":"DOI.org (Crossref)","title":"Ammonium excretion by macroinvertebrates and fishes on a subtidal rocky reef in southern California","volume":"100","author":[{"family":"Bray","given":"R. N."},{"family":"Miller","given":"A. C."},{"family":"Johnson","given":"S."},{"family":"Krause","given":"P. R."},{"family":"Robertson","given":"D. L."},{"family":"Westcott","given":"A. M."}],"issued":{"date-parts":[["1988",12]]}}}],"schema":"https://github.com/citation-style-language/schema/raw/master/csl-citation.json"} </w:instrText>
      </w:r>
      <w:r w:rsidR="00213173">
        <w:fldChar w:fldCharType="separate"/>
      </w:r>
      <w:r w:rsidR="00213173">
        <w:rPr>
          <w:noProof/>
        </w:rPr>
        <w:t>(Bray et al., 1988)</w:t>
      </w:r>
      <w:r w:rsidR="00213173">
        <w:fldChar w:fldCharType="end"/>
      </w:r>
      <w:r w:rsidR="00213173">
        <w:t>.</w:t>
      </w:r>
      <w:r w:rsidR="001A5A1D">
        <w:t xml:space="preserve"> </w:t>
      </w:r>
      <w:r w:rsidR="00A047D2">
        <w:t>T</w:t>
      </w:r>
      <w:r w:rsidR="00FE017D" w:rsidRPr="005F1E8D">
        <w:t xml:space="preserve">he first experiment </w:t>
      </w:r>
      <w:r w:rsidR="00F02795">
        <w:t xml:space="preserve">occurred </w:t>
      </w:r>
      <w:r w:rsidR="00F02795" w:rsidRPr="005F1E8D">
        <w:t>May 27</w:t>
      </w:r>
      <w:r w:rsidR="00F02795">
        <w:t xml:space="preserve"> </w:t>
      </w:r>
      <w:r w:rsidR="00F02795" w:rsidRPr="005F1E8D">
        <w:rPr>
          <w:color w:val="000000"/>
        </w:rPr>
        <w:t>–</w:t>
      </w:r>
      <w:r w:rsidR="00F02795">
        <w:rPr>
          <w:color w:val="000000"/>
        </w:rPr>
        <w:t xml:space="preserve"> </w:t>
      </w:r>
      <w:r w:rsidR="00F02795">
        <w:t>28</w:t>
      </w:r>
      <w:r w:rsidR="00F02795" w:rsidRPr="005F1E8D">
        <w:t>, 202</w:t>
      </w:r>
      <w:r w:rsidR="00F02795">
        <w:t>1</w:t>
      </w:r>
      <w:r w:rsidR="00392DBC" w:rsidRPr="005F1E8D">
        <w:t xml:space="preserve"> </w:t>
      </w:r>
      <w:r w:rsidR="00FE017D" w:rsidRPr="005F1E8D">
        <w:t>at Scott’s Bay (48°50'05.2"N</w:t>
      </w:r>
      <w:r w:rsidR="00AA20C8">
        <w:t>,</w:t>
      </w:r>
      <w:r w:rsidR="00FE017D" w:rsidRPr="005F1E8D">
        <w:t xml:space="preserve"> 125°08'49.3"W)</w:t>
      </w:r>
      <w:r w:rsidR="000C156B">
        <w:t xml:space="preserve">, a wide, exposed bay that opens </w:t>
      </w:r>
      <w:r w:rsidR="004F21D6">
        <w:t xml:space="preserve">into </w:t>
      </w:r>
      <w:r w:rsidR="000C156B">
        <w:t>Trevor Channel (</w:t>
      </w:r>
      <w:r w:rsidR="00D34121">
        <w:rPr>
          <w:highlight w:val="green"/>
        </w:rPr>
        <w:t>Fig. 1d</w:t>
      </w:r>
      <w:r w:rsidR="000C156B">
        <w:t>)</w:t>
      </w:r>
      <w:r w:rsidR="00FC0F65" w:rsidRPr="005F1E8D">
        <w:t xml:space="preserve">.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w:t>
      </w:r>
      <w:r w:rsidR="003C3010" w:rsidRPr="005F1E8D">
        <w:t>(9 cages per line)</w:t>
      </w:r>
      <w:r w:rsidR="00C12458" w:rsidRPr="005F1E8D">
        <w:t xml:space="preserve"> and deployed </w:t>
      </w:r>
      <w:r w:rsidR="0003350D" w:rsidRPr="005F1E8D">
        <w:t xml:space="preserve">at </w:t>
      </w:r>
      <w:r w:rsidR="00C12458" w:rsidRPr="005F1E8D">
        <w:t xml:space="preserve">3 </w:t>
      </w:r>
      <w:r w:rsidR="0003350D" w:rsidRPr="005F1E8D">
        <w:t>to</w:t>
      </w:r>
      <w:r w:rsidR="00C12458" w:rsidRPr="005F1E8D">
        <w:t xml:space="preserve"> 5.8 m depth</w:t>
      </w:r>
      <w:r w:rsidR="003C3010">
        <w:t xml:space="preserve">. </w:t>
      </w:r>
      <w:r w:rsidR="00C12458" w:rsidRPr="005F1E8D">
        <w:t xml:space="preserve">We collected </w:t>
      </w:r>
      <w:r w:rsidR="00CB4FFE">
        <w:t xml:space="preserve">adult </w:t>
      </w:r>
      <w:r w:rsidR="00C12458" w:rsidRPr="005F1E8D">
        <w:t>California sea cucumbers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After 24 h</w:t>
      </w:r>
      <w:r w:rsidR="00F02795">
        <w:t>ours</w:t>
      </w:r>
      <w:r w:rsidR="00AC1B8C" w:rsidRPr="005F1E8D">
        <w:t xml:space="preserve">, </w:t>
      </w:r>
      <w:r w:rsidR="0018005F" w:rsidRPr="005F1E8D">
        <w:t xml:space="preserve">we returned to </w:t>
      </w:r>
      <w:r w:rsidR="00DE63E7" w:rsidRPr="005F1E8D">
        <w:t xml:space="preserve">collect water samples from each cage </w:t>
      </w:r>
      <w:r w:rsidR="00DB029A" w:rsidRPr="00B42CBE">
        <w:rPr>
          <w:iCs/>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w:t>
      </w:r>
      <w:r w:rsidR="003C3010">
        <w:t xml:space="preserve"> and </w:t>
      </w:r>
      <w:r w:rsidR="00DE63E7" w:rsidRPr="005F1E8D">
        <w:t xml:space="preserve">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12C5ED1C" w:rsidR="00DE63E7" w:rsidRPr="001A5A1D" w:rsidRDefault="001A5A1D" w:rsidP="001A5A1D">
      <w:pPr>
        <w:spacing w:line="480" w:lineRule="auto"/>
        <w:ind w:firstLine="720"/>
      </w:pPr>
      <w:r>
        <w:t xml:space="preserve">We used red rock crabs </w:t>
      </w:r>
      <w:r w:rsidRPr="005F1E8D">
        <w:t>(</w:t>
      </w:r>
      <w:r w:rsidRPr="005F1E8D">
        <w:rPr>
          <w:i/>
        </w:rPr>
        <w:t xml:space="preserve">Cancer </w:t>
      </w:r>
      <w:proofErr w:type="spellStart"/>
      <w:r w:rsidRPr="005F1E8D">
        <w:rPr>
          <w:i/>
        </w:rPr>
        <w:t>productus</w:t>
      </w:r>
      <w:proofErr w:type="spellEnd"/>
      <w:r w:rsidRPr="005F1E8D">
        <w:t>)</w:t>
      </w:r>
      <w:r>
        <w:t xml:space="preserve"> in the second </w:t>
      </w:r>
      <w:r w:rsidR="001F1825">
        <w:t xml:space="preserve">caging </w:t>
      </w:r>
      <w:r>
        <w:t>experiment to see if a species with an even higher individual-level excretion rate</w:t>
      </w:r>
      <w:r w:rsidR="00BD7CC8">
        <w:t xml:space="preserve"> </w:t>
      </w:r>
      <w:r>
        <w:t>could produce smal</w:t>
      </w:r>
      <w:r w:rsidR="001F1825">
        <w:t>l-</w:t>
      </w:r>
      <w:r>
        <w:t xml:space="preserve">scale nutrient variation. </w:t>
      </w:r>
      <w:r w:rsidR="00392DBC" w:rsidRPr="005F1E8D">
        <w:rPr>
          <w:color w:val="000000"/>
        </w:rPr>
        <w:t xml:space="preserve">The </w:t>
      </w:r>
      <w:r w:rsidR="00392DBC" w:rsidRPr="005F1E8D">
        <w:t xml:space="preserve">second experiment </w:t>
      </w:r>
      <w:r w:rsidR="00F02795">
        <w:t>occurred</w:t>
      </w:r>
      <w:r w:rsidR="00CA5366">
        <w:t xml:space="preserve"> over nine days from</w:t>
      </w:r>
      <w:r w:rsidR="00F02795">
        <w:t xml:space="preserve"> </w:t>
      </w:r>
      <w:r w:rsidR="00F02795" w:rsidRPr="005F1E8D">
        <w:rPr>
          <w:color w:val="000000"/>
        </w:rPr>
        <w:t>June 10 – 19, 2023</w:t>
      </w:r>
      <w:r w:rsidR="00392DBC" w:rsidRPr="005F1E8D">
        <w:t xml:space="preserve"> in </w:t>
      </w:r>
      <w:proofErr w:type="spellStart"/>
      <w:r w:rsidR="00392DBC" w:rsidRPr="005F1E8D">
        <w:t>Bamfield</w:t>
      </w:r>
      <w:proofErr w:type="spellEnd"/>
      <w:r w:rsidR="00392DBC" w:rsidRPr="005F1E8D">
        <w:t xml:space="preserve"> </w:t>
      </w:r>
      <w:r w:rsidR="0003350D" w:rsidRPr="005F1E8D">
        <w:t>I</w:t>
      </w:r>
      <w:r w:rsidR="00392DBC" w:rsidRPr="005F1E8D">
        <w:t>nlet (48°49'53"N 125°08'11"W)</w:t>
      </w:r>
      <w:r w:rsidR="000C156B">
        <w:t>, a narrow, sheltered inlet (</w:t>
      </w:r>
      <w:r w:rsidR="00D34121">
        <w:rPr>
          <w:highlight w:val="green"/>
        </w:rPr>
        <w:t>Fig. 1d</w:t>
      </w:r>
      <w:r w:rsidR="000C156B">
        <w:t>)</w:t>
      </w:r>
      <w:r w:rsidR="007E1750">
        <w:t>. We</w:t>
      </w:r>
      <w:r w:rsidR="00BD384B" w:rsidRPr="002C41D5">
        <w:rPr>
          <w:color w:val="000000"/>
        </w:rPr>
        <w:t xml:space="preserve"> </w:t>
      </w:r>
      <w:r w:rsidR="00BD384B" w:rsidRPr="005F1E8D">
        <w:rPr>
          <w:color w:val="000000"/>
        </w:rPr>
        <w:t xml:space="preserve">replicated </w:t>
      </w:r>
      <w:r w:rsidR="007E1750">
        <w:rPr>
          <w:color w:val="000000"/>
        </w:rPr>
        <w:t>this experiment</w:t>
      </w:r>
      <w:r w:rsidR="00BD384B" w:rsidRPr="005F1E8D">
        <w:rPr>
          <w:color w:val="000000"/>
        </w:rPr>
        <w:t xml:space="preserve">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w:t>
      </w:r>
      <w:r w:rsidR="007D6070" w:rsidRPr="005F1E8D">
        <w:rPr>
          <w:color w:val="000000"/>
        </w:rPr>
        <w:t xml:space="preserve">We collected </w:t>
      </w:r>
      <w:r w:rsidR="003C3010">
        <w:rPr>
          <w:color w:val="000000"/>
        </w:rPr>
        <w:t>red rock</w:t>
      </w:r>
      <w:r w:rsidR="007D6070" w:rsidRPr="005F1E8D">
        <w:rPr>
          <w:color w:val="000000"/>
        </w:rPr>
        <w:t xml:space="preserve">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w:t>
      </w:r>
      <w:r w:rsidR="007D6070" w:rsidRPr="005F1E8D">
        <w:rPr>
          <w:color w:val="000000"/>
        </w:rPr>
        <w:lastRenderedPageBreak/>
        <w:t xml:space="preserve">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either one large crab (carapace </w:t>
      </w:r>
      <w:r w:rsidR="00D768B7" w:rsidRPr="005F1E8D">
        <w:rPr>
          <w:color w:val="000000"/>
        </w:rPr>
        <w:t xml:space="preserve">15.0 – </w:t>
      </w:r>
      <w:r w:rsidR="007D6070" w:rsidRPr="005F1E8D">
        <w:rPr>
          <w:color w:val="000000"/>
        </w:rPr>
        <w:t>15.9 cm), one medium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26"/>
      <w:commentRangeStart w:id="27"/>
      <w:r w:rsidR="007D6070" w:rsidRPr="005F1E8D">
        <w:rPr>
          <w:color w:val="000000"/>
        </w:rPr>
        <w:t>re-randomized the order of the cages along the line</w:t>
      </w:r>
      <w:commentRangeEnd w:id="26"/>
      <w:r w:rsidR="00F6133E">
        <w:rPr>
          <w:rStyle w:val="CommentReference"/>
        </w:rPr>
        <w:commentReference w:id="26"/>
      </w:r>
      <w:commentRangeEnd w:id="27"/>
      <w:r w:rsidR="0082290C">
        <w:rPr>
          <w:rStyle w:val="CommentReference"/>
        </w:rPr>
        <w:commentReference w:id="27"/>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6BCDEAC8"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using</w:t>
      </w:r>
      <w:r w:rsidR="00BD7CC8">
        <w:rPr>
          <w:color w:val="000000"/>
        </w:rPr>
        <w:t xml:space="preserve"> the</w:t>
      </w:r>
      <w:r w:rsidR="0097669C">
        <w:rPr>
          <w:color w:val="000000"/>
        </w:rPr>
        <w:t xml:space="preserve"> </w:t>
      </w:r>
      <w:proofErr w:type="spellStart"/>
      <w:r w:rsidR="00BD7CC8" w:rsidRPr="005F1E8D">
        <w:t>DHARMa</w:t>
      </w:r>
      <w:proofErr w:type="spellEnd"/>
      <w:r w:rsidR="00BD7CC8" w:rsidRPr="005F1E8D">
        <w:t xml:space="preserve"> </w:t>
      </w:r>
      <w:proofErr w:type="spellStart"/>
      <w:r w:rsidR="0097669C" w:rsidRPr="005F1E8D">
        <w:t>simulateResiduals</w:t>
      </w:r>
      <w:proofErr w:type="spellEnd"/>
      <w:r w:rsidR="00BD7CC8">
        <w:t xml:space="preserve"> function</w:t>
      </w:r>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BD7CC8">
        <w:t xml:space="preserve">the </w:t>
      </w:r>
      <w:proofErr w:type="spellStart"/>
      <w:r w:rsidR="0097669C" w:rsidRPr="005F1E8D">
        <w:t>vif</w:t>
      </w:r>
      <w:proofErr w:type="spellEnd"/>
      <w:r w:rsidR="0097669C">
        <w:t xml:space="preserve"> </w:t>
      </w:r>
      <w:r w:rsidR="00BD7CC8">
        <w:t xml:space="preserve">function from the car package </w:t>
      </w:r>
      <w:r w:rsidR="0097669C">
        <w:t xml:space="preserve">with a cutoff </w:t>
      </w:r>
      <w:r w:rsidR="00131A7C">
        <w:t xml:space="preserve">value of </w:t>
      </w:r>
      <w:r w:rsidR="0097669C">
        <w:t>2.</w:t>
      </w:r>
      <w:r w:rsidR="0097669C">
        <w:rPr>
          <w:color w:val="000000"/>
        </w:rPr>
        <w:t xml:space="preserve"> </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5583536F" w:rsidR="001B79C7" w:rsidRDefault="00943023" w:rsidP="00EB3BC7">
      <w:pPr>
        <w:spacing w:line="480" w:lineRule="auto"/>
      </w:pPr>
      <w:r w:rsidRPr="005F1E8D">
        <w:lastRenderedPageBreak/>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r w:rsidR="00131A7C" w:rsidRPr="005F1E8D">
        <w:t>sunflower sea stars</w:t>
      </w:r>
      <w:r w:rsidR="00EE5D31">
        <w:t xml:space="preserve"> (</w:t>
      </w:r>
      <w:proofErr w:type="spellStart"/>
      <w:r w:rsidR="00EE5D31" w:rsidRPr="00EE5D31">
        <w:rPr>
          <w:i/>
          <w:iCs/>
        </w:rPr>
        <w:t>Pycnopodia</w:t>
      </w:r>
      <w:proofErr w:type="spellEnd"/>
      <w:r w:rsidR="00EE5D31" w:rsidRPr="00EE5D31">
        <w:rPr>
          <w:i/>
          <w:iCs/>
        </w:rPr>
        <w:t xml:space="preserve"> </w:t>
      </w:r>
      <w:proofErr w:type="spellStart"/>
      <w:r w:rsidR="00EE5D31" w:rsidRPr="00EE5D31">
        <w:rPr>
          <w:i/>
          <w:iCs/>
        </w:rPr>
        <w:t>helianthoides</w:t>
      </w:r>
      <w:proofErr w:type="spellEnd"/>
      <w:r w:rsidR="00EE5D31">
        <w:t>)</w:t>
      </w:r>
      <w:r w:rsidR="00131A7C" w:rsidRPr="005F1E8D">
        <w:t xml:space="preserve"> and economically important species (abalone</w:t>
      </w:r>
      <w:r w:rsidR="00EE5D31">
        <w:t xml:space="preserve"> </w:t>
      </w:r>
      <w:r w:rsidR="00731BE6">
        <w:t>[</w:t>
      </w:r>
      <w:proofErr w:type="spellStart"/>
      <w:r w:rsidR="00EE5D31" w:rsidRPr="00EE5D31">
        <w:rPr>
          <w:i/>
          <w:iCs/>
        </w:rPr>
        <w:t>Haliotis</w:t>
      </w:r>
      <w:proofErr w:type="spellEnd"/>
      <w:r w:rsidR="00EE5D31" w:rsidRPr="00EE5D31">
        <w:rPr>
          <w:i/>
          <w:iCs/>
        </w:rPr>
        <w:t xml:space="preserve"> </w:t>
      </w:r>
      <w:proofErr w:type="spellStart"/>
      <w:r w:rsidR="00EE5D31" w:rsidRPr="00EE5D31">
        <w:rPr>
          <w:i/>
          <w:iCs/>
        </w:rPr>
        <w:t>kamtschatkana</w:t>
      </w:r>
      <w:proofErr w:type="spellEnd"/>
      <w:r w:rsidR="00731BE6">
        <w:t>]</w:t>
      </w:r>
      <w:r w:rsidR="00EE5D31">
        <w:t xml:space="preserve"> </w:t>
      </w:r>
      <w:r w:rsidR="00131A7C" w:rsidRPr="005F1E8D">
        <w:t>and scallops</w:t>
      </w:r>
      <w:r w:rsidR="00EE5D31">
        <w:t xml:space="preserve"> </w:t>
      </w:r>
      <w:r w:rsidR="00731BE6">
        <w:t>[</w:t>
      </w:r>
      <w:proofErr w:type="spellStart"/>
      <w:r w:rsidR="00EE5D31" w:rsidRPr="00EE5D31">
        <w:rPr>
          <w:i/>
          <w:iCs/>
        </w:rPr>
        <w:t>Crassadoma</w:t>
      </w:r>
      <w:proofErr w:type="spellEnd"/>
      <w:r w:rsidR="00EE5D31" w:rsidRPr="00EE5D31">
        <w:rPr>
          <w:i/>
          <w:iCs/>
        </w:rPr>
        <w:t xml:space="preserve"> gigantea</w:t>
      </w:r>
      <w:r w:rsidR="00731BE6">
        <w:t>]</w:t>
      </w:r>
      <w:r w:rsidR="00131A7C" w:rsidRPr="005F1E8D">
        <w:t xml:space="preserve">) </w:t>
      </w:r>
      <w:r w:rsidR="00EE7580">
        <w:t xml:space="preserve">were </w:t>
      </w:r>
      <w:r w:rsidR="004F21D6">
        <w:t>sized</w:t>
      </w:r>
      <w:r w:rsidR="00F02795">
        <w:t>.</w:t>
      </w:r>
      <w:r w:rsidR="00EE7580">
        <w:t xml:space="preserve"> </w:t>
      </w:r>
      <w:r w:rsidR="00F02795">
        <w:t>W</w:t>
      </w:r>
      <w:r w:rsidR="00131A7C" w:rsidRPr="005F1E8D">
        <w:t xml:space="preserve">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We used shell-free wet weight for species with large shells</w:t>
      </w:r>
      <w:r w:rsidR="00F02795">
        <w:t>,</w:t>
      </w:r>
      <w:r w:rsidR="00131A7C">
        <w:t xml:space="preserve"> such as hermit crabs and snails. </w:t>
      </w:r>
      <w:r w:rsidR="00792779">
        <w:t xml:space="preserve">When biomass information was unavailable for a species, we used estimates from the closest relative or most </w:t>
      </w:r>
      <w:r w:rsidR="00E6786E">
        <w:t>similarly sized</w:t>
      </w:r>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9C308B">
        <w:t xml:space="preserve">We calculated the tide exchange by computing the </w:t>
      </w:r>
      <w:r w:rsidR="00137407" w:rsidRPr="009C308B">
        <w:t xml:space="preserve">percent </w:t>
      </w:r>
      <w:r w:rsidRPr="009C308B">
        <w:t xml:space="preserve">change of the tide height every minute, </w:t>
      </w:r>
      <w:r w:rsidR="00131A7C" w:rsidRPr="009C308B">
        <w:t>averaged over the</w:t>
      </w:r>
      <w:r w:rsidRPr="009C308B">
        <w:t xml:space="preserve"> </w:t>
      </w:r>
      <w:r w:rsidR="00131A7C" w:rsidRPr="009C308B">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5384AB2B" w:rsidR="00E221AC" w:rsidRDefault="00670555" w:rsidP="00670555">
      <w:pPr>
        <w:spacing w:line="480" w:lineRule="auto"/>
      </w:pPr>
      <w:r w:rsidRPr="005F1E8D">
        <w:t xml:space="preserve">To </w:t>
      </w:r>
      <w:r w:rsidR="00121C0A">
        <w:t>explore</w:t>
      </w:r>
      <w:r w:rsidRPr="005F1E8D">
        <w:t xml:space="preserve">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as the response variable, and animal abundance, tide exchange,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w:t>
      </w:r>
      <w:r w:rsidRPr="005F1E8D">
        <w:t xml:space="preserve">and year.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w:t>
      </w:r>
      <w:r w:rsidR="001269A3">
        <w:lastRenderedPageBreak/>
        <w:t xml:space="preserve">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We ran additional models considering the effect of only the most 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2A249FDE"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w:t>
      </w:r>
      <w:r w:rsidR="00F02795">
        <w:rPr>
          <w:color w:val="000000"/>
        </w:rPr>
        <w:t>three</w:t>
      </w:r>
      <w:r w:rsidR="00131A7C" w:rsidRPr="00131A7C">
        <w:rPr>
          <w:color w:val="000000"/>
        </w:rPr>
        <w:t xml:space="preserve">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 xml:space="preserve">e </w:t>
      </w:r>
      <w:r w:rsidR="00EC3A47">
        <w:t>then</w:t>
      </w:r>
      <w:r w:rsidR="00E85DC2">
        <w:t xml:space="preserve"> 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15E6EDA8" w:rsidR="00E85DC2" w:rsidRPr="0026774C" w:rsidRDefault="00F6133E" w:rsidP="002F18B0">
      <w:pPr>
        <w:spacing w:line="480" w:lineRule="auto"/>
        <w:rPr>
          <w:color w:val="000000"/>
        </w:rPr>
      </w:pPr>
      <w:r>
        <w:t>We constructed separate linear models for each caging experiment t</w:t>
      </w:r>
      <w:r w:rsidR="00BD1992" w:rsidRPr="005F1E8D">
        <w:t xml:space="preserve">o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lastRenderedPageBreak/>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mixed-effects model </w:t>
      </w:r>
      <w:r w:rsidR="00401383">
        <w:t xml:space="preserve">(GLMM)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C50FD">
        <w:t xml:space="preserve"> with a </w:t>
      </w:r>
      <w:r w:rsidR="00EC50FD" w:rsidRPr="005F1E8D">
        <w:t>gamma distribution (link = ‘log’)</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EC50FD">
        <w:t>.</w:t>
      </w:r>
      <w:r w:rsidR="0097669C">
        <w:t xml:space="preserve">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28"/>
      <w:commentRangeStart w:id="29"/>
      <w:proofErr w:type="spellStart"/>
      <w:r w:rsidR="0097669C">
        <w:t>unpubl</w:t>
      </w:r>
      <w:commentRangeEnd w:id="28"/>
      <w:proofErr w:type="spellEnd"/>
      <w:r w:rsidR="00364A75">
        <w:rPr>
          <w:rStyle w:val="CommentReference"/>
        </w:rPr>
        <w:commentReference w:id="28"/>
      </w:r>
      <w:commentRangeEnd w:id="29"/>
      <w:r w:rsidR="009C308B">
        <w:rPr>
          <w:rStyle w:val="CommentReference"/>
        </w:rPr>
        <w:commentReference w:id="29"/>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commentRangeStart w:id="30"/>
      <w:r w:rsidRPr="005F1E8D">
        <w:rPr>
          <w:b/>
        </w:rPr>
        <w:t>Results</w:t>
      </w:r>
      <w:commentRangeEnd w:id="30"/>
      <w:r w:rsidR="00F02795">
        <w:rPr>
          <w:rStyle w:val="CommentReference"/>
        </w:rPr>
        <w:commentReference w:id="30"/>
      </w:r>
    </w:p>
    <w:p w14:paraId="68768815" w14:textId="134A77AA"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F02795">
        <w:t>;</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F02795">
        <w:t>;</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699909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375F57">
        <w:t>documented</w:t>
      </w:r>
      <w:r w:rsidR="00C146F7" w:rsidRPr="005F1E8D">
        <w:t xml:space="preserve"> evidence of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375F57">
        <w:t xml:space="preserve">of NH₄⁺ </w:t>
      </w:r>
      <w:r w:rsidR="000D0396">
        <w:t>(</w:t>
      </w:r>
      <w:r w:rsidR="000D0396" w:rsidRPr="00497588">
        <w:rPr>
          <w:highlight w:val="green"/>
        </w:rPr>
        <w:t>Fig. 3</w:t>
      </w:r>
      <w:r w:rsidR="000D0396">
        <w:t>)</w:t>
      </w:r>
      <w:r w:rsidR="00375F57">
        <w:t>.</w:t>
      </w:r>
      <w:r w:rsidR="00E36DF6">
        <w:t>; c</w:t>
      </w:r>
      <w:r w:rsidRPr="005F1E8D">
        <w:t>oncentrations</w:t>
      </w:r>
      <w:r w:rsidR="00375F57">
        <w:t xml:space="preserve"> were</w:t>
      </w:r>
      <w:r w:rsidRPr="005F1E8D">
        <w:t xml:space="preserv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w:t>
      </w:r>
      <w:r w:rsidR="00677126">
        <w:lastRenderedPageBreak/>
        <w:t>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F02795">
        <w:t>;</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w:t>
      </w:r>
      <w:r w:rsidR="00DE371F">
        <w:t>identified</w:t>
      </w:r>
      <w:r w:rsidR="00222A9E">
        <w:t xml:space="preserve"> a negative 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F02795">
        <w:t>;</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F02795">
        <w:t>;</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6879AB61"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9B2182">
        <w:t xml:space="preserve">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p &gt; 0.75 for both treatments</w:t>
      </w:r>
      <w:r w:rsidR="00F02795">
        <w:t>;</w:t>
      </w:r>
      <w:r w:rsidR="00B1705D" w:rsidRPr="005F1E8D">
        <w:t xml:space="preserve">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xml:space="preserve">. However, we </w:t>
      </w:r>
      <w:r w:rsidR="00DE371F">
        <w:t>see</w:t>
      </w:r>
      <w:r w:rsidRPr="005F1E8D">
        <w:t xml:space="preserve">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F02795">
        <w:t>;</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commentRangeStart w:id="31"/>
      <w:r w:rsidRPr="00094986">
        <w:rPr>
          <w:b/>
          <w:bCs/>
        </w:rPr>
        <w:t>Discussion</w:t>
      </w:r>
      <w:commentRangeEnd w:id="31"/>
      <w:r w:rsidR="0042004A">
        <w:rPr>
          <w:rStyle w:val="CommentReference"/>
        </w:rPr>
        <w:commentReference w:id="31"/>
      </w:r>
    </w:p>
    <w:p w14:paraId="7BD5CB5E" w14:textId="0BF0B063" w:rsidR="00057B69" w:rsidRDefault="004934ED" w:rsidP="00623DD8">
      <w:pPr>
        <w:spacing w:line="480" w:lineRule="auto"/>
      </w:pPr>
      <w:r>
        <w:t>We found evidence of variability of animal-regenerated nutrients</w:t>
      </w:r>
      <w:r w:rsidR="00A5377F">
        <w:t xml:space="preserve"> from the </w:t>
      </w:r>
      <w:commentRangeStart w:id="32"/>
      <w:r w:rsidR="00A5377F">
        <w:t>largest to the smallest scale examined</w:t>
      </w:r>
      <w:commentRangeEnd w:id="32"/>
      <w:r w:rsidR="00F02795">
        <w:rPr>
          <w:rStyle w:val="CommentReference"/>
        </w:rPr>
        <w:commentReference w:id="32"/>
      </w:r>
      <w:r w:rsidR="004F21D6">
        <w:t xml:space="preserve">, </w:t>
      </w:r>
      <w:r w:rsidR="008D0B85">
        <w:t xml:space="preserve">although </w:t>
      </w:r>
      <w:r w:rsidR="004F21D6">
        <w:t xml:space="preserve">the strength </w:t>
      </w:r>
      <w:r w:rsidR="008D0B85">
        <w:t>of the</w:t>
      </w:r>
      <w:r w:rsidR="004F21D6">
        <w:t xml:space="preserve"> signal</w:t>
      </w:r>
      <w:r w:rsidR="008D0B85">
        <w:t xml:space="preserve"> </w:t>
      </w:r>
      <w:r w:rsidR="004F21D6">
        <w:t>varied</w:t>
      </w:r>
      <w:r>
        <w:t xml:space="preserve">. </w:t>
      </w:r>
      <w:r w:rsidR="004739F8">
        <w:t xml:space="preserve">Ammonium </w:t>
      </w:r>
      <w:r w:rsidR="001440F3">
        <w:t>(</w:t>
      </w:r>
      <w:r w:rsidR="001440F3" w:rsidRPr="005F1E8D">
        <w:rPr>
          <w:color w:val="000000"/>
        </w:rPr>
        <w:t>NH</w:t>
      </w:r>
      <w:r w:rsidR="001440F3" w:rsidRPr="005F1E8D">
        <w:rPr>
          <w:rFonts w:ascii="Cambria Math" w:hAnsi="Cambria Math" w:cs="Cambria Math"/>
          <w:color w:val="000000"/>
        </w:rPr>
        <w:t>₄⁺</w:t>
      </w:r>
      <w:r w:rsidR="001440F3">
        <w:t xml:space="preserve">) </w:t>
      </w:r>
      <w:r w:rsidR="004739F8">
        <w:t xml:space="preserve">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r w:rsidR="00F07053">
        <w:t>and</w:t>
      </w:r>
      <w:r w:rsidR="004739F8">
        <w:t xml:space="preserve"> </w:t>
      </w:r>
      <w:r w:rsidR="00A5377F">
        <w:t>without crabs</w:t>
      </w:r>
      <w:r w:rsidR="00963154">
        <w:t xml:space="preserve">. </w:t>
      </w:r>
      <w:commentRangeStart w:id="33"/>
      <w:commentRangeStart w:id="34"/>
      <w:r w:rsidR="001828F2">
        <w:t>Water flow</w:t>
      </w:r>
      <w:r>
        <w:t xml:space="preserve"> </w:t>
      </w:r>
      <w:commentRangeEnd w:id="33"/>
      <w:r w:rsidR="000537A3">
        <w:rPr>
          <w:rStyle w:val="CommentReference"/>
        </w:rPr>
        <w:commentReference w:id="33"/>
      </w:r>
      <w:commentRangeEnd w:id="34"/>
      <w:r w:rsidR="000537A3">
        <w:rPr>
          <w:rStyle w:val="CommentReference"/>
        </w:rPr>
        <w:commentReference w:id="34"/>
      </w:r>
      <w:r>
        <w:t xml:space="preserve">mediated the capacity for animals to </w:t>
      </w:r>
      <w:r w:rsidR="009A1C7A">
        <w:t>saturate</w:t>
      </w:r>
      <w:r>
        <w:t xml:space="preserve"> the water column with nutrients</w:t>
      </w:r>
      <w:r>
        <w:t xml:space="preserve">; </w:t>
      </w:r>
      <w:r w:rsidR="009A1C7A">
        <w:t>among sites a flooding</w:t>
      </w:r>
      <w:r>
        <w:t xml:space="preserve"> </w:t>
      </w:r>
      <w:r w:rsidR="009A1C7A">
        <w:t xml:space="preserve">tide </w:t>
      </w:r>
      <w:r>
        <w:t xml:space="preserve">seemed to </w:t>
      </w:r>
      <w:r>
        <w:t>“wash away” the impact of animals on NH₄⁺ concentrations</w:t>
      </w:r>
      <w:r w:rsidR="00225DAD">
        <w:t xml:space="preserve">. </w:t>
      </w:r>
      <w:r w:rsidR="008D0B85">
        <w:t xml:space="preserve">In contrast, </w:t>
      </w:r>
      <w:r w:rsidR="009A1C7A">
        <w:t>within sites</w:t>
      </w:r>
      <w:r w:rsidR="008D0B85">
        <w:t>,</w:t>
      </w:r>
      <w:r w:rsidR="009A1C7A">
        <w:t xml:space="preserve"> moving water made kelps’ ability to slow flow and trap animal-regenerated nutrients more pronounced. In the very-small scale caging </w:t>
      </w:r>
      <w:r w:rsidR="009A1C7A">
        <w:lastRenderedPageBreak/>
        <w:t xml:space="preserve">experiments we only detected an effect </w:t>
      </w:r>
      <w:r w:rsidR="00A5377F">
        <w:t xml:space="preserve">when the nutrient providers were crabs – an effect that we attribute mainly to the low water flow in </w:t>
      </w:r>
      <w:r w:rsidR="009A1C7A">
        <w:t>the protected inlet</w:t>
      </w:r>
      <w:r w:rsidR="00A5377F">
        <w:t xml:space="preserve"> rather than to </w:t>
      </w:r>
      <w:r w:rsidR="009816FC">
        <w:t xml:space="preserve">the taxa. </w:t>
      </w:r>
      <w:r w:rsidR="00E94D69">
        <w:t>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A1AC10A"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w:t>
      </w:r>
      <w:r w:rsidR="008270B2">
        <w:t>greater</w:t>
      </w:r>
      <w:r w:rsidR="008955F6" w:rsidRPr="00BA1DFE">
        <w:t xml:space="preserve"> than </w:t>
      </w:r>
      <w:r w:rsidR="001C535E">
        <w:t xml:space="preserve">previous </w:t>
      </w:r>
      <w:r w:rsidR="008955F6" w:rsidRPr="00BA1DFE">
        <w:t>measurements of among-site variation in nitrate (3.7x and 6.5x</w:t>
      </w:r>
      <w:r w:rsidR="00BA1DFE" w:rsidRPr="00BA1DFE">
        <w:t>) and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F07053">
        <w:t>. It is also</w:t>
      </w:r>
      <w:r w:rsidR="007014A8">
        <w:t xml:space="preserve">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A01D2E">
        <w:instrText xml:space="preserve"> ADDIN ZOTERO_ITEM CSL_CITATION {"citationID":"8Drx5Rdr","properties":{"formattedCitation":"(Pfister et al., 2014)","plainCitation":"(Pfister et al., 2014)","dontUpdate":true,"noteIndex":0},"citationItems":[{"id":1572,"uris":["http://zotero.org/users/local/idKDtb7T/items/Z39FCYT6"],"itemData":{"id":1572,"type":"article-journal","abstract":"Animal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 xml:space="preserve">We had predicted that variation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B13313">
        <w:t>concentration among sites would be driven primarily by animal abundance. We were partly correct since t</w:t>
      </w:r>
      <w:r w:rsidR="001C535E">
        <w:t>he only</w:t>
      </w:r>
      <w:r w:rsidR="0042004A">
        <w:t xml:space="preserve"> significant</w:t>
      </w:r>
      <w:r w:rsidR="001C535E">
        <w:t xml:space="preserve"> predictor of among-site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1C535E">
        <w:t>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w:t>
      </w:r>
      <w:r w:rsidR="0042004A">
        <w:t>may be</w:t>
      </w:r>
      <w:r w:rsidR="001C535E">
        <w:t xml:space="preserve"> more important in shallower waters </w:t>
      </w:r>
      <w:commentRangeStart w:id="35"/>
      <w:commentRangeStart w:id="36"/>
      <w:r w:rsidR="001C535E">
        <w:t xml:space="preserve">and </w:t>
      </w:r>
      <w:commentRangeEnd w:id="35"/>
      <w:r w:rsidR="00F07053">
        <w:rPr>
          <w:rStyle w:val="CommentReference"/>
        </w:rPr>
        <w:commentReference w:id="35"/>
      </w:r>
      <w:commentRangeEnd w:id="36"/>
      <w:r w:rsidR="00F1021C">
        <w:rPr>
          <w:rStyle w:val="CommentReference"/>
        </w:rPr>
        <w:commentReference w:id="36"/>
      </w:r>
      <w:r w:rsidR="001C535E">
        <w:t xml:space="preserve">soft-sediment areas than on the </w:t>
      </w:r>
      <w:r w:rsidR="000D0CF1">
        <w:t xml:space="preserve">subtidal </w:t>
      </w:r>
      <w:r w:rsidR="001C535E">
        <w:t>rock</w:t>
      </w:r>
      <w:r w:rsidR="00AD03E0">
        <w:t>y</w:t>
      </w:r>
      <w:r w:rsidR="001C535E">
        <w:t xml:space="preserve"> reefs we </w:t>
      </w:r>
      <w:commentRangeStart w:id="37"/>
      <w:r w:rsidR="001C535E">
        <w:t>studied</w:t>
      </w:r>
      <w:commentRangeEnd w:id="37"/>
      <w:r w:rsidR="00F07053">
        <w:rPr>
          <w:rStyle w:val="CommentReference"/>
        </w:rPr>
        <w:commentReference w:id="37"/>
      </w:r>
      <w:r w:rsidR="00525526">
        <w:t>.</w:t>
      </w:r>
      <w:r w:rsidR="00F03F07">
        <w:t xml:space="preserve"> </w:t>
      </w:r>
      <w:r w:rsidR="001C535E">
        <w:t>We conclude that</w:t>
      </w:r>
      <w:r w:rsidR="00525526">
        <w:t xml:space="preserve"> </w:t>
      </w:r>
      <w:r w:rsidR="00686D1B">
        <w:t>CND</w:t>
      </w:r>
      <w:r w:rsidR="00525526">
        <w:t xml:space="preserve"> likely contribute</w:t>
      </w:r>
      <w:r w:rsidR="0042004A">
        <w:t>s</w:t>
      </w:r>
      <w:r w:rsidR="00525526">
        <w:t xml:space="preserv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DE371F">
      <w:pPr>
        <w:spacing w:line="480" w:lineRule="auto"/>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2BCDDA15" w:rsidR="00737B8A" w:rsidRDefault="00CF009F" w:rsidP="00683C48">
      <w:pPr>
        <w:spacing w:line="480" w:lineRule="auto"/>
      </w:pPr>
      <w:r>
        <w:lastRenderedPageBreak/>
        <w:t xml:space="preserve">We found evidence of kelp-mediated </w:t>
      </w:r>
      <w:r w:rsidR="00DA6701">
        <w:t>nutrient variation</w:t>
      </w:r>
      <w:r w:rsidR="009509EA">
        <w:t xml:space="preserve"> on a smaller scale (5 m) than previously established</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FC7532">
        <w:rPr>
          <w:rFonts w:eastAsiaTheme="minorHAnsi"/>
          <w:color w:val="000000"/>
          <w:lang w:val="en-US"/>
        </w:rPr>
        <w:t>,</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422C70">
        <w:t>Although h</w:t>
      </w:r>
      <w:r w:rsidR="00A83EAE">
        <w:t xml:space="preserve">igher NH₄⁺ inside high-density kelp forests has been documented </w:t>
      </w:r>
      <w:r w:rsidR="00A83EAE">
        <w:fldChar w:fldCharType="begin"/>
      </w:r>
      <w:r w:rsidR="00A01D2E">
        <w:instrText xml:space="preserve"> ADDIN ZOTERO_ITEM CSL_CITATION {"citationID":"uHQEsuv5","properties":{"formattedCitation":"(Pfister et al., 2019)","plainCitation":"(Pfister et al., 2019)","dontUpdate":true,"noteIndex":0},"citationItems":[{"id":1913,"uris":["http://zotero.org/users/local/idKDtb7T/items/IHKWXCFC"],"itemData":{"id":1913,"type":"article-journal","abstract":"Kelp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w:t>
      </w:r>
      <w:r w:rsidR="001828F2">
        <w:t xml:space="preserve">flow </w:t>
      </w:r>
      <w:r w:rsidR="005D42E1">
        <w:t xml:space="preserve">acceleration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w:t>
      </w:r>
      <w:r w:rsidR="001828F2">
        <w:t xml:space="preserve">seems to </w:t>
      </w:r>
      <w:r w:rsidR="005D42E1">
        <w:t xml:space="preserve">enhance NH₄⁺ variability within kelp forests instead of masking it. </w:t>
      </w:r>
    </w:p>
    <w:p w14:paraId="65174C8A" w14:textId="4FE18EBA" w:rsidR="00900C38" w:rsidRDefault="00900C38" w:rsidP="00963154">
      <w:pPr>
        <w:spacing w:line="480" w:lineRule="auto"/>
        <w:ind w:firstLine="720"/>
      </w:pPr>
      <w:r>
        <w:t xml:space="preserve">We uncovered additional drivers of differences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concentration in</w:t>
      </w:r>
      <w:r w:rsidR="00044A18">
        <w:t>side</w:t>
      </w:r>
      <w:r>
        <w:t xml:space="preserve"> and out</w:t>
      </w:r>
      <w:r w:rsidR="00044A18">
        <w:t xml:space="preserve">side </w:t>
      </w:r>
      <w:r>
        <w:t xml:space="preserve">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A01D2E">
        <w:instrText xml:space="preserve"> ADDIN ZOTERO_ITEM CSL_CITATION {"citationID":"ukAxwAb0","properties":{"formattedCitation":"(Traiger et al., 2022)","plainCitation":"(Traiger et al., 2022)","dontUpdate":true,"noteIndex":0},"citationItems":[{"id":4442,"uris":["http://zotero.org/users/local/idKDtb7T/items/F7T2JEHZ"],"itemData":{"id":4442,"type":"article-journal","abstract":"Climate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A01D2E">
        <w:instrText xml:space="preserve"> ADDIN ZOTERO_ITEM CSL_CITATION {"citationID":"Ata9UKjL","properties":{"formattedCitation":"(Murie and Bourdeau, 2020)","plainCitation":"(Murie and Bourdeau, 2020)","dontUpdate":true,"noteIndex":0},"citationItems":[{"id":4723,"uris":["http://zotero.org/users/local/idKDtb7T/items/WDR5N3FX"],"itemData":{"id":4723,"type":"article-journal","abstract":"Kelp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38"/>
      <w:commentRangeStart w:id="39"/>
      <w:r w:rsidR="00EC06BA">
        <w:t xml:space="preserve">The surprising </w:t>
      </w:r>
      <w:r>
        <w:t xml:space="preserve">negative </w:t>
      </w:r>
      <w:r w:rsidRPr="005F1E8D">
        <w:t>∆</w:t>
      </w:r>
      <w:r>
        <w:t>NH₄⁺ at our no</w:t>
      </w:r>
      <w:r w:rsidR="00EC06BA">
        <w:t>-</w:t>
      </w:r>
      <w:r>
        <w:t xml:space="preserve">kelp control sites may </w:t>
      </w:r>
      <w:r w:rsidR="00DA6701">
        <w:t>result from</w:t>
      </w:r>
      <w:r>
        <w:t xml:space="preserve"> </w:t>
      </w:r>
      <w:r w:rsidR="00EC06BA">
        <w:t xml:space="preserve">“outside” samples at control sites being </w:t>
      </w:r>
      <w:r w:rsidR="00FE7DA5">
        <w:t xml:space="preserve">slightly </w:t>
      </w:r>
      <w:r w:rsidR="00EC06BA">
        <w:t xml:space="preserve">deeper </w:t>
      </w:r>
      <w:r w:rsidR="00EC06BA">
        <w:lastRenderedPageBreak/>
        <w:t xml:space="preserve">than the “inside” samples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38"/>
      <w:r w:rsidR="004F21D6">
        <w:rPr>
          <w:rStyle w:val="CommentReference"/>
        </w:rPr>
        <w:commentReference w:id="38"/>
      </w:r>
      <w:commentRangeEnd w:id="39"/>
      <w:r w:rsidR="009C308B">
        <w:rPr>
          <w:rStyle w:val="CommentReference"/>
        </w:rPr>
        <w:commentReference w:id="39"/>
      </w:r>
      <w:r>
        <w:t xml:space="preserve"> trend that our </w:t>
      </w:r>
      <w:r w:rsidR="00CC12B0">
        <w:t xml:space="preserve">no-kelp sites seem to confirm, strengthens </w:t>
      </w:r>
      <w:commentRangeStart w:id="40"/>
      <w:r w:rsidR="00CC12B0">
        <w:t xml:space="preserve">our finding of higher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rsidR="00CC12B0">
        <w:t>concentrations within kelp forests than at their slightly deeper edges.</w:t>
      </w:r>
      <w:commentRangeEnd w:id="40"/>
      <w:r w:rsidR="004F21D6">
        <w:rPr>
          <w:rStyle w:val="CommentReference"/>
        </w:rPr>
        <w:commentReference w:id="40"/>
      </w:r>
    </w:p>
    <w:p w14:paraId="5ADD87CD" w14:textId="1FF862C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w:t>
      </w:r>
      <w:r w:rsidR="00411CC2">
        <w:t xml:space="preserve">, whereas </w:t>
      </w:r>
      <w:r w:rsidR="006005D7">
        <w:t>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411CC2">
        <w:t xml:space="preserve"> in kelp forest ecosystems</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065E96B8" w:rsidR="00327838" w:rsidRDefault="002F7230" w:rsidP="005D293A">
      <w:pPr>
        <w:spacing w:line="480" w:lineRule="auto"/>
      </w:pPr>
      <w:r>
        <w:t>At</w:t>
      </w:r>
      <w:r w:rsidR="00926BE5">
        <w:t xml:space="preserve"> the smallest scale of variability tested, </w:t>
      </w:r>
      <w:r w:rsidR="006610AC">
        <w:t>w</w:t>
      </w:r>
      <w:r w:rsidR="00282591">
        <w:t>e found</w:t>
      </w:r>
      <w:r w:rsidR="00906B6A">
        <w:t xml:space="preserve"> </w:t>
      </w:r>
      <w:r w:rsidR="00282591">
        <w:t xml:space="preserve">evidence of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In addition, the crab cages were constructed with only two mesh windows, in contrast to the fully meshed cages</w:t>
      </w:r>
      <w:r w:rsidR="00327838" w:rsidRPr="00327838">
        <w:t xml:space="preserve"> </w:t>
      </w:r>
      <w:r w:rsidR="00327838">
        <w:t xml:space="preserve">of sea cucumbers, which could have promoted nutrient retention in the former. </w:t>
      </w:r>
      <w:r>
        <w:t xml:space="preserve">The experimental duration was also shorter </w:t>
      </w:r>
      <w:r w:rsidR="00EF3D0C">
        <w:t xml:space="preserve">for the </w:t>
      </w:r>
      <w:r>
        <w:t>sea cucumber</w:t>
      </w:r>
      <w:r w:rsidR="00EF3D0C">
        <w:t xml:space="preserve"> </w:t>
      </w:r>
      <w:r w:rsidR="00EF3D0C">
        <w:lastRenderedPageBreak/>
        <w:t>experiment</w:t>
      </w:r>
      <w:r>
        <w:t xml:space="preserve">, but NH₄⁺ concentrations </w:t>
      </w:r>
      <w:r w:rsidR="00EF3D0C">
        <w:t xml:space="preserve">in the crab cages </w:t>
      </w:r>
      <w:r w:rsidR="002B7A8C">
        <w:t xml:space="preserve">were consistent </w:t>
      </w:r>
      <w:r w:rsidR="00CA5366">
        <w:t>across</w:t>
      </w:r>
      <w:r w:rsidR="002B7A8C">
        <w:t xml:space="preserve"> </w:t>
      </w:r>
      <w:r w:rsidR="00CA5366">
        <w:t>the three sampling days (</w:t>
      </w:r>
      <w:r w:rsidR="002B7A8C">
        <w:t>day one</w:t>
      </w:r>
      <w:r w:rsidR="00CA5366">
        <w:t xml:space="preserve">, four, and </w:t>
      </w:r>
      <w:r w:rsidR="002B7A8C">
        <w:t>nine</w:t>
      </w:r>
      <w:r w:rsidR="00CA5366">
        <w:t>)</w:t>
      </w:r>
      <w:r w:rsidR="002B7A8C">
        <w:t xml:space="preserve"> so</w:t>
      </w:r>
      <w:r w:rsidR="003C0BA5" w:rsidRPr="003C0BA5">
        <w:t xml:space="preserve"> </w:t>
      </w:r>
      <w:r w:rsidR="003C0BA5">
        <w:t>cumulative</w:t>
      </w:r>
      <w:r w:rsidR="002B7A8C">
        <w:t xml:space="preserve"> </w:t>
      </w:r>
      <w:r>
        <w:t xml:space="preserve">enrichment </w:t>
      </w:r>
      <w:r w:rsidR="00EF3D0C">
        <w:t xml:space="preserve">is </w:t>
      </w:r>
      <w:r w:rsidR="003C0BA5">
        <w:t>un</w:t>
      </w:r>
      <w:r w:rsidR="00EF3D0C">
        <w:t>likely</w:t>
      </w:r>
      <w:r>
        <w:t xml:space="preserve">. </w:t>
      </w:r>
    </w:p>
    <w:p w14:paraId="6A7105AB" w14:textId="3DC54C97" w:rsidR="00926BE5" w:rsidRDefault="00327838" w:rsidP="00327838">
      <w:pPr>
        <w:spacing w:line="480" w:lineRule="auto"/>
        <w:ind w:firstLine="720"/>
      </w:pPr>
      <w:r>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 xml:space="preserve">without mussels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commentRangeStart w:id="41"/>
      <w:r>
        <w:rPr>
          <w:i/>
          <w:iCs/>
        </w:rPr>
        <w:t>A role for</w:t>
      </w:r>
      <w:r w:rsidRPr="00220618">
        <w:rPr>
          <w:i/>
          <w:iCs/>
        </w:rPr>
        <w:t xml:space="preserve"> species diversit</w:t>
      </w:r>
      <w:r w:rsidR="00E94D69">
        <w:rPr>
          <w:i/>
          <w:iCs/>
        </w:rPr>
        <w:t>y</w:t>
      </w:r>
      <w:commentRangeEnd w:id="41"/>
      <w:r w:rsidR="00EC105C">
        <w:rPr>
          <w:rStyle w:val="CommentReference"/>
        </w:rPr>
        <w:commentReference w:id="41"/>
      </w:r>
    </w:p>
    <w:p w14:paraId="1FD5BDB1" w14:textId="5A288A39" w:rsidR="000D122E" w:rsidRDefault="005D293A" w:rsidP="00741F8A">
      <w:pPr>
        <w:spacing w:line="480" w:lineRule="auto"/>
      </w:pPr>
      <w:r>
        <w:t xml:space="preserve">It was difficult to predict the effect of biodiversity on variation in </w:t>
      </w:r>
      <w:r w:rsidR="001440F3" w:rsidRPr="005F1E8D">
        <w:rPr>
          <w:color w:val="000000"/>
        </w:rPr>
        <w:t>NH</w:t>
      </w:r>
      <w:r w:rsidR="001440F3" w:rsidRPr="005F1E8D">
        <w:rPr>
          <w:rFonts w:ascii="Cambria Math" w:hAnsi="Cambria Math" w:cs="Cambria Math"/>
          <w:color w:val="000000"/>
        </w:rPr>
        <w:t>₄⁺</w:t>
      </w:r>
      <w:r>
        <w:t xml:space="preserve">,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1440F3" w:rsidRPr="005F1E8D">
        <w:rPr>
          <w:color w:val="000000"/>
        </w:rPr>
        <w:t>NH</w:t>
      </w:r>
      <w:r w:rsidR="001440F3" w:rsidRPr="005F1E8D">
        <w:rPr>
          <w:rFonts w:ascii="Cambria Math" w:hAnsi="Cambria Math" w:cs="Cambria Math"/>
          <w:color w:val="000000"/>
        </w:rPr>
        <w:t>₄⁺</w:t>
      </w:r>
      <w:r w:rsidR="00712A40">
        <w:t xml:space="preserve">. </w:t>
      </w:r>
      <w:r>
        <w:t>This was not the case</w:t>
      </w:r>
      <w:r w:rsidR="00411CC2">
        <w:t xml:space="preserve"> in our study</w:t>
      </w:r>
      <w:r w:rsidR="007B0365">
        <w:t>.</w:t>
      </w:r>
      <w:r>
        <w:t xml:space="preserv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w:t>
      </w:r>
      <w:r w:rsidR="00411CC2">
        <w:t>can</w:t>
      </w:r>
      <w:r w:rsidR="00741F8A" w:rsidRPr="00426A33">
        <w:t xml:space="preserve">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A01D2E">
        <w:instrText xml:space="preserve"> ADDIN ZOTERO_ITEM CSL_CITATION {"citationID":"z8mMZuXW","properties":{"formattedCitation":"(Archambault and Bourget, 1996)","plainCitation":"(Archambault and Bourget, 1996)","dontUpdate":true,"noteIndex":0},"citationItems":[{"id":4845,"uris":["http://zotero.org/users/local/idKDtb7T/items/CU6R3UJ9"],"itemData":{"id":4845,"type":"article-journal","container-title":"Marine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w:t>
      </w:r>
      <w:r w:rsidR="00411CC2">
        <w:t>ability of</w:t>
      </w:r>
      <w:r>
        <w:t xml:space="preserve"> kelp </w:t>
      </w:r>
      <w:r w:rsidR="0085021C">
        <w:t xml:space="preserve">forests </w:t>
      </w:r>
      <w:r w:rsidR="00411CC2">
        <w:t>to foster</w:t>
      </w:r>
      <w:r>
        <w:t xml:space="preserve">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4C74592E" w:rsidR="00906B6A" w:rsidRDefault="00741F8A" w:rsidP="00282591">
      <w:pPr>
        <w:spacing w:line="480" w:lineRule="auto"/>
      </w:pPr>
      <w:commentRangeStart w:id="42"/>
      <w:r>
        <w:t xml:space="preserve">Despite the mixing forces of currents and tides, spatial heterogeneity in </w:t>
      </w:r>
      <w:r w:rsidR="001440F3" w:rsidRPr="005F1E8D">
        <w:rPr>
          <w:color w:val="000000"/>
        </w:rPr>
        <w:t>NH</w:t>
      </w:r>
      <w:r w:rsidR="001440F3" w:rsidRPr="005F1E8D">
        <w:rPr>
          <w:rFonts w:ascii="Cambria Math" w:hAnsi="Cambria Math" w:cs="Cambria Math"/>
          <w:color w:val="000000"/>
        </w:rPr>
        <w:t>₄⁺</w:t>
      </w:r>
      <w:r w:rsidR="001440F3">
        <w:rPr>
          <w:color w:val="000000"/>
        </w:rPr>
        <w:t xml:space="preserve"> </w:t>
      </w:r>
      <w:r>
        <w:t xml:space="preserve">concentration </w:t>
      </w:r>
      <w:r w:rsidR="006260D7">
        <w:t>wa</w:t>
      </w:r>
      <w:r w:rsidR="00E07FB1">
        <w:t>s</w:t>
      </w:r>
      <w:r>
        <w:t xml:space="preserve"> detectable at a range of </w:t>
      </w:r>
      <w:r w:rsidR="006260D7">
        <w:t xml:space="preserve">spatial </w:t>
      </w:r>
      <w:r>
        <w:t>scales</w:t>
      </w:r>
      <w:commentRangeEnd w:id="42"/>
      <w:r w:rsidR="00EC105C">
        <w:rPr>
          <w:rStyle w:val="CommentReference"/>
        </w:rPr>
        <w:commentReference w:id="42"/>
      </w:r>
      <w:r>
        <w:t xml:space="preserve">.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in </w:t>
      </w:r>
      <w:commentRangeStart w:id="43"/>
      <w:r w:rsidR="00906B6A">
        <w:t>NH</w:t>
      </w:r>
      <w:commentRangeEnd w:id="43"/>
      <w:r w:rsidR="00EC105C">
        <w:rPr>
          <w:rStyle w:val="CommentReference"/>
        </w:rPr>
        <w:commentReference w:id="43"/>
      </w:r>
      <w:r w:rsidR="00906B6A">
        <w:t xml:space="preserve">₄⁺ from 1.3 – 9x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6B66DA1D" w:rsidR="003E52B2" w:rsidRDefault="00906B6A" w:rsidP="003E52B2">
      <w:pPr>
        <w:spacing w:line="480" w:lineRule="auto"/>
        <w:ind w:firstLine="720"/>
      </w:pPr>
      <w:commentRangeStart w:id="44"/>
      <w:r>
        <w:t xml:space="preserve">The second </w:t>
      </w:r>
      <w:commentRangeEnd w:id="44"/>
      <w:r w:rsidR="00EC105C">
        <w:rPr>
          <w:rStyle w:val="CommentReference"/>
        </w:rPr>
        <w:commentReference w:id="44"/>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on large</w:t>
      </w:r>
      <w:r w:rsidR="007B0365">
        <w:t xml:space="preserve"> </w:t>
      </w:r>
      <w:r w:rsidR="007C5C1D">
        <w:t xml:space="preserve">scales, </w:t>
      </w:r>
      <w:r w:rsidR="0080773F">
        <w:t xml:space="preserve">while </w:t>
      </w:r>
      <w:r w:rsidR="007C5C1D">
        <w:t xml:space="preserve">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 xml:space="preserve">is known to drive bottom-up effects in the tropics, </w:t>
      </w:r>
      <w:r w:rsidR="007C5C1D">
        <w:rPr>
          <w:color w:val="000000"/>
        </w:rPr>
        <w:lastRenderedPageBreak/>
        <w:t>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w:t>
      </w:r>
      <w:proofErr w:type="spellStart"/>
      <w:r w:rsidR="00E94D69">
        <w:t>Bamfield</w:t>
      </w:r>
      <w:proofErr w:type="spellEnd"/>
      <w:r w:rsidR="00E94D69">
        <w:t xml:space="preserve">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 xml:space="preserve">Kayla Holloway </w:t>
      </w:r>
      <w:r w:rsidR="003F3DBB">
        <w:t xml:space="preserve">for their assistance with the crab cages. </w:t>
      </w:r>
      <w:r w:rsidR="00E94D69">
        <w:t>Hailey Davi</w:t>
      </w:r>
      <w:r w:rsidR="005613C5">
        <w:t>e</w:t>
      </w:r>
      <w:r w:rsidR="00E94D69">
        <w:t xml:space="preserve">s 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51225AE5" w:rsidR="006C6F43" w:rsidRPr="00314455" w:rsidRDefault="00622296">
      <w:commentRangeStart w:id="45"/>
      <w:r>
        <w:rPr>
          <w:b/>
        </w:rPr>
        <w:t xml:space="preserve">Figure </w:t>
      </w:r>
      <w:r w:rsidR="006C6F43">
        <w:rPr>
          <w:b/>
        </w:rPr>
        <w:t>1</w:t>
      </w:r>
      <w:r>
        <w:rPr>
          <w:b/>
        </w:rPr>
        <w:t xml:space="preserve">. </w:t>
      </w:r>
      <w:commentRangeEnd w:id="45"/>
      <w:r w:rsidR="00456F9A">
        <w:rPr>
          <w:rStyle w:val="CommentReference"/>
        </w:rPr>
        <w:commentReference w:id="45"/>
      </w:r>
      <w:r w:rsidR="000D0396" w:rsidRPr="005835B5">
        <w:rPr>
          <w:bCs/>
        </w:rPr>
        <w:t>Scales of study and site locations</w:t>
      </w:r>
      <w:r w:rsidR="000D0396" w:rsidRPr="000D0396">
        <w:t xml:space="preserve"> </w:t>
      </w:r>
      <w:r w:rsidR="000D0396">
        <w:t>in Barkley Sound, B</w:t>
      </w:r>
      <w:r w:rsidR="00EC105C">
        <w:t xml:space="preserve">ritish </w:t>
      </w:r>
      <w:r w:rsidR="000D0396">
        <w:t>C</w:t>
      </w:r>
      <w:r w:rsidR="00EC105C">
        <w:t>olumbia, Canada</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commentRangeStart w:id="46"/>
      <w:r>
        <w:rPr>
          <w:b/>
        </w:rPr>
        <w:t xml:space="preserve">Figure </w:t>
      </w:r>
      <w:commentRangeEnd w:id="46"/>
      <w:r w:rsidR="00EC105C">
        <w:rPr>
          <w:rStyle w:val="CommentReference"/>
        </w:rPr>
        <w:commentReference w:id="46"/>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4173B45E" w:rsidR="0095043F" w:rsidRDefault="00E626B9" w:rsidP="00C05A5A">
      <w:r>
        <w:rPr>
          <w:noProof/>
        </w:rPr>
        <w:lastRenderedPageBreak/>
        <w:drawing>
          <wp:inline distT="0" distB="0" distL="0" distR="0" wp14:anchorId="0EDB5783" wp14:editId="7F0EED8B">
            <wp:extent cx="5943600" cy="5943600"/>
            <wp:effectExtent l="0" t="0" r="0" b="0"/>
            <wp:docPr id="2095117199"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117199" name="Picture 2" descr="A screenshot of a graph&#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commentRangeStart w:id="47"/>
      <w:r w:rsidR="00C826A7">
        <w:t xml:space="preserve">surrounded </w:t>
      </w:r>
      <w:commentRangeEnd w:id="47"/>
      <w:r w:rsidR="00EC105C">
        <w:rPr>
          <w:rStyle w:val="CommentReference"/>
        </w:rPr>
        <w:commentReference w:id="47"/>
      </w:r>
      <w:r w:rsidR="00C826A7">
        <w:t xml:space="preserve">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32DAA39F"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 xml:space="preserve">medium,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08C3D9BD" w:rsidR="005166D6" w:rsidRDefault="002E5563" w:rsidP="00E81946">
      <w:pPr>
        <w:rPr>
          <w:b/>
        </w:rPr>
      </w:pPr>
      <w:r>
        <w:rPr>
          <w:b/>
          <w:noProof/>
        </w:rPr>
        <w:drawing>
          <wp:inline distT="0" distB="0" distL="0" distR="0" wp14:anchorId="2AEBEAE9" wp14:editId="532FB504">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6"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2861E9FF"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w:t>
      </w:r>
      <w:r w:rsidR="003C2B32">
        <w:t>R</w:t>
      </w:r>
      <w:r w:rsidR="0064532D">
        <w:t xml:space="preserve">ocky reef sites sampled using Reef Life Survey methods, </w:t>
      </w:r>
      <w:r w:rsidR="003C2B32">
        <w:t xml:space="preserve">with </w:t>
      </w:r>
      <w:r w:rsidR="0064532D">
        <w:t xml:space="preserve">the </w:t>
      </w:r>
      <w:r w:rsidR="003C2B32">
        <w:t>associated coordinates and</w:t>
      </w:r>
      <w:r w:rsidR="0064532D">
        <w:t xml:space="preserv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proofErr w:type="spellStart"/>
            <w:r w:rsidRPr="00405356">
              <w:rPr>
                <w:color w:val="000000"/>
              </w:rPr>
              <w:t>Hosie</w:t>
            </w:r>
            <w:proofErr w:type="spellEnd"/>
            <w:r w:rsidRPr="00405356">
              <w:rPr>
                <w:color w:val="000000"/>
              </w:rPr>
              <w:t xml:space="preserv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7BF8D263" w:rsidR="004D42BB" w:rsidRDefault="00F2075E" w:rsidP="00F122DB">
      <w:r>
        <w:rPr>
          <w:b/>
        </w:rPr>
        <w:lastRenderedPageBreak/>
        <w:t xml:space="preserve">Supplemental </w:t>
      </w:r>
      <w:r w:rsidR="0053139F" w:rsidRPr="00E83D6E">
        <w:rPr>
          <w:b/>
        </w:rPr>
        <w:t>Table 2.</w:t>
      </w:r>
      <w:r w:rsidR="0053139F">
        <w:t xml:space="preserve"> </w:t>
      </w:r>
      <w:r w:rsidR="003C2B32">
        <w:t>K</w:t>
      </w:r>
      <w:r w:rsidR="00250785">
        <w:t xml:space="preserve">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 xml:space="preserve">North </w:t>
            </w:r>
            <w:proofErr w:type="spellStart"/>
            <w:r w:rsidRPr="004D42BB">
              <w:rPr>
                <w:color w:val="000000"/>
              </w:rPr>
              <w:t>Helby</w:t>
            </w:r>
            <w:proofErr w:type="spellEnd"/>
            <w:r w:rsidRPr="004D42BB">
              <w:rPr>
                <w:color w:val="000000"/>
              </w:rPr>
              <w:t xml:space="preserve">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(e</w:t>
      </w:r>
      <w:r w:rsidR="0067279B">
        <w:t>.</w:t>
      </w:r>
      <w:r>
        <w:t xml:space="preserve">g. hermit crabs, snails). When weight information was unavailable for a species, we used estimates from the closest relative or most similarly sized species available. </w:t>
      </w:r>
      <w:r w:rsidRPr="00E763F3">
        <w:t xml:space="preserve">For </w:t>
      </w:r>
      <w:r>
        <w:t xml:space="preserve">the three species we measured </w:t>
      </w:r>
      <w:r w:rsidRPr="00B42CBE">
        <w:rPr>
          <w:iCs/>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48"/>
      <w:r w:rsidRPr="00623DD8">
        <w:t>highest R</w:t>
      </w:r>
      <w:r w:rsidRPr="00623DD8">
        <w:rPr>
          <w:vertAlign w:val="superscript"/>
        </w:rPr>
        <w:t>2</w:t>
      </w:r>
      <w:r w:rsidRPr="00623DD8">
        <w:t xml:space="preserve"> values</w:t>
      </w:r>
      <w:commentRangeEnd w:id="48"/>
      <w:r w:rsidR="00F10A37">
        <w:rPr>
          <w:rStyle w:val="CommentReference"/>
        </w:rPr>
        <w:commentReference w:id="48"/>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w:t>
      </w:r>
      <w:proofErr w:type="spellStart"/>
      <w:r>
        <w:t>our</w:t>
      </w:r>
      <w:proofErr w:type="spellEnd"/>
      <w:r>
        <w:t xml:space="preserve">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49"/>
      <w:commentRangeStart w:id="50"/>
      <w:r w:rsidRPr="00263F14">
        <w:rPr>
          <w:b/>
        </w:rPr>
        <w:lastRenderedPageBreak/>
        <w:t>References</w:t>
      </w:r>
      <w:commentRangeEnd w:id="49"/>
      <w:r w:rsidR="00081881">
        <w:rPr>
          <w:rStyle w:val="CommentReference"/>
        </w:rPr>
        <w:commentReference w:id="49"/>
      </w:r>
      <w:commentRangeEnd w:id="50"/>
      <w:r w:rsidR="00B307D5">
        <w:rPr>
          <w:rStyle w:val="CommentReference"/>
        </w:rPr>
        <w:commentReference w:id="50"/>
      </w:r>
    </w:p>
    <w:p w14:paraId="468ECC54" w14:textId="77777777" w:rsidR="00ED22B3" w:rsidRPr="00ED22B3" w:rsidRDefault="00EC101B" w:rsidP="00ED22B3">
      <w:pPr>
        <w:pStyle w:val="Bibliography"/>
        <w:rPr>
          <w:lang w:val="en-US"/>
        </w:rPr>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ED22B3" w:rsidRPr="00ED22B3">
        <w:rPr>
          <w:lang w:val="en-US"/>
        </w:rPr>
        <w:t>Allgeier, J.E., Andskog, M.A., Hensel, E., Appaldo, R., Layman, C., Kemp, D.W., 2020. Rewiring coral: Anthropogenic nutrients shift diverse coral–symbiont nutrient and carbon interactions toward symbiotic algal dominance. Glob Change Biol 26, 5588–5601. https://doi.org/10.1111/gcb.15230</w:t>
      </w:r>
    </w:p>
    <w:p w14:paraId="6F419F16" w14:textId="77777777" w:rsidR="00ED22B3" w:rsidRPr="00ED22B3" w:rsidRDefault="00ED22B3" w:rsidP="00ED22B3">
      <w:pPr>
        <w:pStyle w:val="Bibliography"/>
        <w:rPr>
          <w:lang w:val="en-US"/>
        </w:rPr>
      </w:pPr>
      <w:r w:rsidRPr="00ED22B3">
        <w:rPr>
          <w:lang w:val="en-US"/>
        </w:rPr>
        <w:t>Allgeier, J.E., Burkepile, D.E., Layman, C.A., 2017. Animal pee in the sea: consumer-mediated nutrient dynamics in the world’s changing oceans. Glob Change Biol 23, 2166–2178. https://doi.org/10.1111/gcb.13625</w:t>
      </w:r>
    </w:p>
    <w:p w14:paraId="4380F066" w14:textId="77777777" w:rsidR="00ED22B3" w:rsidRPr="00ED22B3" w:rsidRDefault="00ED22B3" w:rsidP="00ED22B3">
      <w:pPr>
        <w:pStyle w:val="Bibliography"/>
        <w:rPr>
          <w:lang w:val="en-US"/>
        </w:rPr>
      </w:pPr>
      <w:r w:rsidRPr="00ED22B3">
        <w:rPr>
          <w:lang w:val="en-US"/>
        </w:rPr>
        <w:t>Allgeier, J.E., Yeager, L.A., Layman, C.A., 2013. Consumers regulate nutrient limitation regimes and primary production in seagrass ecosystems. Ecology 94, 521–529. https://doi.org/10.1890/12-1122.1</w:t>
      </w:r>
    </w:p>
    <w:p w14:paraId="449357FD" w14:textId="77777777" w:rsidR="00ED22B3" w:rsidRPr="00ED22B3" w:rsidRDefault="00ED22B3" w:rsidP="00ED22B3">
      <w:pPr>
        <w:pStyle w:val="Bibliography"/>
        <w:rPr>
          <w:lang w:val="en-US"/>
        </w:rPr>
      </w:pPr>
      <w:r w:rsidRPr="00ED22B3">
        <w:rPr>
          <w:lang w:val="en-US"/>
        </w:rPr>
        <w:t>Aquilino, K.M., Bracken, M.E.S., Faubel, M.N., Stachowicz, J.J., 2009. Local-scale nutrient regeneration facilitates seaweed growth on wave-exposed rocky shores in an upwelling system. Limnol Oceanogr 54, 309–317. https://doi.org/10.4319/lo.2009.54.1.0309</w:t>
      </w:r>
    </w:p>
    <w:p w14:paraId="63A36411" w14:textId="77777777" w:rsidR="00ED22B3" w:rsidRPr="00ED22B3" w:rsidRDefault="00ED22B3" w:rsidP="00ED22B3">
      <w:pPr>
        <w:pStyle w:val="Bibliography"/>
        <w:rPr>
          <w:lang w:val="en-US"/>
        </w:rPr>
      </w:pPr>
      <w:r w:rsidRPr="00ED22B3">
        <w:rPr>
          <w:lang w:val="en-US"/>
        </w:rPr>
        <w:t>Archambault, P., Bourget, E., 1996. Scales of coastal heterogeneity and benthic intertidal species richness, diversity and abundance. Mar. Ecol. Prog. Ser. 136, 111–121. https://doi.org/10.3354/meps136111</w:t>
      </w:r>
    </w:p>
    <w:p w14:paraId="0E42D43E" w14:textId="77777777" w:rsidR="00ED22B3" w:rsidRPr="00ED22B3" w:rsidRDefault="00ED22B3" w:rsidP="00ED22B3">
      <w:pPr>
        <w:pStyle w:val="Bibliography"/>
        <w:rPr>
          <w:lang w:val="en-US"/>
        </w:rPr>
      </w:pPr>
      <w:r w:rsidRPr="00ED22B3">
        <w:rPr>
          <w:lang w:val="en-US"/>
        </w:rPr>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4D50FDD" w14:textId="77777777" w:rsidR="00ED22B3" w:rsidRPr="00ED22B3" w:rsidRDefault="00ED22B3" w:rsidP="00ED22B3">
      <w:pPr>
        <w:pStyle w:val="Bibliography"/>
        <w:rPr>
          <w:lang w:val="en-US"/>
        </w:rPr>
      </w:pPr>
      <w:r w:rsidRPr="00ED22B3">
        <w:rPr>
          <w:lang w:val="en-US"/>
        </w:rPr>
        <w:t>Arzul, G., 2001. Effect of marine animal excretions on differential growth of phytoplankton species. ICES Journal of Marine Science 58, 386–390. https://doi.org/10.1006/jmsc.2000.1038</w:t>
      </w:r>
    </w:p>
    <w:p w14:paraId="6CCE53BF" w14:textId="77777777" w:rsidR="00ED22B3" w:rsidRPr="00ED22B3" w:rsidRDefault="00ED22B3" w:rsidP="00ED22B3">
      <w:pPr>
        <w:pStyle w:val="Bibliography"/>
        <w:rPr>
          <w:lang w:val="en-US"/>
        </w:rPr>
      </w:pPr>
      <w:r w:rsidRPr="00ED22B3">
        <w:rPr>
          <w:lang w:val="en-US"/>
        </w:rPr>
        <w:t>Attridge, C.M., Cox, K.D., Maher, B., Gross, S., Lim, E.G., Kattler, K.R., Côté, I.M., 2024. Studying Kelp Forests of Today to Forecast Ecosystems of the Future. Fisheries 49, 181–187. https://doi.org/10.1002/fsh.11065</w:t>
      </w:r>
    </w:p>
    <w:p w14:paraId="426FA4A6" w14:textId="77777777" w:rsidR="00ED22B3" w:rsidRPr="00ED22B3" w:rsidRDefault="00ED22B3" w:rsidP="00ED22B3">
      <w:pPr>
        <w:pStyle w:val="Bibliography"/>
        <w:rPr>
          <w:lang w:val="en-US"/>
        </w:rPr>
      </w:pPr>
      <w:r w:rsidRPr="00ED22B3">
        <w:rPr>
          <w:lang w:val="en-US"/>
        </w:rPr>
        <w:t>Benkwitt, C.E., Wilson, S.K., Graham, N.A.J., 2019. Seabird nutrient subsidies alter patterns of algal abundance and fish biomass on coral reefs following a bleaching event. Glob Change Biol 25, 2619–2632. https://doi.org/10.1111/gcb.14643</w:t>
      </w:r>
    </w:p>
    <w:p w14:paraId="500C3B1C" w14:textId="77777777" w:rsidR="00ED22B3" w:rsidRPr="00ED22B3" w:rsidRDefault="00ED22B3" w:rsidP="00ED22B3">
      <w:pPr>
        <w:pStyle w:val="Bibliography"/>
        <w:rPr>
          <w:lang w:val="en-US"/>
        </w:rPr>
      </w:pPr>
      <w:r w:rsidRPr="00ED22B3">
        <w:rPr>
          <w:lang w:val="en-US"/>
        </w:rPr>
        <w:t>Bracken, M.E.S., 2004. Invertebrate-mediated nutrient loading increases growth of an intertidal macroalga. J Phycol 40, 1032–1041. https://doi.org/10.1111/j.1529-8817.2004.03106.x</w:t>
      </w:r>
    </w:p>
    <w:p w14:paraId="004493F7" w14:textId="77777777" w:rsidR="00ED22B3" w:rsidRPr="00ED22B3" w:rsidRDefault="00ED22B3" w:rsidP="00ED22B3">
      <w:pPr>
        <w:pStyle w:val="Bibliography"/>
        <w:rPr>
          <w:lang w:val="en-US"/>
        </w:rPr>
      </w:pPr>
      <w:r w:rsidRPr="00ED22B3">
        <w:rPr>
          <w:lang w:val="en-US"/>
        </w:rPr>
        <w:t>Bray, R.N., Miller, A.C., Johnson, S., Krause, P.R., Robertson, D.L., Westcott, A.M., 1988. Ammonium excretion by macroinvertebrates and fishes on a subtidal rocky reef in southern California. Marine Biology 100, 21–30. https://doi.org/10.1007/BF00392951</w:t>
      </w:r>
    </w:p>
    <w:p w14:paraId="61ED28B2" w14:textId="77777777" w:rsidR="00ED22B3" w:rsidRPr="00ED22B3" w:rsidRDefault="00ED22B3" w:rsidP="00ED22B3">
      <w:pPr>
        <w:pStyle w:val="Bibliography"/>
        <w:rPr>
          <w:lang w:val="en-US"/>
        </w:rPr>
      </w:pPr>
      <w:r w:rsidRPr="00ED22B3">
        <w:rPr>
          <w:lang w:val="en-US"/>
        </w:rPr>
        <w:t>Broitman, B.R., Navarrete, S.A., Smith, F., Gaines, S.D., 2001. Geographic variation of southeastern Pacific intertidal communities. Marine Ecology Progress Series 224, 21–34. https://doi.org/10.3354/meps224021</w:t>
      </w:r>
    </w:p>
    <w:p w14:paraId="623F16D2" w14:textId="77777777" w:rsidR="00ED22B3" w:rsidRPr="00ED22B3" w:rsidRDefault="00ED22B3" w:rsidP="00ED22B3">
      <w:pPr>
        <w:pStyle w:val="Bibliography"/>
        <w:rPr>
          <w:lang w:val="en-US"/>
        </w:rPr>
      </w:pPr>
      <w:r w:rsidRPr="00ED22B3">
        <w:rPr>
          <w:lang w:val="en-US"/>
        </w:rPr>
        <w:t>Brooks, M.E., Kristensen, K., van Benthem, K.J., Magnusson, A., Berg, C.W., Nielsen, A., Skaug, H.J., Mächler, M., Bolker, B.M., 2017. glmmTMB balances speed and flexibility among packages for zero-inflated generalized linear mixed modeling. The R Journal 9, 378. https://doi.org/10.32614/RJ-2017-066</w:t>
      </w:r>
    </w:p>
    <w:p w14:paraId="295B5C91" w14:textId="77777777" w:rsidR="00ED22B3" w:rsidRPr="00ED22B3" w:rsidRDefault="00ED22B3" w:rsidP="00ED22B3">
      <w:pPr>
        <w:pStyle w:val="Bibliography"/>
        <w:rPr>
          <w:lang w:val="en-US"/>
        </w:rPr>
      </w:pPr>
      <w:r w:rsidRPr="00ED22B3">
        <w:rPr>
          <w:lang w:val="en-US"/>
        </w:rPr>
        <w:t xml:space="preserve">Brzezinksi, M., Reed, D., Harrer, S., Rassweiler, A., Melack, J., Goodridge, B., Dugan, J., 2013. Multiple sources and forms of nitrogen sustain year-round kelp growth on the inner </w:t>
      </w:r>
      <w:r w:rsidRPr="00ED22B3">
        <w:rPr>
          <w:lang w:val="en-US"/>
        </w:rPr>
        <w:lastRenderedPageBreak/>
        <w:t>continental shelf of the Santa Barbara Channel. Oceanog 26, 114–123. https://doi.org/10.5670/oceanog.2013.53</w:t>
      </w:r>
    </w:p>
    <w:p w14:paraId="30FAFE31" w14:textId="77777777" w:rsidR="00ED22B3" w:rsidRPr="00ED22B3" w:rsidRDefault="00ED22B3" w:rsidP="00ED22B3">
      <w:pPr>
        <w:pStyle w:val="Bibliography"/>
        <w:rPr>
          <w:lang w:val="en-US"/>
        </w:rPr>
      </w:pPr>
      <w:r w:rsidRPr="00ED22B3">
        <w:rPr>
          <w:lang w:val="en-US"/>
        </w:rPr>
        <w:t>Cedeno, T.H., Brzezinski, M.A., Miller, R.J., Reed, D.C., 2021. An evaluation of surge uptake capability in the giant kelp (Macrocystis pyrifera) in response to pulses of three different forms of nitrogen. Mar Biol 168, 166. https://doi.org/10.1007/s00227-021-03975-z</w:t>
      </w:r>
    </w:p>
    <w:p w14:paraId="27F67DA3" w14:textId="77777777" w:rsidR="00ED22B3" w:rsidRPr="00ED22B3" w:rsidRDefault="00ED22B3" w:rsidP="00ED22B3">
      <w:pPr>
        <w:pStyle w:val="Bibliography"/>
        <w:rPr>
          <w:lang w:val="en-US"/>
        </w:rPr>
      </w:pPr>
      <w:r w:rsidRPr="00ED22B3">
        <w:rPr>
          <w:lang w:val="en-US"/>
        </w:rPr>
        <w:t>Dayton, P.K., Tegner, M.J., Edwards, P.B., Riser, K.L., 1999. Temporal and Spatial Scales of Kelp Demography: The Role of Oceanographic Climate. Ecological Monographs 69, 219–250. https://doi.org/10.1890/0012-9615(1999)069[0219:TASSOK]2.0.CO;2</w:t>
      </w:r>
    </w:p>
    <w:p w14:paraId="363E95E8" w14:textId="77777777" w:rsidR="00ED22B3" w:rsidRPr="00ED22B3" w:rsidRDefault="00ED22B3" w:rsidP="00ED22B3">
      <w:pPr>
        <w:pStyle w:val="Bibliography"/>
        <w:rPr>
          <w:lang w:val="en-US"/>
        </w:rPr>
      </w:pPr>
      <w:r w:rsidRPr="00ED22B3">
        <w:rPr>
          <w:lang w:val="en-US"/>
        </w:rPr>
        <w:t>Doughty, C.E., Roman, J., Faurby, S., Wolf, A., Haque, A., Bakker, E.S., Malhi, Y., Dunning, J.B., Svenning, J.-C., 2016. Global nutrient transport in a world of giants. Proceedings of the National Academy of Sciences 113, 868–873. https://doi.org/10.1073/pnas.1502549112</w:t>
      </w:r>
    </w:p>
    <w:p w14:paraId="1A09A7E5" w14:textId="77777777" w:rsidR="00ED22B3" w:rsidRPr="00ED22B3" w:rsidRDefault="00ED22B3" w:rsidP="00ED22B3">
      <w:pPr>
        <w:pStyle w:val="Bibliography"/>
        <w:rPr>
          <w:lang w:val="en-US"/>
        </w:rPr>
      </w:pPr>
      <w:r w:rsidRPr="00ED22B3">
        <w:rPr>
          <w:lang w:val="en-US"/>
        </w:rPr>
        <w:t>Druehl, L.D., Harrison, P.J., Lloyd, K.E., Thompson, P.A., 1989. Phenotypic variation in N uptake by Laminaria groenlandica Rosenvinge (Laminariales, Phaeophyta). Journal of Experimental Marine Biology and Ecology 127, 155–164. https://doi.org/10.1016/0022-0981(89)90181-0</w:t>
      </w:r>
    </w:p>
    <w:p w14:paraId="7F7AC205" w14:textId="77777777" w:rsidR="00ED22B3" w:rsidRPr="00ED22B3" w:rsidRDefault="00ED22B3" w:rsidP="00ED22B3">
      <w:pPr>
        <w:pStyle w:val="Bibliography"/>
        <w:rPr>
          <w:lang w:val="en-US"/>
        </w:rPr>
      </w:pPr>
      <w:r w:rsidRPr="00ED22B3">
        <w:rPr>
          <w:lang w:val="en-US"/>
        </w:rPr>
        <w:t>Edgar, G., Stuart-Smith, R., 2009. Ecological effects of marine protected areas on rocky reef communities—a continental-scale analysis. Mar. Ecol. Prog. Ser. 388, 51–62. https://doi.org/10.3354/meps08149</w:t>
      </w:r>
    </w:p>
    <w:p w14:paraId="2372451C" w14:textId="77777777" w:rsidR="00ED22B3" w:rsidRPr="00ED22B3" w:rsidRDefault="00ED22B3" w:rsidP="00ED22B3">
      <w:pPr>
        <w:pStyle w:val="Bibliography"/>
        <w:rPr>
          <w:lang w:val="en-US"/>
        </w:rPr>
      </w:pPr>
      <w:r w:rsidRPr="00ED22B3">
        <w:rPr>
          <w:lang w:val="en-US"/>
        </w:rPr>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71D2106C" w14:textId="77777777" w:rsidR="00ED22B3" w:rsidRPr="00ED22B3" w:rsidRDefault="00ED22B3" w:rsidP="00ED22B3">
      <w:pPr>
        <w:pStyle w:val="Bibliography"/>
        <w:rPr>
          <w:lang w:val="en-US"/>
        </w:rPr>
      </w:pPr>
      <w:r w:rsidRPr="00ED22B3">
        <w:rPr>
          <w:lang w:val="en-US"/>
        </w:rPr>
        <w:t>Francis, F.T., Côté, I.M., 2018. Fish movement drives spatial and temporal patterns of nutrient provisioning on coral reef patches. Ecosphere 9, e02225. https://doi.org/10.1002/ecs2.2225</w:t>
      </w:r>
    </w:p>
    <w:p w14:paraId="22CCE37E" w14:textId="77777777" w:rsidR="00ED22B3" w:rsidRPr="00ED22B3" w:rsidRDefault="00ED22B3" w:rsidP="00ED22B3">
      <w:pPr>
        <w:pStyle w:val="Bibliography"/>
        <w:rPr>
          <w:lang w:val="en-US"/>
        </w:rPr>
      </w:pPr>
      <w:r w:rsidRPr="00ED22B3">
        <w:rPr>
          <w:lang w:val="en-US"/>
        </w:rPr>
        <w:t>Froese, R., Thorson, J.T., Reyes Jr, R.B., 2014. A Bayesian approach for estimating length-weight relationships in fishes. Journal of Applied Ichthyology 30, 78–85. https://doi.org/10.1111/jai.12299</w:t>
      </w:r>
    </w:p>
    <w:p w14:paraId="29400D99" w14:textId="77777777" w:rsidR="00ED22B3" w:rsidRPr="00ED22B3" w:rsidRDefault="00ED22B3" w:rsidP="00ED22B3">
      <w:pPr>
        <w:pStyle w:val="Bibliography"/>
        <w:rPr>
          <w:lang w:val="en-US"/>
        </w:rPr>
      </w:pPr>
      <w:r w:rsidRPr="00ED22B3">
        <w:rPr>
          <w:lang w:val="en-US"/>
        </w:rPr>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19568299" w14:textId="77777777" w:rsidR="00ED22B3" w:rsidRPr="00ED22B3" w:rsidRDefault="00ED22B3" w:rsidP="00ED22B3">
      <w:pPr>
        <w:pStyle w:val="Bibliography"/>
        <w:rPr>
          <w:lang w:val="en-US"/>
        </w:rPr>
      </w:pPr>
      <w:r w:rsidRPr="00ED22B3">
        <w:rPr>
          <w:lang w:val="en-US"/>
        </w:rPr>
        <w:t>Graham, M.H., 2004. Effects of Local Deforestation on the Diversity and Structure of Southern California Giant Kelp Forest Food Webs. Ecosystems 7, 341–357. https://doi.org/10.1007/s10021-003-0245-6</w:t>
      </w:r>
    </w:p>
    <w:p w14:paraId="26DCDD28" w14:textId="77777777" w:rsidR="00ED22B3" w:rsidRPr="00ED22B3" w:rsidRDefault="00ED22B3" w:rsidP="00ED22B3">
      <w:pPr>
        <w:pStyle w:val="Bibliography"/>
        <w:rPr>
          <w:lang w:val="en-US"/>
        </w:rPr>
      </w:pPr>
      <w:r w:rsidRPr="00ED22B3">
        <w:rPr>
          <w:lang w:val="en-US"/>
        </w:rPr>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021D1C81" w14:textId="77777777" w:rsidR="00ED22B3" w:rsidRPr="00ED22B3" w:rsidRDefault="00ED22B3" w:rsidP="00ED22B3">
      <w:pPr>
        <w:pStyle w:val="Bibliography"/>
        <w:rPr>
          <w:lang w:val="en-US"/>
        </w:rPr>
      </w:pPr>
      <w:r w:rsidRPr="00ED22B3">
        <w:rPr>
          <w:lang w:val="en-US"/>
        </w:rPr>
        <w:lastRenderedPageBreak/>
        <w:t>Hartig, F., 2022. DHARMa: Residual Diagnostics for Hierarchical (Multi-Level / Mixed) Regression Models. R package version 0.4.6.</w:t>
      </w:r>
    </w:p>
    <w:p w14:paraId="31DB3397" w14:textId="77777777" w:rsidR="00ED22B3" w:rsidRPr="00ED22B3" w:rsidRDefault="00ED22B3" w:rsidP="00ED22B3">
      <w:pPr>
        <w:pStyle w:val="Bibliography"/>
        <w:rPr>
          <w:lang w:val="en-US"/>
        </w:rPr>
      </w:pPr>
      <w:r w:rsidRPr="00ED22B3">
        <w:rPr>
          <w:lang w:val="en-US"/>
        </w:rPr>
        <w:t>Hernández-Carmona, G., Robledo, D., Serviere-Zaragoza, E., 2001. Effect of Nutrient Availability on Macrocystis pyrifera Recruitment and Survival near Its Southern Limit off Baja California 44, 221–229. https://doi.org/10.1515/BOT.2001.029</w:t>
      </w:r>
    </w:p>
    <w:p w14:paraId="41570093" w14:textId="77777777" w:rsidR="00ED22B3" w:rsidRPr="00ED22B3" w:rsidRDefault="00ED22B3" w:rsidP="00ED22B3">
      <w:pPr>
        <w:pStyle w:val="Bibliography"/>
        <w:rPr>
          <w:lang w:val="en-US"/>
        </w:rPr>
      </w:pPr>
      <w:r w:rsidRPr="00ED22B3">
        <w:rPr>
          <w:lang w:val="en-US"/>
        </w:rPr>
        <w:t>Holbrook, S.J., Brooks, A.J., Schmitt, R.J., Stewart, H.L., 2008. Effects of sheltering fish on growth of their host corals. Mar Biol 155, 521–530. https://doi.org/10.1007/s00227-008-1051-7</w:t>
      </w:r>
    </w:p>
    <w:p w14:paraId="41BDD447" w14:textId="77777777" w:rsidR="00ED22B3" w:rsidRPr="00ED22B3" w:rsidRDefault="00ED22B3" w:rsidP="00ED22B3">
      <w:pPr>
        <w:pStyle w:val="Bibliography"/>
        <w:rPr>
          <w:lang w:val="en-US"/>
        </w:rPr>
      </w:pPr>
      <w:r w:rsidRPr="00ED22B3">
        <w:rPr>
          <w:lang w:val="en-US"/>
        </w:rPr>
        <w:t>Holmes, R.M., Aminot, A., Kerouel, R., Hooker, B.A., Peterson, B.J., 1999. A simple and precise method for measuring ammonium in marine and freshwater ecosystems. Canadian Journal of Fisheries and Aquatic Sciences 56, 1801–1808. https://doi.org/10.1139/f99-128</w:t>
      </w:r>
    </w:p>
    <w:p w14:paraId="2A858F92" w14:textId="77777777" w:rsidR="00ED22B3" w:rsidRPr="00ED22B3" w:rsidRDefault="00ED22B3" w:rsidP="00ED22B3">
      <w:pPr>
        <w:pStyle w:val="Bibliography"/>
        <w:rPr>
          <w:lang w:val="en-US"/>
        </w:rPr>
      </w:pPr>
      <w:r w:rsidRPr="00ED22B3">
        <w:rPr>
          <w:lang w:val="en-US"/>
        </w:rPr>
        <w:t>Howard, B.R., Francis, F.T., Côté, I.M., Therriault, T.W., 2019. Habitat alteration by invasive European green crab (Carcinus maenas) causes eelgrass loss in British Columbia, Canada. Biol Invasions 21, 3607–3618. https://doi.org/10.1007/s10530-019-02072-z</w:t>
      </w:r>
    </w:p>
    <w:p w14:paraId="60E19D78" w14:textId="77777777" w:rsidR="00ED22B3" w:rsidRPr="00ED22B3" w:rsidRDefault="00ED22B3" w:rsidP="00ED22B3">
      <w:pPr>
        <w:pStyle w:val="Bibliography"/>
        <w:rPr>
          <w:lang w:val="en-US"/>
        </w:rPr>
      </w:pPr>
      <w:r w:rsidRPr="00ED22B3">
        <w:rPr>
          <w:lang w:val="en-US"/>
        </w:rPr>
        <w:t>Hurd, C.L., Durante, K.M., Harrison, P.J., 2000. Influence of bryozoan colonization on the physiology of the kelp Macrocystis integrifolia (Laminariales, Phaeophyta) from nitrogen-rich and -poor sites in Barkley Sound, British Columbia, Canada. Phycologia 39, 435–440. https://doi.org/10.2216/i0031-8884-39-5-435.1</w:t>
      </w:r>
    </w:p>
    <w:p w14:paraId="4A62DEBB" w14:textId="77777777" w:rsidR="00ED22B3" w:rsidRPr="00ED22B3" w:rsidRDefault="00ED22B3" w:rsidP="00ED22B3">
      <w:pPr>
        <w:pStyle w:val="Bibliography"/>
        <w:rPr>
          <w:lang w:val="en-US"/>
        </w:rPr>
      </w:pPr>
      <w:r w:rsidRPr="00ED22B3">
        <w:rPr>
          <w:lang w:val="en-US"/>
        </w:rPr>
        <w:t>Jackson, G.A., Winant, C.D., 1983. Effect of a kelp forest on coastal currents. Continental Shelf Research 2, 75–80. https://doi.org/10.1016/0278-4343(83)90023-7</w:t>
      </w:r>
    </w:p>
    <w:p w14:paraId="4E07997A" w14:textId="77777777" w:rsidR="00ED22B3" w:rsidRPr="00ED22B3" w:rsidRDefault="00ED22B3" w:rsidP="00ED22B3">
      <w:pPr>
        <w:pStyle w:val="Bibliography"/>
        <w:rPr>
          <w:lang w:val="en-US"/>
        </w:rPr>
      </w:pPr>
      <w:r w:rsidRPr="00ED22B3">
        <w:rPr>
          <w:lang w:val="en-US"/>
        </w:rPr>
        <w:t>Kerr, M.R., Alroy, J., 2023. Body size and abundance are decoupled from species richness in Australian marine bivalves. Frontiers of Biogeography 15. https://doi.org/10.21425/F5FBG58651</w:t>
      </w:r>
    </w:p>
    <w:p w14:paraId="1497CC98" w14:textId="77777777" w:rsidR="00ED22B3" w:rsidRPr="00ED22B3" w:rsidRDefault="00ED22B3" w:rsidP="00ED22B3">
      <w:pPr>
        <w:pStyle w:val="Bibliography"/>
        <w:rPr>
          <w:lang w:val="en-US"/>
        </w:rPr>
      </w:pPr>
      <w:r w:rsidRPr="00ED22B3">
        <w:rPr>
          <w:lang w:val="en-US"/>
        </w:rPr>
        <w:t>Layman, C.A., Allgeier, J.E., Montaña, C.G., 2016. Mechanistic evidence of enhanced production on artificial reefs: A case study in a Bahamian seagrass ecosystem. Ecol Eng 95, 574–579. https://doi.org/10.1016/j.ecoleng.2016.06.109</w:t>
      </w:r>
    </w:p>
    <w:p w14:paraId="1E908C95" w14:textId="77777777" w:rsidR="00ED22B3" w:rsidRPr="00ED22B3" w:rsidRDefault="00ED22B3" w:rsidP="00ED22B3">
      <w:pPr>
        <w:pStyle w:val="Bibliography"/>
        <w:rPr>
          <w:lang w:val="en-US"/>
        </w:rPr>
      </w:pPr>
      <w:r w:rsidRPr="00ED22B3">
        <w:rPr>
          <w:lang w:val="en-US"/>
        </w:rPr>
        <w:t>Lees, L.E., Jordan, S.N.Z., Bracken, M.E.S., 2024. Kelps may compensate for low nitrate availability by using regenerated forms of nitrogen, including urea and ammonium. Journal of Phycology 60, 768–777. https://doi.org/10.1111/jpy.13459</w:t>
      </w:r>
    </w:p>
    <w:p w14:paraId="2A6DEDCC" w14:textId="77777777" w:rsidR="00ED22B3" w:rsidRPr="00ED22B3" w:rsidRDefault="00ED22B3" w:rsidP="00ED22B3">
      <w:pPr>
        <w:pStyle w:val="Bibliography"/>
        <w:rPr>
          <w:lang w:val="en-US"/>
        </w:rPr>
      </w:pPr>
      <w:r w:rsidRPr="00ED22B3">
        <w:rPr>
          <w:lang w:val="en-US"/>
        </w:rPr>
        <w:t>Leibold, M.A., 1991. Biodiversity and nutrient enrichment in pond plankton communities. Evol. Ecol. Res 1, 73–95.</w:t>
      </w:r>
    </w:p>
    <w:p w14:paraId="56487164" w14:textId="77777777" w:rsidR="00ED22B3" w:rsidRPr="00ED22B3" w:rsidRDefault="00ED22B3" w:rsidP="00ED22B3">
      <w:pPr>
        <w:pStyle w:val="Bibliography"/>
        <w:rPr>
          <w:lang w:val="en-US"/>
        </w:rPr>
      </w:pPr>
      <w:r w:rsidRPr="00ED22B3">
        <w:rPr>
          <w:lang w:val="en-US"/>
        </w:rPr>
        <w:t>Lobban, C.S., Harrison, P.J., 1994. Seaweed Ecology and Physiology. Cambridge University Press.</w:t>
      </w:r>
    </w:p>
    <w:p w14:paraId="3432F1B4" w14:textId="77777777" w:rsidR="00ED22B3" w:rsidRPr="00ED22B3" w:rsidRDefault="00ED22B3" w:rsidP="00ED22B3">
      <w:pPr>
        <w:pStyle w:val="Bibliography"/>
        <w:rPr>
          <w:lang w:val="en-US"/>
        </w:rPr>
      </w:pPr>
      <w:r w:rsidRPr="00ED22B3">
        <w:rPr>
          <w:lang w:val="en-US"/>
        </w:rPr>
        <w:t>Lowman, H.E., Hirsch, M.E., Brzezinski, M.A., Melack, J.M., 2023. Examining the Potential of Sandy Marine Sediments Surrounding Giant Kelp Forests to Provide Recycled Nutrients for Growth. Journal of Coastal Research 39, 442–454. https://doi.org/10.2112/JCOASTRES-D-22-00035.1</w:t>
      </w:r>
    </w:p>
    <w:p w14:paraId="216F6135" w14:textId="77777777" w:rsidR="00ED22B3" w:rsidRPr="00ED22B3" w:rsidRDefault="00ED22B3" w:rsidP="00ED22B3">
      <w:pPr>
        <w:pStyle w:val="Bibliography"/>
        <w:rPr>
          <w:lang w:val="en-US"/>
        </w:rPr>
      </w:pPr>
      <w:r w:rsidRPr="00ED22B3">
        <w:rPr>
          <w:lang w:val="en-US"/>
        </w:rPr>
        <w:t>Mann, K.H., 1973. Seaweeds: Their Productivity and Strategy for Growth. Science 182, 975–981. https://doi.org/10.1126/science.182.4116.975</w:t>
      </w:r>
    </w:p>
    <w:p w14:paraId="48F0E76D" w14:textId="77777777" w:rsidR="00ED22B3" w:rsidRPr="00ED22B3" w:rsidRDefault="00ED22B3" w:rsidP="00ED22B3">
      <w:pPr>
        <w:pStyle w:val="Bibliography"/>
        <w:rPr>
          <w:lang w:val="en-US"/>
        </w:rPr>
      </w:pPr>
      <w:r w:rsidRPr="00ED22B3">
        <w:rPr>
          <w:lang w:val="en-US"/>
        </w:rPr>
        <w:t>McInturf, A.G., Pollack, L., Yang, L.H., Spiegel, O., 2019. Vectors with autonomy: what distinguishes animal-mediated nutrient transport from abiotic vectors? Biological Reviews 94, 1761–1773. https://doi.org/10.1111/brv.12525</w:t>
      </w:r>
    </w:p>
    <w:p w14:paraId="5CEB0AC6" w14:textId="77777777" w:rsidR="00ED22B3" w:rsidRPr="00ED22B3" w:rsidRDefault="00ED22B3" w:rsidP="00ED22B3">
      <w:pPr>
        <w:pStyle w:val="Bibliography"/>
        <w:rPr>
          <w:lang w:val="en-US"/>
        </w:rPr>
      </w:pPr>
      <w:r w:rsidRPr="00ED22B3">
        <w:rPr>
          <w:lang w:val="en-US"/>
        </w:rPr>
        <w:t>Mellin, C., Bradshaw, C.J.A., Meekan, M.G., Caley, M.J., 2010. Environmental and spatial predictors of species richness and abundance in coral reef fishes. Global Ecology and Biogeography 19, 212–222. https://doi.org/10.1111/j.1466-8238.2009.00513.x</w:t>
      </w:r>
    </w:p>
    <w:p w14:paraId="40094764" w14:textId="77777777" w:rsidR="00ED22B3" w:rsidRPr="00ED22B3" w:rsidRDefault="00ED22B3" w:rsidP="00ED22B3">
      <w:pPr>
        <w:pStyle w:val="Bibliography"/>
        <w:rPr>
          <w:lang w:val="en-US"/>
        </w:rPr>
      </w:pPr>
      <w:r w:rsidRPr="00ED22B3">
        <w:rPr>
          <w:lang w:val="en-US"/>
        </w:rPr>
        <w:lastRenderedPageBreak/>
        <w:t>Menge, B.A., 1992. Community Regulation: Under What Conditions Are Bottom-Up Factors Important on Rocky Shores? Ecology 73, 755–765. https://doi.org/10.2307/1940155</w:t>
      </w:r>
    </w:p>
    <w:p w14:paraId="3F048BAA" w14:textId="77777777" w:rsidR="00ED22B3" w:rsidRPr="00ED22B3" w:rsidRDefault="00ED22B3" w:rsidP="00ED22B3">
      <w:pPr>
        <w:pStyle w:val="Bibliography"/>
        <w:rPr>
          <w:lang w:val="en-US"/>
        </w:rPr>
      </w:pPr>
      <w:r w:rsidRPr="00ED22B3">
        <w:rPr>
          <w:lang w:val="en-US"/>
        </w:rPr>
        <w:t>Menge, B.A., Daley, B.A., Wheeler, P.A., Dahlhoff, E., Sanford, E., Strub, P.T., 1997. Benthic–pelagic links and rocky intertidal communities: Bottom-up effects on top-down control? Proceedings of the National Academy of Sciences 94, 14530–14535. https://doi.org/10.1073/pnas.94.26.14530</w:t>
      </w:r>
    </w:p>
    <w:p w14:paraId="2C6EC569" w14:textId="77777777" w:rsidR="00ED22B3" w:rsidRPr="00ED22B3" w:rsidRDefault="00ED22B3" w:rsidP="00ED22B3">
      <w:pPr>
        <w:pStyle w:val="Bibliography"/>
        <w:rPr>
          <w:lang w:val="en-US"/>
        </w:rPr>
      </w:pPr>
      <w:r w:rsidRPr="00ED22B3">
        <w:rPr>
          <w:lang w:val="en-US"/>
        </w:rPr>
        <w:t>Meyer, J.L., Schultz, E.T., 1985. Migrating haemulid fishes as a source of nutrients and organic matter on coral reefs. Limnol Oceanogr 30, 146–156.</w:t>
      </w:r>
    </w:p>
    <w:p w14:paraId="30982004" w14:textId="77777777" w:rsidR="00ED22B3" w:rsidRPr="00ED22B3" w:rsidRDefault="00ED22B3" w:rsidP="00ED22B3">
      <w:pPr>
        <w:pStyle w:val="Bibliography"/>
        <w:rPr>
          <w:lang w:val="en-US"/>
        </w:rPr>
      </w:pPr>
      <w:r w:rsidRPr="00ED22B3">
        <w:rPr>
          <w:lang w:val="en-US"/>
        </w:rPr>
        <w:t>Meyer, J.L., Schultz, E.T., Helfman, G.S., 1983. Fish schools: An asset to corals. Science 220, 1047–1049. https://doi.org/10.1126/science.220.4601.1047</w:t>
      </w:r>
    </w:p>
    <w:p w14:paraId="57110F3F" w14:textId="77777777" w:rsidR="00ED22B3" w:rsidRPr="00ED22B3" w:rsidRDefault="00ED22B3" w:rsidP="00ED22B3">
      <w:pPr>
        <w:pStyle w:val="Bibliography"/>
        <w:rPr>
          <w:lang w:val="en-US"/>
        </w:rPr>
      </w:pPr>
      <w:r w:rsidRPr="00ED22B3">
        <w:rPr>
          <w:lang w:val="en-US"/>
        </w:rPr>
        <w:t>Miller, R.J., Lafferty, K.D., Lamy, T., Kui, L., Rassweiler, A., Reed, D.C., 2018. Giant kelp, Macrocystis pyrifera, increases faunal diversity through physical engineering. Proceedings of the Royal Society B: Biological Sciences 285, 20172571. https://doi.org/10.1098/rspb.2017.2571</w:t>
      </w:r>
    </w:p>
    <w:p w14:paraId="4482BCE7" w14:textId="77777777" w:rsidR="00ED22B3" w:rsidRPr="00ED22B3" w:rsidRDefault="00ED22B3" w:rsidP="00ED22B3">
      <w:pPr>
        <w:pStyle w:val="Bibliography"/>
        <w:rPr>
          <w:lang w:val="en-US"/>
        </w:rPr>
      </w:pPr>
      <w:r w:rsidRPr="00ED22B3">
        <w:rPr>
          <w:lang w:val="en-US"/>
        </w:rPr>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6695BBAA" w14:textId="77777777" w:rsidR="00ED22B3" w:rsidRPr="00ED22B3" w:rsidRDefault="00ED22B3" w:rsidP="00ED22B3">
      <w:pPr>
        <w:pStyle w:val="Bibliography"/>
        <w:rPr>
          <w:lang w:val="en-US"/>
        </w:rPr>
      </w:pPr>
      <w:r w:rsidRPr="00ED22B3">
        <w:rPr>
          <w:lang w:val="en-US"/>
        </w:rPr>
        <w:t>Murie, K.A., Bourdeau, P.E., 2020. Fragmented kelp forest canopies retain their ability to alter local seawater chemistry. Sci Rep 10, 11939. https://doi.org/10.1038/s41598-020-68841-2</w:t>
      </w:r>
    </w:p>
    <w:p w14:paraId="194D491E" w14:textId="77777777" w:rsidR="00ED22B3" w:rsidRPr="00ED22B3" w:rsidRDefault="00ED22B3" w:rsidP="00ED22B3">
      <w:pPr>
        <w:pStyle w:val="Bibliography"/>
        <w:rPr>
          <w:lang w:val="en-US"/>
        </w:rPr>
      </w:pPr>
      <w:r w:rsidRPr="00ED22B3">
        <w:rPr>
          <w:lang w:val="en-US"/>
        </w:rPr>
        <w:t>Nielsen, K.J., Navarrete, S.A., 2004. Mesoscale regulation comes from the bottom-up: intertidal interactions between consumers and upwelling. Ecology Letters 7, 31–41. https://doi.org/10.1046/j.1461-0248.2003.00542.x</w:t>
      </w:r>
    </w:p>
    <w:p w14:paraId="44FACE01" w14:textId="77777777" w:rsidR="00ED22B3" w:rsidRPr="00ED22B3" w:rsidRDefault="00ED22B3" w:rsidP="00ED22B3">
      <w:pPr>
        <w:pStyle w:val="Bibliography"/>
        <w:rPr>
          <w:lang w:val="en-US"/>
        </w:rPr>
      </w:pPr>
      <w:r w:rsidRPr="00ED22B3">
        <w:rPr>
          <w:lang w:val="en-US"/>
        </w:rPr>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64BDC87D" w14:textId="77777777" w:rsidR="00ED22B3" w:rsidRPr="00ED22B3" w:rsidRDefault="00ED22B3" w:rsidP="00ED22B3">
      <w:pPr>
        <w:pStyle w:val="Bibliography"/>
        <w:rPr>
          <w:lang w:val="en-US"/>
        </w:rPr>
      </w:pPr>
      <w:r w:rsidRPr="00ED22B3">
        <w:rPr>
          <w:lang w:val="en-US"/>
        </w:rPr>
        <w:t>Paine, R.T., 1986. Benthic community—water column coupling during the 1982-1983 El Niño. Are community changes at high latitudes attributable to cause or coincidence?1. Limnology and Oceanography 31, 351–360. https://doi.org/10.4319/lo.1986.31.2.0351</w:t>
      </w:r>
    </w:p>
    <w:p w14:paraId="5FC1523A" w14:textId="77777777" w:rsidR="00ED22B3" w:rsidRPr="00ED22B3" w:rsidRDefault="00ED22B3" w:rsidP="00ED22B3">
      <w:pPr>
        <w:pStyle w:val="Bibliography"/>
        <w:rPr>
          <w:lang w:val="en-US"/>
        </w:rPr>
      </w:pPr>
      <w:r w:rsidRPr="00ED22B3">
        <w:rPr>
          <w:lang w:val="en-US"/>
        </w:rPr>
        <w:t>Pawlowicz, R., 2017. Seasonal cycles, hypoxia, and renewal in a coastal fjord (Barkley Sound, British Columbia). Atmosphere-Ocean 55, 264–283. https://doi.org/10.1080/07055900.2017.1374240</w:t>
      </w:r>
    </w:p>
    <w:p w14:paraId="167C6DB7" w14:textId="77777777" w:rsidR="00ED22B3" w:rsidRPr="00ED22B3" w:rsidRDefault="00ED22B3" w:rsidP="00ED22B3">
      <w:pPr>
        <w:pStyle w:val="Bibliography"/>
        <w:rPr>
          <w:lang w:val="en-US"/>
        </w:rPr>
      </w:pPr>
      <w:r w:rsidRPr="00ED22B3">
        <w:rPr>
          <w:lang w:val="en-US"/>
        </w:rPr>
        <w:t>Pfister, C.A., Altabet, M.A., Post, D., 2014. Animal regeneration and microbial retention of nitrogen along coastal rocky shores. Ecology 95, 2803–2814. https://doi.org/10.1890/13-1825.1</w:t>
      </w:r>
    </w:p>
    <w:p w14:paraId="3E89B583" w14:textId="77777777" w:rsidR="00ED22B3" w:rsidRPr="00ED22B3" w:rsidRDefault="00ED22B3" w:rsidP="00ED22B3">
      <w:pPr>
        <w:pStyle w:val="Bibliography"/>
        <w:rPr>
          <w:lang w:val="en-US"/>
        </w:rPr>
      </w:pPr>
      <w:r w:rsidRPr="00ED22B3">
        <w:rPr>
          <w:lang w:val="en-US"/>
        </w:rPr>
        <w:t>Pfister, C.A., Altabet, M.A., Weigel, B.L., 2019. Kelp beds and their local effects on seawater chemistry, productivity, and microbial communities. Ecology 100, e02798. https://doi.org/10.1002/ecy.2798</w:t>
      </w:r>
    </w:p>
    <w:p w14:paraId="440526A0" w14:textId="77777777" w:rsidR="00ED22B3" w:rsidRPr="00ED22B3" w:rsidRDefault="00ED22B3" w:rsidP="00ED22B3">
      <w:pPr>
        <w:pStyle w:val="Bibliography"/>
        <w:rPr>
          <w:lang w:val="en-US"/>
        </w:rPr>
      </w:pPr>
      <w:r w:rsidRPr="00ED22B3">
        <w:rPr>
          <w:lang w:val="en-US"/>
        </w:rPr>
        <w:lastRenderedPageBreak/>
        <w:t>Phillips, J.C., Hurd, C.L., 2004. Kinetics of nitrate, ammonium, and urea uptake by four intertidal seaweeds from New Zealand. J Phycol 40, 534–545. https://doi.org/10.1111/j.1529-8817.2004.03157.x</w:t>
      </w:r>
    </w:p>
    <w:p w14:paraId="14A79F45" w14:textId="77777777" w:rsidR="00ED22B3" w:rsidRPr="00ED22B3" w:rsidRDefault="00ED22B3" w:rsidP="00ED22B3">
      <w:pPr>
        <w:pStyle w:val="Bibliography"/>
        <w:rPr>
          <w:lang w:val="en-US"/>
        </w:rPr>
      </w:pPr>
      <w:r w:rsidRPr="00ED22B3">
        <w:rPr>
          <w:lang w:val="en-US"/>
        </w:rPr>
        <w:t>Probyn, T.A., Chapman, A.R.O., 1983. Summer growth of Chordaria flagelliformis (O.F. Muell.) C. Ag.: Physiological strategies in a nutrient stressed environment. Journal of Experimental Marine Biology and Ecology 73, 243–271. https://doi.org/10.1016/0022-0981(83)90050-3</w:t>
      </w:r>
    </w:p>
    <w:p w14:paraId="7D95D70E" w14:textId="77777777" w:rsidR="00ED22B3" w:rsidRPr="00ED22B3" w:rsidRDefault="00ED22B3" w:rsidP="00ED22B3">
      <w:pPr>
        <w:pStyle w:val="Bibliography"/>
        <w:rPr>
          <w:lang w:val="en-US"/>
        </w:rPr>
      </w:pPr>
      <w:r w:rsidRPr="00ED22B3">
        <w:rPr>
          <w:lang w:val="en-US"/>
        </w:rPr>
        <w:t>R Core Team, 2019. R: A language and environment for statistical computing.</w:t>
      </w:r>
    </w:p>
    <w:p w14:paraId="78682EBE" w14:textId="77777777" w:rsidR="00ED22B3" w:rsidRPr="00ED22B3" w:rsidRDefault="00ED22B3" w:rsidP="00ED22B3">
      <w:pPr>
        <w:pStyle w:val="Bibliography"/>
        <w:rPr>
          <w:lang w:val="en-US"/>
        </w:rPr>
      </w:pPr>
      <w:r w:rsidRPr="00ED22B3">
        <w:rPr>
          <w:lang w:val="en-US"/>
        </w:rPr>
        <w:t>Roman, J., McCarthy, J.J., 2010. The Whale Pump: Marine Mammals Enhance Primary Productivity in a Coastal Basin. PLoS ONE 5, e13255. https://doi.org/10.1371/journal.pone.0013255</w:t>
      </w:r>
    </w:p>
    <w:p w14:paraId="4FD61633" w14:textId="77777777" w:rsidR="00ED22B3" w:rsidRPr="00ED22B3" w:rsidRDefault="00ED22B3" w:rsidP="00ED22B3">
      <w:pPr>
        <w:pStyle w:val="Bibliography"/>
        <w:rPr>
          <w:lang w:val="en-US"/>
        </w:rPr>
      </w:pPr>
      <w:r w:rsidRPr="00ED22B3">
        <w:rPr>
          <w:lang w:val="en-US"/>
        </w:rPr>
        <w:t>Rosman, J.H., Koseff, J.R., Monismith, S.G., Grover, J., 2007. A field investigation into the effects of a kelp forest (Macrocystis pyrifera) on coastal hydrodynamics and transport. Journal of Geophysical Research: Oceans 112. https://doi.org/10.1029/2005JC003430</w:t>
      </w:r>
    </w:p>
    <w:p w14:paraId="631E8103" w14:textId="77777777" w:rsidR="00ED22B3" w:rsidRPr="00ED22B3" w:rsidRDefault="00ED22B3" w:rsidP="00ED22B3">
      <w:pPr>
        <w:pStyle w:val="Bibliography"/>
        <w:rPr>
          <w:lang w:val="en-US"/>
        </w:rPr>
      </w:pPr>
      <w:r w:rsidRPr="00ED22B3">
        <w:rPr>
          <w:lang w:val="en-US"/>
        </w:rPr>
        <w:t>RStudio Team, 2016. RStudio: Integrated development for R.</w:t>
      </w:r>
    </w:p>
    <w:p w14:paraId="24482BCE" w14:textId="77777777" w:rsidR="00ED22B3" w:rsidRPr="00ED22B3" w:rsidRDefault="00ED22B3" w:rsidP="00ED22B3">
      <w:pPr>
        <w:pStyle w:val="Bibliography"/>
        <w:rPr>
          <w:lang w:val="en-US"/>
        </w:rPr>
      </w:pPr>
      <w:r w:rsidRPr="00ED22B3">
        <w:rPr>
          <w:lang w:val="en-US"/>
        </w:rPr>
        <w:t>Sandoval-Gil, J., Alexandre, A., Santos, R., Camacho-Ibar, V.F., 2016. Nitrogen Uptake and Internal Recycling in Zostera marina Exposed to Oyster Farming: Eelgrass Potential as a Natural Biofilter. Estuaries and Coasts 39, 1694–1708. https://doi.org/10.1007/s12237-016-0102-4</w:t>
      </w:r>
    </w:p>
    <w:p w14:paraId="7FC53DE5" w14:textId="77777777" w:rsidR="00ED22B3" w:rsidRPr="00ED22B3" w:rsidRDefault="00ED22B3" w:rsidP="00ED22B3">
      <w:pPr>
        <w:pStyle w:val="Bibliography"/>
        <w:rPr>
          <w:lang w:val="en-US"/>
        </w:rPr>
      </w:pPr>
      <w:r w:rsidRPr="00ED22B3">
        <w:rPr>
          <w:lang w:val="en-US"/>
        </w:rPr>
        <w:t>Savage, C., 2019. Seabird nutrients are assimilated by corals and enhance coral growth rates. Sci Rep 9, 4284. https://doi.org/10.1038/s41598-019-41030-6</w:t>
      </w:r>
    </w:p>
    <w:p w14:paraId="4CE48602" w14:textId="77777777" w:rsidR="00ED22B3" w:rsidRPr="00ED22B3" w:rsidRDefault="00ED22B3" w:rsidP="00ED22B3">
      <w:pPr>
        <w:pStyle w:val="Bibliography"/>
        <w:rPr>
          <w:lang w:val="en-US"/>
        </w:rPr>
      </w:pPr>
      <w:r w:rsidRPr="00ED22B3">
        <w:rPr>
          <w:lang w:val="en-US"/>
        </w:rPr>
        <w:t>Sellers, A.J., Leung, B., Torchin, M.E., 2020. Global meta-analysis of how marine upwelling affects herbivory. Global Ecology and Biogeography 29, 370–383. https://doi.org/10.1111/geb.13023</w:t>
      </w:r>
    </w:p>
    <w:p w14:paraId="75F5D251" w14:textId="77777777" w:rsidR="00ED22B3" w:rsidRPr="00ED22B3" w:rsidRDefault="00ED22B3" w:rsidP="00ED22B3">
      <w:pPr>
        <w:pStyle w:val="Bibliography"/>
        <w:rPr>
          <w:lang w:val="en-US"/>
        </w:rPr>
      </w:pPr>
      <w:r w:rsidRPr="00ED22B3">
        <w:rPr>
          <w:lang w:val="en-US"/>
        </w:rPr>
        <w:t>Shantz, A.A., Ladd, M.C., Schrack, E., Burkepile, D.E., 2015. Fish-derived nutrient hotspots shape coral reef benthic communities. Ecological Applications 25, 2142–2152. https://doi.org/10.1890/14-2209.1</w:t>
      </w:r>
    </w:p>
    <w:p w14:paraId="7292543A" w14:textId="77777777" w:rsidR="00ED22B3" w:rsidRPr="00ED22B3" w:rsidRDefault="00ED22B3" w:rsidP="00ED22B3">
      <w:pPr>
        <w:pStyle w:val="Bibliography"/>
        <w:rPr>
          <w:lang w:val="en-US"/>
        </w:rPr>
      </w:pPr>
      <w:r w:rsidRPr="00ED22B3">
        <w:rPr>
          <w:lang w:val="en-US"/>
        </w:rPr>
        <w:t>Smale, D.A., Burrows, M.T., Moore, P., O’Connor, N., Hawkins, S.J., 2013. Threats and knowledge gaps for ecosystem services provided by kelp forests: a northeast Atlantic perspective. Ecology and Evolution 3, 4016–4038. https://doi.org/10.1002/ece3.774</w:t>
      </w:r>
    </w:p>
    <w:p w14:paraId="72B61700" w14:textId="77777777" w:rsidR="00ED22B3" w:rsidRPr="00ED22B3" w:rsidRDefault="00ED22B3" w:rsidP="00ED22B3">
      <w:pPr>
        <w:pStyle w:val="Bibliography"/>
        <w:rPr>
          <w:lang w:val="en-US"/>
        </w:rPr>
      </w:pPr>
      <w:r w:rsidRPr="00ED22B3">
        <w:rPr>
          <w:lang w:val="en-US"/>
        </w:rPr>
        <w:t>Starko, S., Neufeld, C.J., Gendall, L., Timmer, B., Campbell, L., Yakimishyn, J., Druehl, L., Baum, J.K., 2022. Microclimate predicts kelp forest extinction in the face of direct and indirect marine heatwave effects. Ecological Applications 32, e2673. https://doi.org/10.1002/eap.2673</w:t>
      </w:r>
    </w:p>
    <w:p w14:paraId="4E9D446C" w14:textId="77777777" w:rsidR="00ED22B3" w:rsidRPr="00ED22B3" w:rsidRDefault="00ED22B3" w:rsidP="00ED22B3">
      <w:pPr>
        <w:pStyle w:val="Bibliography"/>
        <w:rPr>
          <w:lang w:val="en-US"/>
        </w:rPr>
      </w:pPr>
      <w:r w:rsidRPr="00ED22B3">
        <w:rPr>
          <w:lang w:val="en-US"/>
        </w:rPr>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0256D2F5" w14:textId="77777777" w:rsidR="00ED22B3" w:rsidRPr="00ED22B3" w:rsidRDefault="00ED22B3" w:rsidP="00ED22B3">
      <w:pPr>
        <w:pStyle w:val="Bibliography"/>
        <w:rPr>
          <w:lang w:val="en-US"/>
        </w:rPr>
      </w:pPr>
      <w:r w:rsidRPr="00ED22B3">
        <w:rPr>
          <w:lang w:val="en-US"/>
        </w:rPr>
        <w:t>Steneck, R.S., Graham, M.H., Bourque, B.J., Corbett, D., Erlandson, J.M., Estes, J.A., Tegner, M.J., 2002. Kelp forest ecosystems: biodiversity, stability, resilience and future. Environmental Conservation 29, 436–459. https://doi.org/10.1017/S0376892902000322</w:t>
      </w:r>
    </w:p>
    <w:p w14:paraId="57E7ADCF" w14:textId="77777777" w:rsidR="00ED22B3" w:rsidRPr="00ED22B3" w:rsidRDefault="00ED22B3" w:rsidP="00ED22B3">
      <w:pPr>
        <w:pStyle w:val="Bibliography"/>
        <w:rPr>
          <w:lang w:val="en-US"/>
        </w:rPr>
      </w:pPr>
      <w:r w:rsidRPr="00ED22B3">
        <w:rPr>
          <w:lang w:val="en-US"/>
        </w:rPr>
        <w:t>Stewart, H., Fram, J., Reed, D., Williams, S., Brzezinski, M., MacIntyre, S., Gaylord, B., 2009. Differences in growth, morphology and tissue carbon and nitrogen of Macrocystis pyrifera within and at the outer edge of a giant kelp forest in California, USA. Mar. Ecol. Prog. Ser. 375, 101–112. https://doi.org/10.3354/meps07752</w:t>
      </w:r>
    </w:p>
    <w:p w14:paraId="6E03CFDE" w14:textId="77777777" w:rsidR="00ED22B3" w:rsidRPr="00ED22B3" w:rsidRDefault="00ED22B3" w:rsidP="00ED22B3">
      <w:pPr>
        <w:pStyle w:val="Bibliography"/>
        <w:rPr>
          <w:lang w:val="en-US"/>
        </w:rPr>
      </w:pPr>
      <w:r w:rsidRPr="00ED22B3">
        <w:rPr>
          <w:lang w:val="en-US"/>
        </w:rPr>
        <w:lastRenderedPageBreak/>
        <w:t>Tanasichuk, R., 1998. Interannual variations in the population biology and productivity of Euphausia pacifica in Barkley Sound, Canada, with special reference to the 1992 and 1993 warm ocean years. Mar. Ecol. Prog. Ser. 173, 163–180. https://doi.org/10.3354/meps173163</w:t>
      </w:r>
    </w:p>
    <w:p w14:paraId="234A572F" w14:textId="77777777" w:rsidR="00ED22B3" w:rsidRPr="00ED22B3" w:rsidRDefault="00ED22B3" w:rsidP="00ED22B3">
      <w:pPr>
        <w:pStyle w:val="Bibliography"/>
        <w:rPr>
          <w:lang w:val="en-US"/>
        </w:rPr>
      </w:pPr>
      <w:r w:rsidRPr="00ED22B3">
        <w:rPr>
          <w:lang w:val="en-US"/>
        </w:rPr>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75FF7053" w14:textId="77777777" w:rsidR="00ED22B3" w:rsidRPr="00ED22B3" w:rsidRDefault="00ED22B3" w:rsidP="00ED22B3">
      <w:pPr>
        <w:pStyle w:val="Bibliography"/>
        <w:rPr>
          <w:lang w:val="en-US"/>
        </w:rPr>
      </w:pPr>
      <w:r w:rsidRPr="00ED22B3">
        <w:rPr>
          <w:lang w:val="en-US"/>
        </w:rPr>
        <w:t>Tilman, G.D., 1984. Plant Dominance Along an Experimental Nutrient Gradient. Ecology 65, 1445–1453. https://doi.org/10.2307/1939125</w:t>
      </w:r>
    </w:p>
    <w:p w14:paraId="63852094" w14:textId="77777777" w:rsidR="00ED22B3" w:rsidRPr="00ED22B3" w:rsidRDefault="00ED22B3" w:rsidP="00ED22B3">
      <w:pPr>
        <w:pStyle w:val="Bibliography"/>
        <w:rPr>
          <w:lang w:val="en-US"/>
        </w:rPr>
      </w:pPr>
      <w:r w:rsidRPr="00ED22B3">
        <w:rPr>
          <w:lang w:val="en-US"/>
        </w:rPr>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053FB459" w14:textId="77777777" w:rsidR="00ED22B3" w:rsidRPr="00ED22B3" w:rsidRDefault="00ED22B3" w:rsidP="00ED22B3">
      <w:pPr>
        <w:pStyle w:val="Bibliography"/>
        <w:rPr>
          <w:lang w:val="en-US"/>
        </w:rPr>
      </w:pPr>
      <w:r w:rsidRPr="00ED22B3">
        <w:rPr>
          <w:lang w:val="en-US"/>
        </w:rPr>
        <w:t>Uthicke, S., 2001a. Nutrient regeneration by abundant coral reef holothurians. J. Exp. Mar. Biol. Ecol. 265, 153–170. https://doi.org/10.1016/S0022-0981(01)00329-X</w:t>
      </w:r>
    </w:p>
    <w:p w14:paraId="77F660FE" w14:textId="77777777" w:rsidR="00ED22B3" w:rsidRPr="00ED22B3" w:rsidRDefault="00ED22B3" w:rsidP="00ED22B3">
      <w:pPr>
        <w:pStyle w:val="Bibliography"/>
        <w:rPr>
          <w:lang w:val="en-US"/>
        </w:rPr>
      </w:pPr>
      <w:r w:rsidRPr="00ED22B3">
        <w:rPr>
          <w:lang w:val="en-US"/>
        </w:rPr>
        <w:t>Uthicke, S., 2001b. Interactions between sediment-feeders and microalgae on coral reefs: grazing losses versus production enhancement. Mar Ecol Prog Ser 210, 125–138. https://doi.org/10.3354/meps210125</w:t>
      </w:r>
    </w:p>
    <w:p w14:paraId="41F3E5FC" w14:textId="77777777" w:rsidR="00ED22B3" w:rsidRPr="00ED22B3" w:rsidRDefault="00ED22B3" w:rsidP="00ED22B3">
      <w:pPr>
        <w:pStyle w:val="Bibliography"/>
        <w:rPr>
          <w:lang w:val="en-US"/>
        </w:rPr>
      </w:pPr>
      <w:r w:rsidRPr="00ED22B3">
        <w:rPr>
          <w:lang w:val="en-US"/>
        </w:rPr>
        <w:t>Uthicke, S., Klumpp, D.W., 1998. Microphytobenthos community production at a near-shore coral reef: seasonal variation and response to ammonium recycled by holothurians. Mar Ecol Prog Ser 169, 1–11.</w:t>
      </w:r>
    </w:p>
    <w:p w14:paraId="44CADC2C" w14:textId="77777777" w:rsidR="00ED22B3" w:rsidRPr="00ED22B3" w:rsidRDefault="00ED22B3" w:rsidP="00ED22B3">
      <w:pPr>
        <w:pStyle w:val="Bibliography"/>
        <w:rPr>
          <w:lang w:val="en-US"/>
        </w:rPr>
      </w:pPr>
      <w:r w:rsidRPr="00ED22B3">
        <w:rPr>
          <w:lang w:val="en-US"/>
        </w:rPr>
        <w:t>Vanni, M.J., 2002. Nutrient cycling by animals in freshwater ecosystems. Annu Rev Ecol Syst 33, 341–370. https://doi.org/10.1146/annurev.ecolsys.33.010802.150519</w:t>
      </w:r>
    </w:p>
    <w:p w14:paraId="356D65D7" w14:textId="77777777" w:rsidR="00ED22B3" w:rsidRPr="00ED22B3" w:rsidRDefault="00ED22B3" w:rsidP="00ED22B3">
      <w:pPr>
        <w:pStyle w:val="Bibliography"/>
        <w:rPr>
          <w:lang w:val="en-US"/>
        </w:rPr>
      </w:pPr>
      <w:r w:rsidRPr="00ED22B3">
        <w:rPr>
          <w:lang w:val="en-US"/>
        </w:rPr>
        <w:t>Vinther, H.F., Holmer, M., 2008. Experimental test of biodeposition and ammonium excretion from blue mussels (Mytilus edulis) on eelgrass (Zostera marina) performance. Journal of Experimental Marine Biology and Ecology 364, 72–79. https://doi.org/10.1016/j.jembe.2008.07.003</w:t>
      </w:r>
    </w:p>
    <w:p w14:paraId="40E8CB7D" w14:textId="77777777" w:rsidR="00ED22B3" w:rsidRPr="00ED22B3" w:rsidRDefault="00ED22B3" w:rsidP="00ED22B3">
      <w:pPr>
        <w:pStyle w:val="Bibliography"/>
        <w:rPr>
          <w:lang w:val="en-US"/>
        </w:rPr>
      </w:pPr>
      <w:r w:rsidRPr="00ED22B3">
        <w:rPr>
          <w:lang w:val="en-US"/>
        </w:rPr>
        <w:t>West, E.J., Pitt, K.A., Welsh, D.T., Koop, K., Rissik, D., 2009. Top-down and bottom-up influences of jellyfish on primary productivity and planktonic assemblages. Limnol Oceanogr 54, 2058–2071. https://doi.org/10.4319/lo.2009.54.6.2058</w:t>
      </w:r>
    </w:p>
    <w:p w14:paraId="3DD340D8" w14:textId="77777777" w:rsidR="00ED22B3" w:rsidRPr="00ED22B3" w:rsidRDefault="00ED22B3" w:rsidP="00ED22B3">
      <w:pPr>
        <w:pStyle w:val="Bibliography"/>
        <w:rPr>
          <w:lang w:val="en-US"/>
        </w:rPr>
      </w:pPr>
      <w:r w:rsidRPr="00ED22B3">
        <w:rPr>
          <w:lang w:val="en-US"/>
        </w:rPr>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6C6B6E6A" w14:textId="77777777" w:rsidR="00ED22B3" w:rsidRPr="00ED22B3" w:rsidRDefault="00ED22B3" w:rsidP="00ED22B3">
      <w:pPr>
        <w:pStyle w:val="Bibliography"/>
        <w:rPr>
          <w:lang w:val="en-US"/>
        </w:rPr>
      </w:pPr>
      <w:r w:rsidRPr="00ED22B3">
        <w:rPr>
          <w:lang w:val="en-US"/>
        </w:rPr>
        <w:t>Yee, D.A., Juliano, S.A., 2007. Abundance matters: a field experiment testing the more individuals hypothesis for richness–productivity relationships. Oecologia 153, 153–162. https://doi.org/10.1007/s00442-007-0707-1</w:t>
      </w:r>
    </w:p>
    <w:p w14:paraId="7AAB984A" w14:textId="17724462"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93C1BEF" w14:textId="4A0E5799" w:rsidR="007747B7" w:rsidRPr="003E54A5" w:rsidRDefault="007747B7" w:rsidP="007747B7">
      <w:pPr>
        <w:spacing w:line="480" w:lineRule="auto"/>
      </w:pPr>
      <w:r w:rsidRPr="005F1E8D">
        <w:lastRenderedPageBreak/>
        <w:t>All data</w:t>
      </w:r>
      <w:r>
        <w:t>sets generated during the current study</w:t>
      </w:r>
      <w:r w:rsidRPr="005F1E8D">
        <w:t xml:space="preserve"> and code are available </w:t>
      </w:r>
      <w:r>
        <w:t xml:space="preserve">in the GitHub repository: </w:t>
      </w:r>
      <w:hyperlink r:id="rId19" w:history="1">
        <w:r w:rsidRPr="00E76699">
          <w:rPr>
            <w:rStyle w:val="Hyperlink"/>
          </w:rPr>
          <w:t>https://github.com/em-lim13/Ch2_Spatial_pee</w:t>
        </w:r>
      </w:hyperlink>
      <w:r w:rsidRPr="005F1E8D">
        <w:t>.</w:t>
      </w:r>
    </w:p>
    <w:p w14:paraId="230090A7" w14:textId="3D4C0A83" w:rsidR="006214D6" w:rsidRPr="006214D6" w:rsidRDefault="006214D6" w:rsidP="007747B7">
      <w:pPr>
        <w:spacing w:line="480" w:lineRule="auto"/>
      </w:pP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Em Lim" w:date="2024-10-25T13:11:00Z" w:initials="EL">
    <w:p w14:paraId="49434ED6" w14:textId="43436995" w:rsidR="00BB3685" w:rsidRDefault="00BB3685" w:rsidP="00BB3685">
      <w:r>
        <w:rPr>
          <w:rStyle w:val="CommentReference"/>
        </w:rPr>
        <w:annotationRef/>
      </w:r>
      <w:r>
        <w:rPr>
          <w:color w:val="000000"/>
          <w:sz w:val="20"/>
          <w:szCs w:val="20"/>
        </w:rPr>
        <w:t xml:space="preserve">Kieran: </w:t>
      </w:r>
      <w:r>
        <w:rPr>
          <w:sz w:val="20"/>
          <w:szCs w:val="20"/>
        </w:rPr>
        <w:t>It’s worth switching this to your SFU email cause the university has so many open access agreements that allow you to publish OA for free if you use your uni email</w:t>
      </w:r>
    </w:p>
  </w:comment>
  <w:comment w:id="2" w:author="Em Lim" w:date="2024-10-25T13:12:00Z" w:initials="EL">
    <w:p w14:paraId="1E95943F" w14:textId="21F64364" w:rsidR="00BB3685" w:rsidRDefault="00BB3685" w:rsidP="00BB3685">
      <w:r>
        <w:rPr>
          <w:rStyle w:val="CommentReference"/>
        </w:rPr>
        <w:annotationRef/>
      </w:r>
      <w:r>
        <w:rPr>
          <w:color w:val="000000"/>
          <w:sz w:val="20"/>
          <w:szCs w:val="20"/>
        </w:rPr>
        <w:t xml:space="preserve">Kieran: </w:t>
      </w:r>
      <w:r>
        <w:rPr>
          <w:sz w:val="20"/>
          <w:szCs w:val="20"/>
        </w:rPr>
        <w:t xml:space="preserve">Could shorten and streamline via, </w:t>
      </w:r>
    </w:p>
    <w:p w14:paraId="6B64F09A" w14:textId="77777777" w:rsidR="00BB3685" w:rsidRDefault="00BB3685" w:rsidP="00BB3685"/>
    <w:p w14:paraId="6F98A917" w14:textId="77777777" w:rsidR="00BB3685" w:rsidRDefault="00BB3685" w:rsidP="00BB3685">
      <w:r>
        <w:rPr>
          <w:sz w:val="20"/>
          <w:szCs w:val="20"/>
        </w:rPr>
        <w:t>We quantified the contribution of 48 fish and 92 macroinvertebrates to the ammonium budget…</w:t>
      </w:r>
    </w:p>
  </w:comment>
  <w:comment w:id="4"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5" w:author="Em Lim" w:date="2024-11-05T10:29:00Z" w:initials="EL">
    <w:p w14:paraId="204CA37A" w14:textId="77777777" w:rsidR="00E9064C" w:rsidRDefault="00E9064C" w:rsidP="00E9064C">
      <w:r>
        <w:rPr>
          <w:rStyle w:val="CommentReference"/>
        </w:rPr>
        <w:annotationRef/>
      </w:r>
      <w:r>
        <w:rPr>
          <w:color w:val="000000"/>
          <w:sz w:val="20"/>
          <w:szCs w:val="20"/>
        </w:rPr>
        <w:t xml:space="preserve">Kieran: </w:t>
      </w:r>
      <w:r>
        <w:rPr>
          <w:sz w:val="20"/>
          <w:szCs w:val="20"/>
        </w:rPr>
        <w:t>possible revision</w:t>
      </w:r>
    </w:p>
    <w:p w14:paraId="37284C59" w14:textId="77777777" w:rsidR="00E9064C" w:rsidRDefault="00E9064C" w:rsidP="00E9064C"/>
    <w:p w14:paraId="2005C1AF" w14:textId="77777777" w:rsidR="00E9064C" w:rsidRDefault="00E9064C" w:rsidP="00E9064C">
      <w:r>
        <w:rPr>
          <w:sz w:val="20"/>
          <w:szCs w:val="20"/>
        </w:rPr>
        <w:t>higher within then outside of kelp forests, a difference…</w:t>
      </w:r>
    </w:p>
    <w:p w14:paraId="17E417C4" w14:textId="77777777" w:rsidR="00E9064C" w:rsidRDefault="00E9064C" w:rsidP="00E9064C"/>
    <w:p w14:paraId="58A90D30" w14:textId="77777777" w:rsidR="00E9064C" w:rsidRDefault="00E9064C" w:rsidP="00E9064C">
      <w:r>
        <w:rPr>
          <w:sz w:val="20"/>
          <w:szCs w:val="20"/>
        </w:rPr>
        <w:t>cause the 5 m part isn’t vital I think.</w:t>
      </w:r>
    </w:p>
  </w:comment>
  <w:comment w:id="6" w:author="Kiara Kattler" w:date="2024-10-02T18:06:00Z" w:initials="KK">
    <w:p w14:paraId="4AF13865" w14:textId="0854BC13"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3" w:author="Claire Attridge" w:date="2024-10-23T16:49:00Z" w:initials="CA">
    <w:p w14:paraId="4F45D621" w14:textId="77777777" w:rsidR="0012432E" w:rsidRDefault="0012432E" w:rsidP="0012432E">
      <w:pPr>
        <w:pStyle w:val="CommentText"/>
      </w:pPr>
      <w:r>
        <w:rPr>
          <w:rStyle w:val="CommentReference"/>
        </w:rPr>
        <w:annotationRef/>
      </w:r>
      <w:r>
        <w:t xml:space="preserve">Alt rephrase: “Relative to the edge of a kelp forest, ammonium concentrations 5 m within the interior were significantly enhanced, and this difference increased with…” </w:t>
      </w:r>
    </w:p>
  </w:comment>
  <w:comment w:id="7" w:author="Em Lim" w:date="2024-10-25T13:12:00Z" w:initials="EL">
    <w:p w14:paraId="5F43543F" w14:textId="77777777" w:rsidR="00BB3685" w:rsidRDefault="00BB3685" w:rsidP="00BB3685">
      <w:r>
        <w:rPr>
          <w:rStyle w:val="CommentReference"/>
        </w:rPr>
        <w:annotationRef/>
      </w:r>
      <w:r>
        <w:rPr>
          <w:color w:val="000000"/>
          <w:sz w:val="20"/>
          <w:szCs w:val="20"/>
        </w:rPr>
        <w:t xml:space="preserve">Kieran: </w:t>
      </w:r>
      <w:r>
        <w:rPr>
          <w:sz w:val="20"/>
          <w:szCs w:val="20"/>
        </w:rPr>
        <w:t xml:space="preserve">Alt: Caging experiments revealed… </w:t>
      </w:r>
    </w:p>
    <w:p w14:paraId="3503D937" w14:textId="77777777" w:rsidR="00BB3685" w:rsidRDefault="00BB3685" w:rsidP="00BB3685"/>
    <w:p w14:paraId="6FB0F522" w14:textId="77777777" w:rsidR="00BB3685" w:rsidRDefault="00BB3685" w:rsidP="00BB3685">
      <w:r>
        <w:rPr>
          <w:sz w:val="20"/>
          <w:szCs w:val="20"/>
        </w:rPr>
        <w:t xml:space="preserve">Cause this would make it each to not sure the ‘double’ scale via </w:t>
      </w:r>
    </w:p>
    <w:p w14:paraId="432DB299" w14:textId="77777777" w:rsidR="00BB3685" w:rsidRDefault="00BB3685" w:rsidP="00BB3685">
      <w:r>
        <w:rPr>
          <w:sz w:val="20"/>
          <w:szCs w:val="20"/>
        </w:rPr>
        <w:t xml:space="preserve">Caging experiments revealed that fine-scale ammonium variability and nutrient enrichment was only possible under low-flow conditions. </w:t>
      </w:r>
    </w:p>
  </w:comment>
  <w:comment w:id="11" w:author="Em Lim" w:date="2024-10-25T13:14:00Z" w:initials="EL">
    <w:p w14:paraId="790650CA" w14:textId="77777777" w:rsidR="00BB3685" w:rsidRDefault="00BB3685" w:rsidP="00BB3685">
      <w:r>
        <w:rPr>
          <w:rStyle w:val="CommentReference"/>
        </w:rPr>
        <w:annotationRef/>
      </w:r>
      <w:r>
        <w:rPr>
          <w:sz w:val="20"/>
          <w:szCs w:val="20"/>
        </w:rPr>
        <w:t>alt:</w:t>
      </w:r>
    </w:p>
    <w:p w14:paraId="02563EF6" w14:textId="77777777" w:rsidR="00BB3685" w:rsidRDefault="00BB3685" w:rsidP="00BB3685">
      <w:r>
        <w:rPr>
          <w:sz w:val="20"/>
          <w:szCs w:val="20"/>
        </w:rPr>
        <w:t>Kieran:</w:t>
      </w:r>
    </w:p>
    <w:p w14:paraId="41BA144C" w14:textId="77777777" w:rsidR="00BB3685" w:rsidRDefault="00BB3685" w:rsidP="00BB3685">
      <w:r>
        <w:rPr>
          <w:sz w:val="20"/>
          <w:szCs w:val="20"/>
        </w:rPr>
        <w:t>-across a range</w:t>
      </w:r>
    </w:p>
    <w:p w14:paraId="1AA9728B" w14:textId="77777777" w:rsidR="00BB3685" w:rsidRDefault="00BB3685" w:rsidP="00BB3685">
      <w:r>
        <w:rPr>
          <w:sz w:val="20"/>
          <w:szCs w:val="20"/>
        </w:rPr>
        <w:t>-at various</w:t>
      </w:r>
    </w:p>
    <w:p w14:paraId="719BFB2F" w14:textId="77777777" w:rsidR="00BB3685" w:rsidRDefault="00BB3685" w:rsidP="00BB3685">
      <w:r>
        <w:rPr>
          <w:sz w:val="20"/>
          <w:szCs w:val="20"/>
        </w:rPr>
        <w:t>Or pull it out and go with</w:t>
      </w:r>
    </w:p>
    <w:p w14:paraId="18B8E511" w14:textId="77777777" w:rsidR="00BB3685" w:rsidRDefault="00BB3685" w:rsidP="00BB3685">
      <w:r>
        <w:rPr>
          <w:sz w:val="20"/>
          <w:szCs w:val="20"/>
        </w:rPr>
        <w:t xml:space="preserve">…productivity in a way previously… </w:t>
      </w:r>
    </w:p>
  </w:comment>
  <w:comment w:id="12"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10" w:author="Claire Attridge" w:date="2024-10-23T17:09:00Z" w:initials="CA">
    <w:p w14:paraId="536BE6B8" w14:textId="77777777" w:rsidR="007831DE" w:rsidRDefault="007831DE" w:rsidP="007831DE">
      <w:pPr>
        <w:pStyle w:val="CommentText"/>
      </w:pPr>
      <w:r>
        <w:rPr>
          <w:rStyle w:val="CommentReference"/>
        </w:rPr>
        <w:annotationRef/>
      </w:r>
      <w:r>
        <w:t>Maybe a slightly different/broader angle on the closing thought?</w:t>
      </w:r>
    </w:p>
    <w:p w14:paraId="5725E83A" w14:textId="77777777" w:rsidR="007831DE" w:rsidRDefault="007831DE" w:rsidP="007831DE">
      <w:pPr>
        <w:pStyle w:val="CommentText"/>
      </w:pPr>
      <w:r>
        <w:t xml:space="preserve">“Therefore, consumer-mediated nutrient dynamics are implicated as a previously overlooked driver of primary productivity in temperate marine systems.” </w:t>
      </w:r>
    </w:p>
  </w:comment>
  <w:comment w:id="13" w:author="Em Lim" w:date="2024-10-22T10:20:00Z" w:initials="EL">
    <w:p w14:paraId="2922242C" w14:textId="77777777" w:rsidR="000C4E84" w:rsidRDefault="000C4E84" w:rsidP="000C4E84">
      <w:r>
        <w:rPr>
          <w:rStyle w:val="CommentReference"/>
        </w:rPr>
        <w:annotationRef/>
      </w:r>
      <w:r>
        <w:rPr>
          <w:color w:val="000000"/>
          <w:sz w:val="20"/>
          <w:szCs w:val="20"/>
        </w:rPr>
        <w:t>Add citation for Magni et al 2000</w:t>
      </w:r>
    </w:p>
  </w:comment>
  <w:comment w:id="14" w:author="Em Lim" w:date="2024-10-22T10:25:00Z" w:initials="EL">
    <w:p w14:paraId="3F45F2B9" w14:textId="77777777" w:rsidR="003B6CDF" w:rsidRDefault="003B6CDF" w:rsidP="003B6CDF">
      <w:r>
        <w:rPr>
          <w:rStyle w:val="CommentReference"/>
        </w:rPr>
        <w:annotationRef/>
      </w:r>
      <w:r>
        <w:rPr>
          <w:color w:val="000000"/>
          <w:sz w:val="20"/>
          <w:szCs w:val="20"/>
        </w:rPr>
        <w:t>And Taylor and rees 1998</w:t>
      </w:r>
    </w:p>
  </w:comment>
  <w:comment w:id="15" w:author="Em Lim" w:date="2024-11-05T10:01:00Z" w:initials="EL">
    <w:p w14:paraId="64E61CA3" w14:textId="77777777" w:rsidR="000B5AFB" w:rsidRDefault="000B5AFB" w:rsidP="000B5AFB">
      <w:r>
        <w:rPr>
          <w:rStyle w:val="CommentReference"/>
        </w:rPr>
        <w:annotationRef/>
      </w:r>
      <w:r>
        <w:rPr>
          <w:color w:val="000000"/>
          <w:sz w:val="20"/>
          <w:szCs w:val="20"/>
        </w:rPr>
        <w:t>Also should cite Lønborg et al 2021</w:t>
      </w:r>
    </w:p>
  </w:comment>
  <w:comment w:id="16" w:author="Em Lim" w:date="2024-11-05T14:54:00Z" w:initials="EL">
    <w:p w14:paraId="0A3E06A7" w14:textId="77777777" w:rsidR="0091699F" w:rsidRDefault="0091699F" w:rsidP="0091699F">
      <w:r>
        <w:rPr>
          <w:rStyle w:val="CommentReference"/>
        </w:rPr>
        <w:annotationRef/>
      </w:r>
      <w:r>
        <w:rPr>
          <w:color w:val="000000"/>
          <w:sz w:val="20"/>
          <w:szCs w:val="20"/>
        </w:rPr>
        <w:t>Alt: Therefore, identifying relationships between variation in nutrient availability and primary productivity at multiple spatial scales will contribute to growing understandings of the ecological role of CND.</w:t>
      </w:r>
    </w:p>
  </w:comment>
  <w:comment w:id="17" w:author="Em Lim" w:date="2024-11-05T15:39:00Z" w:initials="EL">
    <w:p w14:paraId="3D3213EF" w14:textId="77777777" w:rsidR="007E0BA8" w:rsidRDefault="007E0BA8" w:rsidP="007E0BA8">
      <w:r>
        <w:rPr>
          <w:rStyle w:val="CommentReference"/>
        </w:rPr>
        <w:annotationRef/>
      </w:r>
      <w:r>
        <w:rPr>
          <w:color w:val="000000"/>
          <w:sz w:val="20"/>
          <w:szCs w:val="20"/>
        </w:rPr>
        <w:t>Alt: For example, at a meso-scale, the amount of nitrogen regenerated by intertidal mussel beds varies with mussel cover along an entire coastline (Pfister et al., 2014). On wave-exposed shorelines, mussel beds also contribute to small-scale, localized nutrient regeneration by increasing the concentration of nitrogen in the water column directly over the beds (Aquilino et al., 2009). And at a very small scale, mussels enrich tidepools with NH₄⁺ at low tide (Bracken, 2004).</w:t>
      </w:r>
    </w:p>
  </w:comment>
  <w:comment w:id="18" w:author="Em Lim" w:date="2024-11-06T09:53:00Z" w:initials="EL">
    <w:p w14:paraId="228198E4" w14:textId="77777777" w:rsidR="00582A7B" w:rsidRDefault="00582A7B" w:rsidP="00582A7B">
      <w:r>
        <w:rPr>
          <w:rStyle w:val="CommentReference"/>
        </w:rPr>
        <w:annotationRef/>
      </w:r>
      <w:r>
        <w:rPr>
          <w:color w:val="000000"/>
          <w:sz w:val="20"/>
          <w:szCs w:val="20"/>
        </w:rPr>
        <w:t>These are the common names for the family names, same with the invert families</w:t>
      </w:r>
    </w:p>
  </w:comment>
  <w:comment w:id="19" w:author="Em Lim" w:date="2024-10-25T13:22:00Z" w:initials="EL">
    <w:p w14:paraId="5AAE339C" w14:textId="3EDE8585" w:rsidR="00BB3685" w:rsidRDefault="00BB3685" w:rsidP="00BB3685">
      <w:r>
        <w:rPr>
          <w:rStyle w:val="CommentReference"/>
        </w:rPr>
        <w:annotationRef/>
      </w:r>
      <w:r>
        <w:rPr>
          <w:color w:val="000000"/>
          <w:sz w:val="20"/>
          <w:szCs w:val="20"/>
        </w:rPr>
        <w:t xml:space="preserve">Kieran: </w:t>
      </w:r>
      <w:r>
        <w:rPr>
          <w:sz w:val="20"/>
          <w:szCs w:val="20"/>
        </w:rPr>
        <w:t>for the 3 scales you could go with:</w:t>
      </w:r>
    </w:p>
    <w:p w14:paraId="67FEBBF7" w14:textId="77777777" w:rsidR="00BB3685" w:rsidRDefault="00BB3685" w:rsidP="00BB3685">
      <w:r>
        <w:rPr>
          <w:sz w:val="20"/>
          <w:szCs w:val="20"/>
        </w:rPr>
        <w:t>-regional (meso-scale) variation</w:t>
      </w:r>
    </w:p>
    <w:p w14:paraId="327DD9D5" w14:textId="77777777" w:rsidR="00BB3685" w:rsidRDefault="00BB3685" w:rsidP="00BB3685">
      <w:r>
        <w:rPr>
          <w:sz w:val="20"/>
          <w:szCs w:val="20"/>
        </w:rPr>
        <w:t>-site (small-scale) variation</w:t>
      </w:r>
    </w:p>
    <w:p w14:paraId="211A97D3" w14:textId="77777777" w:rsidR="00BB3685" w:rsidRDefault="00BB3685" w:rsidP="00BB3685">
      <w:r>
        <w:rPr>
          <w:sz w:val="20"/>
          <w:szCs w:val="20"/>
        </w:rPr>
        <w:t>-microhabitat (fine-scale) variation</w:t>
      </w:r>
    </w:p>
    <w:p w14:paraId="143F2C28" w14:textId="77777777" w:rsidR="00BB3685" w:rsidRDefault="00BB3685" w:rsidP="00BB3685"/>
    <w:p w14:paraId="6FF161EC" w14:textId="77777777" w:rsidR="00BB3685" w:rsidRDefault="00BB3685" w:rsidP="00BB3685"/>
  </w:comment>
  <w:comment w:id="20"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21"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22" w:author="Em Lim" w:date="2024-10-25T13:23:00Z" w:initials="EL">
    <w:p w14:paraId="0A241C68" w14:textId="77777777" w:rsidR="00BB3685" w:rsidRDefault="00BB3685" w:rsidP="00BB3685">
      <w:r>
        <w:rPr>
          <w:rStyle w:val="CommentReference"/>
        </w:rPr>
        <w:annotationRef/>
      </w:r>
      <w:r>
        <w:rPr>
          <w:color w:val="000000"/>
          <w:sz w:val="20"/>
          <w:szCs w:val="20"/>
        </w:rPr>
        <w:t xml:space="preserve">Kieran: </w:t>
      </w:r>
      <w:r>
        <w:rPr>
          <w:sz w:val="20"/>
          <w:szCs w:val="20"/>
        </w:rPr>
        <w:t xml:space="preserve">rad. check the journal outline and see if they let you cite in-prep publications, if they do, you could use it here. But I think this is fine as well. </w:t>
      </w:r>
    </w:p>
  </w:comment>
  <w:comment w:id="23" w:author="Em Lim" w:date="2024-11-06T10:05:00Z" w:initials="EL">
    <w:p w14:paraId="38322941" w14:textId="77777777" w:rsidR="00B42CBE" w:rsidRDefault="00B42CBE" w:rsidP="00B42CBE">
      <w:r>
        <w:rPr>
          <w:rStyle w:val="CommentReference"/>
        </w:rPr>
        <w:annotationRef/>
      </w:r>
      <w:r>
        <w:rPr>
          <w:color w:val="000000"/>
          <w:sz w:val="20"/>
          <w:szCs w:val="20"/>
        </w:rPr>
        <w:t>Journal format says no italics for in situ</w:t>
      </w:r>
    </w:p>
  </w:comment>
  <w:comment w:id="24" w:author="Claire Attridge" w:date="2024-10-28T10:16:00Z" w:initials="CA">
    <w:p w14:paraId="14D9954E" w14:textId="77777777" w:rsidR="00122525" w:rsidRDefault="00122525" w:rsidP="00122525">
      <w:pPr>
        <w:pStyle w:val="CommentText"/>
      </w:pPr>
      <w:r>
        <w:rPr>
          <w:rStyle w:val="CommentReference"/>
        </w:rPr>
        <w:annotationRef/>
      </w:r>
      <w:r>
        <w:t>In the beginning we had a crappy scale, so it was to the nearest gram. After one day of this, we got a better scale, and were measuring to the nearest hundredth of a gram.</w:t>
      </w:r>
    </w:p>
  </w:comment>
  <w:comment w:id="25" w:author="Em Lim" w:date="2024-11-06T10:26:00Z" w:initials="EL">
    <w:p w14:paraId="419E3E32" w14:textId="77777777" w:rsidR="001F293B" w:rsidRDefault="001F293B" w:rsidP="001F293B">
      <w:r>
        <w:rPr>
          <w:rStyle w:val="CommentReference"/>
        </w:rPr>
        <w:annotationRef/>
      </w:r>
      <w:r>
        <w:rPr>
          <w:color w:val="000000"/>
          <w:sz w:val="20"/>
          <w:szCs w:val="20"/>
        </w:rPr>
        <w:t>Is this the best way to say this?</w:t>
      </w:r>
    </w:p>
  </w:comment>
  <w:comment w:id="26"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27" w:author="Em Lim" w:date="2024-10-23T15:19:00Z" w:initials="EL">
    <w:p w14:paraId="453DECAD" w14:textId="77777777" w:rsidR="0082290C" w:rsidRDefault="0082290C" w:rsidP="0082290C">
      <w:r>
        <w:rPr>
          <w:rStyle w:val="CommentReference"/>
        </w:rPr>
        <w:annotationRef/>
      </w:r>
      <w:r>
        <w:rPr>
          <w:color w:val="000000"/>
          <w:sz w:val="20"/>
          <w:szCs w:val="20"/>
        </w:rPr>
        <w:t xml:space="preserve">In case there was an effect of cage location! </w:t>
      </w:r>
    </w:p>
  </w:comment>
  <w:comment w:id="28"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29" w:author="Em Lim" w:date="2024-10-23T15:27:00Z" w:initials="EL">
    <w:p w14:paraId="0041DE77" w14:textId="77777777" w:rsidR="009C308B" w:rsidRDefault="009C308B" w:rsidP="009C308B">
      <w:r>
        <w:rPr>
          <w:rStyle w:val="CommentReference"/>
        </w:rPr>
        <w:annotationRef/>
      </w:r>
      <w:r>
        <w:rPr>
          <w:color w:val="000000"/>
          <w:sz w:val="20"/>
          <w:szCs w:val="20"/>
        </w:rPr>
        <w:t>The crab excretion will be in my 4th chapter but I don’t think I have a home for the cuke excretion yet…</w:t>
      </w:r>
    </w:p>
  </w:comment>
  <w:comment w:id="30" w:author="Em Lim" w:date="2024-10-25T13:35:00Z" w:initials="EL">
    <w:p w14:paraId="615958E3" w14:textId="77777777" w:rsidR="00F02795" w:rsidRDefault="00F02795" w:rsidP="00F02795">
      <w:r>
        <w:rPr>
          <w:rStyle w:val="CommentReference"/>
        </w:rPr>
        <w:annotationRef/>
      </w:r>
      <w:r>
        <w:rPr>
          <w:color w:val="000000"/>
          <w:sz w:val="20"/>
          <w:szCs w:val="20"/>
        </w:rPr>
        <w:t xml:space="preserve">Kieran: </w:t>
      </w:r>
      <w:r>
        <w:rPr>
          <w:sz w:val="20"/>
          <w:szCs w:val="20"/>
        </w:rPr>
        <w:t>the supplemental is electronic supplemental is super detailed and has some neat findings, so you could add a reference or two to it, or add a statement or two based on it to the results</w:t>
      </w:r>
    </w:p>
  </w:comment>
  <w:comment w:id="31" w:author="Claire Attridge" w:date="2024-10-28T11:47:00Z" w:initials="CA">
    <w:p w14:paraId="43DCA6F7" w14:textId="77777777" w:rsidR="0042004A" w:rsidRDefault="0042004A" w:rsidP="0042004A">
      <w:pPr>
        <w:pStyle w:val="CommentText"/>
      </w:pPr>
      <w:r>
        <w:rPr>
          <w:rStyle w:val="CommentReference"/>
        </w:rPr>
        <w:annotationRef/>
      </w:r>
      <w:r>
        <w:t>An overall note across the paper- I was finding myself confused by similar terms being used interchangeably (e.g., very-small, small-scale, fine-scale, …).</w:t>
      </w:r>
    </w:p>
    <w:p w14:paraId="40C09321" w14:textId="77777777" w:rsidR="0042004A" w:rsidRDefault="0042004A" w:rsidP="0042004A">
      <w:pPr>
        <w:pStyle w:val="CommentText"/>
      </w:pPr>
      <w:r>
        <w:t>If possible, maybe go through and see if you can stick to one scheme, where there’s always a single spatial scale term related to each experiment of this paper (e.g., meso-scale, small-scale, smaller-scale, OR broad-scale, small-scale, fine-scale, OR …). From all the different terms for spatial scale being used from the Intro to the Methods and now Discussion, I found it a bit confusing to keep track of what term was related to what in this study and other referenced literature.</w:t>
      </w:r>
    </w:p>
  </w:comment>
  <w:comment w:id="32" w:author="Em Lim" w:date="2024-10-25T13:38:00Z" w:initials="EL">
    <w:p w14:paraId="76F58D0E" w14:textId="77777777" w:rsidR="00F02795" w:rsidRDefault="00F02795" w:rsidP="00F02795">
      <w:r>
        <w:rPr>
          <w:rStyle w:val="CommentReference"/>
        </w:rPr>
        <w:annotationRef/>
      </w:r>
      <w:r>
        <w:rPr>
          <w:color w:val="000000"/>
          <w:sz w:val="20"/>
          <w:szCs w:val="20"/>
        </w:rPr>
        <w:t xml:space="preserve">Kieran: </w:t>
      </w:r>
      <w:r>
        <w:rPr>
          <w:sz w:val="20"/>
          <w:szCs w:val="20"/>
        </w:rPr>
        <w:t xml:space="preserve">I think ‘locking’ in the scale terms would be good cause you use them a lot, and it will be part of the talks you give on this. </w:t>
      </w:r>
    </w:p>
    <w:p w14:paraId="45314507" w14:textId="77777777" w:rsidR="00F02795" w:rsidRDefault="00F02795" w:rsidP="00F02795"/>
    <w:p w14:paraId="0E31E973" w14:textId="77777777" w:rsidR="00F02795" w:rsidRDefault="00F02795" w:rsidP="00F02795">
      <w:r>
        <w:rPr>
          <w:sz w:val="20"/>
          <w:szCs w:val="20"/>
        </w:rPr>
        <w:t xml:space="preserve">I suggested regional, site, and microhabitat, but I’m not attached to those. If you come up with three options you can switch this to </w:t>
      </w:r>
    </w:p>
    <w:p w14:paraId="2BD59454" w14:textId="77777777" w:rsidR="00F02795" w:rsidRDefault="00F02795" w:rsidP="00F02795">
      <w:r>
        <w:rPr>
          <w:sz w:val="20"/>
          <w:szCs w:val="20"/>
        </w:rPr>
        <w:t>ranging from regional to microhabitat scales (or whatever)</w:t>
      </w:r>
    </w:p>
    <w:p w14:paraId="3BA83328" w14:textId="77777777" w:rsidR="00F02795" w:rsidRDefault="00F02795" w:rsidP="00F02795"/>
    <w:p w14:paraId="382A760F" w14:textId="77777777" w:rsidR="00F02795" w:rsidRDefault="00F02795" w:rsidP="00F02795">
      <w:r>
        <w:rPr>
          <w:sz w:val="20"/>
          <w:szCs w:val="20"/>
        </w:rPr>
        <w:t>oh it could be region, site, organism, or something like that, cause yes the last is a cage exp but really it’s a test of the organism</w:t>
      </w:r>
    </w:p>
  </w:comment>
  <w:comment w:id="33" w:author="Em Lim" w:date="2024-11-06T10:57:00Z" w:initials="EL">
    <w:p w14:paraId="7DAE3F4D" w14:textId="77777777" w:rsidR="000537A3" w:rsidRDefault="000537A3" w:rsidP="000537A3">
      <w:r>
        <w:rPr>
          <w:rStyle w:val="CommentReference"/>
        </w:rPr>
        <w:annotationRef/>
      </w:r>
      <w:r>
        <w:rPr>
          <w:color w:val="000000"/>
          <w:sz w:val="20"/>
          <w:szCs w:val="20"/>
        </w:rPr>
        <w:t xml:space="preserve">Kieran: </w:t>
      </w:r>
      <w:r>
        <w:rPr>
          <w:sz w:val="20"/>
          <w:szCs w:val="20"/>
        </w:rPr>
        <w:t>Kieran; tidal flow or tides? cause water flow is current, movement, etc</w:t>
      </w:r>
    </w:p>
  </w:comment>
  <w:comment w:id="34" w:author="Em Lim" w:date="2024-11-06T10:58:00Z" w:initials="EL">
    <w:p w14:paraId="7F9A413F" w14:textId="77777777" w:rsidR="000537A3" w:rsidRDefault="000537A3" w:rsidP="000537A3">
      <w:r>
        <w:rPr>
          <w:rStyle w:val="CommentReference"/>
        </w:rPr>
        <w:annotationRef/>
      </w:r>
      <w:r>
        <w:rPr>
          <w:color w:val="000000"/>
          <w:sz w:val="20"/>
          <w:szCs w:val="20"/>
        </w:rPr>
        <w:t>Here I mean tidal exchange and also wave exposure. Tide exchange for among and within sites and wave exposure for the cages</w:t>
      </w:r>
    </w:p>
  </w:comment>
  <w:comment w:id="35" w:author="Em Lim" w:date="2024-10-25T13:42:00Z" w:initials="EL">
    <w:p w14:paraId="7251E587" w14:textId="072589ED" w:rsidR="00F07053" w:rsidRDefault="00F07053" w:rsidP="00F07053">
      <w:r>
        <w:rPr>
          <w:rStyle w:val="CommentReference"/>
        </w:rPr>
        <w:annotationRef/>
      </w:r>
      <w:r>
        <w:rPr>
          <w:sz w:val="20"/>
          <w:szCs w:val="20"/>
        </w:rPr>
        <w:t>Kieran: two things or one?</w:t>
      </w:r>
    </w:p>
    <w:p w14:paraId="0125C7EB" w14:textId="77777777" w:rsidR="00F07053" w:rsidRDefault="00F07053" w:rsidP="00F07053">
      <w:r>
        <w:rPr>
          <w:sz w:val="20"/>
          <w:szCs w:val="20"/>
        </w:rPr>
        <w:t>i.e shallow soft-sediment areas</w:t>
      </w:r>
    </w:p>
  </w:comment>
  <w:comment w:id="36" w:author="Em Lim" w:date="2024-11-06T10:53:00Z" w:initials="EL">
    <w:p w14:paraId="12C72F7E" w14:textId="77777777" w:rsidR="00F1021C" w:rsidRDefault="00F1021C" w:rsidP="00F1021C">
      <w:r>
        <w:rPr>
          <w:rStyle w:val="CommentReference"/>
        </w:rPr>
        <w:annotationRef/>
      </w:r>
      <w:r>
        <w:rPr>
          <w:color w:val="000000"/>
          <w:sz w:val="20"/>
          <w:szCs w:val="20"/>
        </w:rPr>
        <w:t>Intertidal animals are more important in shallower water and microbial regeneration if more important on soft sediment</w:t>
      </w:r>
    </w:p>
  </w:comment>
  <w:comment w:id="37" w:author="Em Lim" w:date="2024-10-25T13:43:00Z" w:initials="EL">
    <w:p w14:paraId="058279C8" w14:textId="6FF89BE9" w:rsidR="00F07053" w:rsidRDefault="00F07053" w:rsidP="00F07053">
      <w:r>
        <w:rPr>
          <w:rStyle w:val="CommentReference"/>
        </w:rPr>
        <w:annotationRef/>
      </w:r>
      <w:r>
        <w:rPr>
          <w:color w:val="000000"/>
          <w:sz w:val="20"/>
          <w:szCs w:val="20"/>
        </w:rPr>
        <w:t xml:space="preserve">Kieran: </w:t>
      </w:r>
      <w:r>
        <w:rPr>
          <w:sz w:val="20"/>
          <w:szCs w:val="20"/>
        </w:rPr>
        <w:t>I think in a previous draft you had a reference for this type of statement?</w:t>
      </w:r>
    </w:p>
  </w:comment>
  <w:comment w:id="38" w:author="Jasmin Schuster" w:date="2024-10-19T16:48:00Z" w:initials="JS">
    <w:p w14:paraId="22C9828A" w14:textId="6287A60A"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39" w:author="Em Lim" w:date="2024-10-23T15:29:00Z" w:initials="EL">
    <w:p w14:paraId="1E450BE5" w14:textId="77777777" w:rsidR="009C308B" w:rsidRDefault="009C308B" w:rsidP="009C308B">
      <w:r>
        <w:rPr>
          <w:rStyle w:val="CommentReference"/>
        </w:rPr>
        <w:annotationRef/>
      </w:r>
      <w:r>
        <w:rPr>
          <w:color w:val="000000"/>
          <w:sz w:val="20"/>
          <w:szCs w:val="20"/>
        </w:rPr>
        <w:t xml:space="preserve">The </w:t>
      </w:r>
      <w:r>
        <w:rPr>
          <w:b/>
          <w:bCs/>
          <w:color w:val="000000"/>
          <w:sz w:val="20"/>
          <w:szCs w:val="20"/>
        </w:rPr>
        <w:t>change in ammonium</w:t>
      </w:r>
      <w:r>
        <w:rPr>
          <w:color w:val="000000"/>
          <w:sz w:val="20"/>
          <w:szCs w:val="20"/>
        </w:rPr>
        <w:t xml:space="preserve"> at no kelp sites was negative, so “inside” forest nh4 was higher than “outside” forest nh4 at the no kelp sites. </w:t>
      </w:r>
    </w:p>
  </w:comment>
  <w:comment w:id="40" w:author="Jasmin Schuster" w:date="2024-10-19T16:49:00Z" w:initials="JS">
    <w:p w14:paraId="51A051B8" w14:textId="6DAC088B"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41" w:author="Em Lim" w:date="2024-10-25T14:53:00Z" w:initials="EL">
    <w:p w14:paraId="1C29CBDD" w14:textId="45FA3BAE" w:rsidR="00EC105C" w:rsidRDefault="00EC105C" w:rsidP="00EC105C">
      <w:r>
        <w:rPr>
          <w:rStyle w:val="CommentReference"/>
        </w:rPr>
        <w:annotationRef/>
      </w:r>
      <w:r>
        <w:rPr>
          <w:color w:val="000000"/>
          <w:sz w:val="20"/>
          <w:szCs w:val="20"/>
        </w:rPr>
        <w:t xml:space="preserve">Kieran: </w:t>
      </w:r>
      <w:r>
        <w:rPr>
          <w:sz w:val="20"/>
          <w:szCs w:val="20"/>
        </w:rPr>
        <w:t>This paragraph feels a bit like an ‘afterthought’ and seems, the point it’s getting across isn’t clear; it seems like a better way to finish off the discussion would be to pull the three scales together and tell folks what this means for nutrient dynamics in temperate ecosystems. Your introduction paints a beautiful picture of why the work matters and what it could mean and your methods outline 3 distinct spatial scales you are looking at, so pulling it all together and weighing in on the broader concept would be a good way to finish</w:t>
      </w:r>
    </w:p>
    <w:p w14:paraId="0A7EA405" w14:textId="77777777" w:rsidR="00EC105C" w:rsidRDefault="00EC105C" w:rsidP="00EC105C"/>
    <w:p w14:paraId="7508C155" w14:textId="77777777" w:rsidR="00EC105C" w:rsidRDefault="00EC105C" w:rsidP="00EC105C">
      <w:r>
        <w:rPr>
          <w:sz w:val="20"/>
          <w:szCs w:val="20"/>
        </w:rPr>
        <w:t>the parapgrah below is a good foundation for what I mean, and it also is a bit long for a conclusion and has a bit to much novel insight for a conclusion (as they are normally summarizes and big zoom out/mic drop statements), so you could use the paragraph below to pull the spatail scales together, and then have a conclusion that more of a summary of the aims and the main take home</w:t>
      </w:r>
    </w:p>
  </w:comment>
  <w:comment w:id="42" w:author="Em Lim" w:date="2024-10-25T14:53:00Z" w:initials="EL">
    <w:p w14:paraId="171E8345" w14:textId="77777777" w:rsidR="00EC105C" w:rsidRDefault="00EC105C" w:rsidP="00EC105C">
      <w:r>
        <w:rPr>
          <w:rStyle w:val="CommentReference"/>
        </w:rPr>
        <w:annotationRef/>
      </w:r>
      <w:r>
        <w:rPr>
          <w:color w:val="000000"/>
          <w:sz w:val="20"/>
          <w:szCs w:val="20"/>
        </w:rPr>
        <w:t xml:space="preserve">Kierean: </w:t>
      </w:r>
      <w:r>
        <w:rPr>
          <w:sz w:val="20"/>
          <w:szCs w:val="20"/>
        </w:rPr>
        <w:t xml:space="preserve">ou could ‘switch’ the narrative here tides and currents ‘run show’ in these systems, they determine where things live, etc. </w:t>
      </w:r>
    </w:p>
    <w:p w14:paraId="089EBB52" w14:textId="77777777" w:rsidR="00EC105C" w:rsidRDefault="00EC105C" w:rsidP="00EC105C"/>
    <w:p w14:paraId="2278B736" w14:textId="77777777" w:rsidR="00EC105C" w:rsidRDefault="00EC105C" w:rsidP="00EC105C">
      <w:r>
        <w:rPr>
          <w:sz w:val="20"/>
          <w:szCs w:val="20"/>
        </w:rPr>
        <w:t xml:space="preserve">Ammonium concentrations across a range of spatial scales is driven by — </w:t>
      </w:r>
    </w:p>
  </w:comment>
  <w:comment w:id="43" w:author="Em Lim" w:date="2024-10-25T14:54:00Z" w:initials="EL">
    <w:p w14:paraId="12BF441E" w14:textId="77777777" w:rsidR="00EC105C" w:rsidRDefault="00EC105C" w:rsidP="00EC105C">
      <w:r>
        <w:rPr>
          <w:rStyle w:val="CommentReference"/>
        </w:rPr>
        <w:annotationRef/>
      </w:r>
      <w:r>
        <w:rPr>
          <w:color w:val="000000"/>
          <w:sz w:val="20"/>
          <w:szCs w:val="20"/>
        </w:rPr>
        <w:t xml:space="preserve">Kieran: </w:t>
      </w:r>
      <w:r>
        <w:rPr>
          <w:sz w:val="20"/>
          <w:szCs w:val="20"/>
        </w:rPr>
        <w:t>seems like ammonium is used more then NH4+ in the discussion. either way it would be good to stick to one cause why this is NH4+ and other references to ammonium aren’t stated that way isn’t clear</w:t>
      </w:r>
    </w:p>
  </w:comment>
  <w:comment w:id="44" w:author="Em Lim" w:date="2024-10-25T14:54:00Z" w:initials="EL">
    <w:p w14:paraId="343AC759" w14:textId="77777777" w:rsidR="00EC105C" w:rsidRDefault="00EC105C" w:rsidP="00EC105C">
      <w:r>
        <w:rPr>
          <w:rStyle w:val="CommentReference"/>
        </w:rPr>
        <w:annotationRef/>
      </w:r>
      <w:r>
        <w:rPr>
          <w:color w:val="000000"/>
          <w:sz w:val="20"/>
          <w:szCs w:val="20"/>
        </w:rPr>
        <w:t xml:space="preserve">Kieran: </w:t>
      </w:r>
      <w:r>
        <w:rPr>
          <w:sz w:val="20"/>
          <w:szCs w:val="20"/>
        </w:rPr>
        <w:t>would be good if this was part of the paragraph above, and if it can’t be then it could be more stand alone and the two main implications line above could be more vague so folks don’t read the parapgrah and wonder where the second is</w:t>
      </w:r>
    </w:p>
  </w:comment>
  <w:comment w:id="45" w:author="Claire Attridge" w:date="2024-10-28T12:09:00Z" w:initials="CA">
    <w:p w14:paraId="32E44F5D" w14:textId="77777777" w:rsidR="00456F9A" w:rsidRDefault="00456F9A" w:rsidP="00456F9A">
      <w:pPr>
        <w:pStyle w:val="CommentText"/>
      </w:pPr>
      <w:r>
        <w:rPr>
          <w:rStyle w:val="CommentReference"/>
        </w:rPr>
        <w:annotationRef/>
      </w:r>
      <w:r>
        <w:t>If possible- I’d make the ‘10 km’ text of the scale bar larger. Couldn’t see it at first!</w:t>
      </w:r>
    </w:p>
  </w:comment>
  <w:comment w:id="46" w:author="Em Lim" w:date="2024-10-25T14:55:00Z" w:initials="EL">
    <w:p w14:paraId="224418A7" w14:textId="77777777" w:rsidR="00EC105C" w:rsidRDefault="00EC105C" w:rsidP="00EC105C">
      <w:r>
        <w:rPr>
          <w:rStyle w:val="CommentReference"/>
        </w:rPr>
        <w:annotationRef/>
      </w:r>
      <w:r>
        <w:rPr>
          <w:color w:val="000000"/>
          <w:sz w:val="20"/>
          <w:szCs w:val="20"/>
        </w:rPr>
        <w:t xml:space="preserve">Kieran: </w:t>
      </w:r>
      <w:r>
        <w:rPr>
          <w:b/>
          <w:bCs/>
          <w:sz w:val="20"/>
          <w:szCs w:val="20"/>
        </w:rPr>
        <w:t xml:space="preserve">Figure 2. </w:t>
      </w:r>
      <w:r>
        <w:rPr>
          <w:sz w:val="20"/>
          <w:szCs w:val="20"/>
        </w:rPr>
        <w:t>Ecological drivers of seawater ammonium concentration observed across 27 rocky reef sites in Barkley Sound, British Columbia, Canada. (a)</w:t>
      </w:r>
      <w:r>
        <w:rPr>
          <w:b/>
          <w:bCs/>
          <w:sz w:val="20"/>
          <w:szCs w:val="20"/>
        </w:rPr>
        <w:t xml:space="preserve"> </w:t>
      </w:r>
      <w:r>
        <w:rPr>
          <w:sz w:val="20"/>
          <w:szCs w:val="20"/>
        </w:rPr>
        <w:t xml:space="preserve">Model coefficients with </w:t>
      </w:r>
      <w:r>
        <w:rPr>
          <w:color w:val="0000ED"/>
          <w:sz w:val="20"/>
          <w:szCs w:val="20"/>
          <w:u w:val="single"/>
        </w:rPr>
        <w:t>[KC1]</w:t>
      </w:r>
      <w:r>
        <w:rPr>
          <w:sz w:val="20"/>
          <w:szCs w:val="20"/>
        </w:rPr>
        <w:t> 95% confidence intervals, and (b) model-generated predictions with shaded 95% confidence intervals of the effect of the interaction between animal abundance and tide exchange on among-site variation in ammonium concentration. The coefficients were generated from a generalized linear mixed-effects model with a gamma distribution (link = ‘log’), so coefficients are presented in log space. Continuous predictors were centred and scaled to compare effect sizes between predictors with varying units.</w:t>
      </w:r>
    </w:p>
    <w:p w14:paraId="29727272" w14:textId="77777777" w:rsidR="00EC105C" w:rsidRDefault="00EC105C" w:rsidP="00EC105C"/>
    <w:p w14:paraId="269D4699" w14:textId="77777777" w:rsidR="00EC105C" w:rsidRDefault="00EC105C" w:rsidP="00EC105C">
      <w:r>
        <w:rPr>
          <w:sz w:val="20"/>
          <w:szCs w:val="20"/>
        </w:rPr>
        <w:t> </w:t>
      </w:r>
      <w:r>
        <w:rPr>
          <w:color w:val="0000ED"/>
          <w:sz w:val="20"/>
          <w:szCs w:val="20"/>
          <w:u w:val="single"/>
        </w:rPr>
        <w:t>[KC1]</w:t>
      </w:r>
      <w:r>
        <w:rPr>
          <w:sz w:val="20"/>
          <w:szCs w:val="20"/>
        </w:rPr>
        <w:t>could be ‘and’ if you don’t want double ‘with’</w:t>
      </w:r>
    </w:p>
    <w:p w14:paraId="1F1311C9" w14:textId="77777777" w:rsidR="00EC105C" w:rsidRDefault="00EC105C" w:rsidP="00EC105C"/>
  </w:comment>
  <w:comment w:id="47" w:author="Em Lim" w:date="2024-10-25T14:55:00Z" w:initials="EL">
    <w:p w14:paraId="375C0C61" w14:textId="77777777" w:rsidR="00EC105C" w:rsidRDefault="00EC105C" w:rsidP="00EC105C">
      <w:r>
        <w:rPr>
          <w:rStyle w:val="CommentReference"/>
        </w:rPr>
        <w:annotationRef/>
      </w:r>
      <w:r>
        <w:rPr>
          <w:color w:val="000000"/>
          <w:sz w:val="20"/>
          <w:szCs w:val="20"/>
        </w:rPr>
        <w:t xml:space="preserve">Kieran: </w:t>
      </w:r>
      <w:r>
        <w:rPr>
          <w:sz w:val="20"/>
          <w:szCs w:val="20"/>
        </w:rPr>
        <w:t>same as above, with or and</w:t>
      </w:r>
    </w:p>
  </w:comment>
  <w:comment w:id="48"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49"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 w:id="50" w:author="Claire Attridge" w:date="2024-10-23T17:12:00Z" w:initials="CA">
    <w:p w14:paraId="3DFB1C42" w14:textId="77777777" w:rsidR="003C2B32" w:rsidRDefault="00B307D5" w:rsidP="003C2B32">
      <w:pPr>
        <w:pStyle w:val="CommentText"/>
      </w:pPr>
      <w:r>
        <w:rPr>
          <w:rStyle w:val="CommentReference"/>
        </w:rPr>
        <w:annotationRef/>
      </w:r>
      <w:r w:rsidR="003C2B32">
        <w:t>Limnol &amp; Ocea guidelines mention that over 75 references requires special approval! There’s 78 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9434ED6" w15:done="0"/>
  <w15:commentEx w15:paraId="6F98A917" w15:done="0"/>
  <w15:commentEx w15:paraId="2C86342E" w15:done="0"/>
  <w15:commentEx w15:paraId="58A90D30" w15:paraIdParent="2C86342E" w15:done="0"/>
  <w15:commentEx w15:paraId="4AF13865" w15:done="0"/>
  <w15:commentEx w15:paraId="4F45D621" w15:done="0"/>
  <w15:commentEx w15:paraId="432DB299" w15:done="0"/>
  <w15:commentEx w15:paraId="18B8E511" w15:done="0"/>
  <w15:commentEx w15:paraId="1D9F9C30" w15:done="0"/>
  <w15:commentEx w15:paraId="5725E83A" w15:done="0"/>
  <w15:commentEx w15:paraId="2922242C" w15:done="0"/>
  <w15:commentEx w15:paraId="3F45F2B9" w15:paraIdParent="2922242C" w15:done="0"/>
  <w15:commentEx w15:paraId="64E61CA3" w15:paraIdParent="2922242C" w15:done="0"/>
  <w15:commentEx w15:paraId="0A3E06A7" w15:done="0"/>
  <w15:commentEx w15:paraId="3D3213EF" w15:done="0"/>
  <w15:commentEx w15:paraId="228198E4" w15:done="0"/>
  <w15:commentEx w15:paraId="6FF161EC" w15:done="0"/>
  <w15:commentEx w15:paraId="005215D3" w15:done="0"/>
  <w15:commentEx w15:paraId="17D38A3B" w15:paraIdParent="005215D3" w15:done="0"/>
  <w15:commentEx w15:paraId="0A241C68" w15:paraIdParent="005215D3" w15:done="0"/>
  <w15:commentEx w15:paraId="38322941" w15:done="0"/>
  <w15:commentEx w15:paraId="14D9954E" w15:done="0"/>
  <w15:commentEx w15:paraId="419E3E32" w15:paraIdParent="14D9954E" w15:done="0"/>
  <w15:commentEx w15:paraId="2C175C13" w15:done="0"/>
  <w15:commentEx w15:paraId="453DECAD" w15:paraIdParent="2C175C13" w15:done="0"/>
  <w15:commentEx w15:paraId="7242BCE6" w15:done="0"/>
  <w15:commentEx w15:paraId="0041DE77" w15:paraIdParent="7242BCE6" w15:done="0"/>
  <w15:commentEx w15:paraId="615958E3" w15:done="0"/>
  <w15:commentEx w15:paraId="40C09321" w15:done="0"/>
  <w15:commentEx w15:paraId="382A760F" w15:done="0"/>
  <w15:commentEx w15:paraId="7DAE3F4D" w15:done="0"/>
  <w15:commentEx w15:paraId="7F9A413F" w15:paraIdParent="7DAE3F4D" w15:done="0"/>
  <w15:commentEx w15:paraId="0125C7EB" w15:done="0"/>
  <w15:commentEx w15:paraId="12C72F7E" w15:paraIdParent="0125C7EB" w15:done="0"/>
  <w15:commentEx w15:paraId="058279C8" w15:done="0"/>
  <w15:commentEx w15:paraId="296097FC" w15:done="0"/>
  <w15:commentEx w15:paraId="1E450BE5" w15:paraIdParent="296097FC" w15:done="0"/>
  <w15:commentEx w15:paraId="51A051B8" w15:done="0"/>
  <w15:commentEx w15:paraId="7508C155" w15:done="0"/>
  <w15:commentEx w15:paraId="2278B736" w15:done="0"/>
  <w15:commentEx w15:paraId="12BF441E" w15:done="0"/>
  <w15:commentEx w15:paraId="343AC759" w15:done="0"/>
  <w15:commentEx w15:paraId="32E44F5D" w15:done="0"/>
  <w15:commentEx w15:paraId="1F1311C9" w15:done="0"/>
  <w15:commentEx w15:paraId="375C0C61" w15:done="0"/>
  <w15:commentEx w15:paraId="57083FF1" w15:done="0"/>
  <w15:commentEx w15:paraId="48BAF201" w15:done="0"/>
  <w15:commentEx w15:paraId="3DFB1C4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7BCF5B46" w16cex:dateUtc="2024-10-25T20:11:00Z"/>
  <w16cex:commentExtensible w16cex:durableId="15D9780B" w16cex:dateUtc="2024-10-25T20:12:00Z"/>
  <w16cex:commentExtensible w16cex:durableId="2EDC264E" w16cex:dateUtc="2024-10-19T22:38:00Z"/>
  <w16cex:commentExtensible w16cex:durableId="293E6704" w16cex:dateUtc="2024-11-05T18:29:00Z"/>
  <w16cex:commentExtensible w16cex:durableId="4E09FF8A" w16cex:dateUtc="2024-10-03T00:06:00Z"/>
  <w16cex:commentExtensible w16cex:durableId="466EB464" w16cex:dateUtc="2024-10-23T23:49:00Z"/>
  <w16cex:commentExtensible w16cex:durableId="2327CF1B" w16cex:dateUtc="2024-10-25T20:12:00Z"/>
  <w16cex:commentExtensible w16cex:durableId="23ED2C96" w16cex:dateUtc="2024-10-25T20:14:00Z"/>
  <w16cex:commentExtensible w16cex:durableId="6AD83E17" w16cex:dateUtc="2024-10-03T00:14:00Z"/>
  <w16cex:commentExtensible w16cex:durableId="389C03A0" w16cex:dateUtc="2024-10-24T00:09:00Z"/>
  <w16cex:commentExtensible w16cex:durableId="777C918F" w16cex:dateUtc="2024-10-22T17:20:00Z"/>
  <w16cex:commentExtensible w16cex:durableId="4E325D4A" w16cex:dateUtc="2024-10-22T17:25:00Z"/>
  <w16cex:commentExtensible w16cex:durableId="03E45AD5" w16cex:dateUtc="2024-11-05T18:01:00Z"/>
  <w16cex:commentExtensible w16cex:durableId="4FB6BDAF" w16cex:dateUtc="2024-11-05T22:54:00Z"/>
  <w16cex:commentExtensible w16cex:durableId="05854962" w16cex:dateUtc="2024-11-05T23:39:00Z"/>
  <w16cex:commentExtensible w16cex:durableId="4C91251C" w16cex:dateUtc="2024-11-06T17:53:00Z"/>
  <w16cex:commentExtensible w16cex:durableId="7F57B241" w16cex:dateUtc="2024-10-25T20:22:00Z"/>
  <w16cex:commentExtensible w16cex:durableId="60760F53" w16cex:dateUtc="2024-03-22T15:46:00Z"/>
  <w16cex:commentExtensible w16cex:durableId="2701E2FF" w16cex:dateUtc="2024-10-25T20:23:00Z"/>
  <w16cex:commentExtensible w16cex:durableId="699D1ABA" w16cex:dateUtc="2024-11-06T18:05:00Z"/>
  <w16cex:commentExtensible w16cex:durableId="58C4CEF9" w16cex:dateUtc="2024-10-28T17:16:00Z"/>
  <w16cex:commentExtensible w16cex:durableId="632995C3" w16cex:dateUtc="2024-11-06T18:26:00Z"/>
  <w16cex:commentExtensible w16cex:durableId="2484811A" w16cex:dateUtc="2024-10-13T19:26:00Z"/>
  <w16cex:commentExtensible w16cex:durableId="7B9F44EE" w16cex:dateUtc="2024-10-23T22:19:00Z"/>
  <w16cex:commentExtensible w16cex:durableId="4C57E811" w16cex:dateUtc="2024-10-13T19:34:00Z"/>
  <w16cex:commentExtensible w16cex:durableId="0A663FF5" w16cex:dateUtc="2024-10-23T22:27:00Z"/>
  <w16cex:commentExtensible w16cex:durableId="6A0FC266" w16cex:dateUtc="2024-10-25T20:35:00Z"/>
  <w16cex:commentExtensible w16cex:durableId="4EC0B9D9" w16cex:dateUtc="2024-10-28T18:47:00Z"/>
  <w16cex:commentExtensible w16cex:durableId="562052D3" w16cex:dateUtc="2024-10-25T20:38:00Z"/>
  <w16cex:commentExtensible w16cex:durableId="5B0B640C" w16cex:dateUtc="2024-11-06T18:57:00Z"/>
  <w16cex:commentExtensible w16cex:durableId="6F87B50D" w16cex:dateUtc="2024-11-06T18:58:00Z"/>
  <w16cex:commentExtensible w16cex:durableId="3AA710EE" w16cex:dateUtc="2024-10-25T20:42:00Z"/>
  <w16cex:commentExtensible w16cex:durableId="57AF8C15" w16cex:dateUtc="2024-11-06T18:53:00Z"/>
  <w16cex:commentExtensible w16cex:durableId="6C024B89" w16cex:dateUtc="2024-10-25T20:43:00Z"/>
  <w16cex:commentExtensible w16cex:durableId="2C5EBD46" w16cex:dateUtc="2024-10-19T23:48:00Z"/>
  <w16cex:commentExtensible w16cex:durableId="068A04D6" w16cex:dateUtc="2024-10-23T22:29:00Z"/>
  <w16cex:commentExtensible w16cex:durableId="7338E914" w16cex:dateUtc="2024-10-19T23:49:00Z"/>
  <w16cex:commentExtensible w16cex:durableId="1F0CCFAE" w16cex:dateUtc="2024-10-25T21:53:00Z"/>
  <w16cex:commentExtensible w16cex:durableId="4A9EF9C8" w16cex:dateUtc="2024-10-25T21:53:00Z"/>
  <w16cex:commentExtensible w16cex:durableId="175DD267" w16cex:dateUtc="2024-10-25T21:54:00Z"/>
  <w16cex:commentExtensible w16cex:durableId="7AEB23D9" w16cex:dateUtc="2024-10-25T21:54:00Z"/>
  <w16cex:commentExtensible w16cex:durableId="057B02F6" w16cex:dateUtc="2024-10-28T19:09:00Z"/>
  <w16cex:commentExtensible w16cex:durableId="14B40198" w16cex:dateUtc="2024-10-25T21:55:00Z"/>
  <w16cex:commentExtensible w16cex:durableId="5F50DBF2" w16cex:dateUtc="2024-10-25T21:55:00Z"/>
  <w16cex:commentExtensible w16cex:durableId="365853B9" w16cex:dateUtc="2024-07-23T18:33:00Z"/>
  <w16cex:commentExtensible w16cex:durableId="1E604AF5" w16cex:dateUtc="2024-10-24T00: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9434ED6" w16cid:durableId="7BCF5B46"/>
  <w16cid:commentId w16cid:paraId="6F98A917" w16cid:durableId="15D9780B"/>
  <w16cid:commentId w16cid:paraId="2C86342E" w16cid:durableId="2EDC264E"/>
  <w16cid:commentId w16cid:paraId="58A90D30" w16cid:durableId="293E6704"/>
  <w16cid:commentId w16cid:paraId="4AF13865" w16cid:durableId="4E09FF8A"/>
  <w16cid:commentId w16cid:paraId="4F45D621" w16cid:durableId="466EB464"/>
  <w16cid:commentId w16cid:paraId="432DB299" w16cid:durableId="2327CF1B"/>
  <w16cid:commentId w16cid:paraId="18B8E511" w16cid:durableId="23ED2C96"/>
  <w16cid:commentId w16cid:paraId="1D9F9C30" w16cid:durableId="6AD83E17"/>
  <w16cid:commentId w16cid:paraId="5725E83A" w16cid:durableId="389C03A0"/>
  <w16cid:commentId w16cid:paraId="2922242C" w16cid:durableId="777C918F"/>
  <w16cid:commentId w16cid:paraId="3F45F2B9" w16cid:durableId="4E325D4A"/>
  <w16cid:commentId w16cid:paraId="64E61CA3" w16cid:durableId="03E45AD5"/>
  <w16cid:commentId w16cid:paraId="0A3E06A7" w16cid:durableId="4FB6BDAF"/>
  <w16cid:commentId w16cid:paraId="3D3213EF" w16cid:durableId="05854962"/>
  <w16cid:commentId w16cid:paraId="228198E4" w16cid:durableId="4C91251C"/>
  <w16cid:commentId w16cid:paraId="6FF161EC" w16cid:durableId="7F57B241"/>
  <w16cid:commentId w16cid:paraId="005215D3" w16cid:durableId="60760F53"/>
  <w16cid:commentId w16cid:paraId="17D38A3B" w16cid:durableId="29AD30AD"/>
  <w16cid:commentId w16cid:paraId="0A241C68" w16cid:durableId="2701E2FF"/>
  <w16cid:commentId w16cid:paraId="38322941" w16cid:durableId="699D1ABA"/>
  <w16cid:commentId w16cid:paraId="14D9954E" w16cid:durableId="58C4CEF9"/>
  <w16cid:commentId w16cid:paraId="419E3E32" w16cid:durableId="632995C3"/>
  <w16cid:commentId w16cid:paraId="2C175C13" w16cid:durableId="2484811A"/>
  <w16cid:commentId w16cid:paraId="453DECAD" w16cid:durableId="7B9F44EE"/>
  <w16cid:commentId w16cid:paraId="7242BCE6" w16cid:durableId="4C57E811"/>
  <w16cid:commentId w16cid:paraId="0041DE77" w16cid:durableId="0A663FF5"/>
  <w16cid:commentId w16cid:paraId="615958E3" w16cid:durableId="6A0FC266"/>
  <w16cid:commentId w16cid:paraId="40C09321" w16cid:durableId="4EC0B9D9"/>
  <w16cid:commentId w16cid:paraId="382A760F" w16cid:durableId="562052D3"/>
  <w16cid:commentId w16cid:paraId="7DAE3F4D" w16cid:durableId="5B0B640C"/>
  <w16cid:commentId w16cid:paraId="7F9A413F" w16cid:durableId="6F87B50D"/>
  <w16cid:commentId w16cid:paraId="0125C7EB" w16cid:durableId="3AA710EE"/>
  <w16cid:commentId w16cid:paraId="12C72F7E" w16cid:durableId="57AF8C15"/>
  <w16cid:commentId w16cid:paraId="058279C8" w16cid:durableId="6C024B89"/>
  <w16cid:commentId w16cid:paraId="296097FC" w16cid:durableId="2C5EBD46"/>
  <w16cid:commentId w16cid:paraId="1E450BE5" w16cid:durableId="068A04D6"/>
  <w16cid:commentId w16cid:paraId="51A051B8" w16cid:durableId="7338E914"/>
  <w16cid:commentId w16cid:paraId="7508C155" w16cid:durableId="1F0CCFAE"/>
  <w16cid:commentId w16cid:paraId="2278B736" w16cid:durableId="4A9EF9C8"/>
  <w16cid:commentId w16cid:paraId="12BF441E" w16cid:durableId="175DD267"/>
  <w16cid:commentId w16cid:paraId="343AC759" w16cid:durableId="7AEB23D9"/>
  <w16cid:commentId w16cid:paraId="32E44F5D" w16cid:durableId="057B02F6"/>
  <w16cid:commentId w16cid:paraId="1F1311C9" w16cid:durableId="14B40198"/>
  <w16cid:commentId w16cid:paraId="375C0C61" w16cid:durableId="5F50DBF2"/>
  <w16cid:commentId w16cid:paraId="57083FF1" w16cid:durableId="365853B9"/>
  <w16cid:commentId w16cid:paraId="48BAF201" w16cid:durableId="2ABC62D2"/>
  <w16cid:commentId w16cid:paraId="3DFB1C42" w16cid:durableId="1E604A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D7FE9" w14:textId="77777777" w:rsidR="00443CD7" w:rsidRDefault="00443CD7" w:rsidP="009B4C2B">
      <w:r>
        <w:separator/>
      </w:r>
    </w:p>
  </w:endnote>
  <w:endnote w:type="continuationSeparator" w:id="0">
    <w:p w14:paraId="09BB4FA7" w14:textId="77777777" w:rsidR="00443CD7" w:rsidRDefault="00443CD7" w:rsidP="009B4C2B">
      <w:r>
        <w:continuationSeparator/>
      </w:r>
    </w:p>
  </w:endnote>
  <w:endnote w:type="continuationNotice" w:id="1">
    <w:p w14:paraId="7153A443" w14:textId="77777777" w:rsidR="00443CD7" w:rsidRDefault="00443CD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4BB80B" w14:textId="77777777" w:rsidR="00443CD7" w:rsidRDefault="00443CD7" w:rsidP="009B4C2B">
      <w:r>
        <w:separator/>
      </w:r>
    </w:p>
  </w:footnote>
  <w:footnote w:type="continuationSeparator" w:id="0">
    <w:p w14:paraId="532C4EB5" w14:textId="77777777" w:rsidR="00443CD7" w:rsidRDefault="00443CD7" w:rsidP="009B4C2B">
      <w:r>
        <w:continuationSeparator/>
      </w:r>
    </w:p>
  </w:footnote>
  <w:footnote w:type="continuationNotice" w:id="1">
    <w:p w14:paraId="2000A93C" w14:textId="77777777" w:rsidR="00443CD7" w:rsidRDefault="00443CD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Jasmin Schuster">
    <w15:presenceInfo w15:providerId="AD" w15:userId="S::jasminschuster@uvic.ca::2455801f-1b09-4d2a-b1b1-bbf127c16247"/>
  </w15:person>
  <w15:person w15:author="Kiara Kattler">
    <w15:presenceInfo w15:providerId="AD" w15:userId="S::kiarak@sfu.ca::2d2de4bf-d2a0-45f9-9c97-9f373b42fb34"/>
  </w15:person>
  <w15:person w15:author="Claire Attridge">
    <w15:presenceInfo w15:providerId="Windows Live" w15:userId="19e80539abb6b726"/>
  </w15:person>
  <w15:person w15:author="Kieran Cox">
    <w15:presenceInfo w15:providerId="AD" w15:userId="S::kieranc@sfu.ca::b4290085-ec8f-4fe0-8d75-e615e1fa996c"/>
  </w15:person>
  <w15:person w15:author="Bridget Maher">
    <w15:presenceInfo w15:providerId="Windows Live" w15:userId="3667760862be51f8"/>
  </w15:person>
  <w15:person w15:author="Isabelle Cote">
    <w15:presenceInfo w15:providerId="Windows Live" w15:userId="5e078651ba9eb2b3"/>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7"/>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4A18"/>
    <w:rsid w:val="000450BF"/>
    <w:rsid w:val="000537A3"/>
    <w:rsid w:val="00056973"/>
    <w:rsid w:val="00057B69"/>
    <w:rsid w:val="00057BA8"/>
    <w:rsid w:val="00060A7C"/>
    <w:rsid w:val="000642CC"/>
    <w:rsid w:val="000648D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B5AFB"/>
    <w:rsid w:val="000C156B"/>
    <w:rsid w:val="000C2453"/>
    <w:rsid w:val="000C4E84"/>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1C2F"/>
    <w:rsid w:val="00105516"/>
    <w:rsid w:val="001059C8"/>
    <w:rsid w:val="00113724"/>
    <w:rsid w:val="0011523B"/>
    <w:rsid w:val="00116C10"/>
    <w:rsid w:val="001175F9"/>
    <w:rsid w:val="001211D2"/>
    <w:rsid w:val="00121C0A"/>
    <w:rsid w:val="00122300"/>
    <w:rsid w:val="00122525"/>
    <w:rsid w:val="00123705"/>
    <w:rsid w:val="0012432E"/>
    <w:rsid w:val="00124C17"/>
    <w:rsid w:val="001269A3"/>
    <w:rsid w:val="001313BD"/>
    <w:rsid w:val="00131A7C"/>
    <w:rsid w:val="00132010"/>
    <w:rsid w:val="0013326D"/>
    <w:rsid w:val="00134966"/>
    <w:rsid w:val="00136DB7"/>
    <w:rsid w:val="00137407"/>
    <w:rsid w:val="001376FF"/>
    <w:rsid w:val="00142ADA"/>
    <w:rsid w:val="001440F3"/>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28F2"/>
    <w:rsid w:val="00186F92"/>
    <w:rsid w:val="0019076A"/>
    <w:rsid w:val="00195ECF"/>
    <w:rsid w:val="0019777D"/>
    <w:rsid w:val="001A0C35"/>
    <w:rsid w:val="001A2E91"/>
    <w:rsid w:val="001A5A1D"/>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5CB7"/>
    <w:rsid w:val="001E7F77"/>
    <w:rsid w:val="001F1825"/>
    <w:rsid w:val="001F1DDA"/>
    <w:rsid w:val="001F293B"/>
    <w:rsid w:val="001F2BDA"/>
    <w:rsid w:val="001F6183"/>
    <w:rsid w:val="001F69F0"/>
    <w:rsid w:val="001F79DB"/>
    <w:rsid w:val="00201837"/>
    <w:rsid w:val="0020783B"/>
    <w:rsid w:val="00213173"/>
    <w:rsid w:val="002142F2"/>
    <w:rsid w:val="002145C6"/>
    <w:rsid w:val="00217D47"/>
    <w:rsid w:val="002216A4"/>
    <w:rsid w:val="00222A9E"/>
    <w:rsid w:val="0022385E"/>
    <w:rsid w:val="00225DAD"/>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A83"/>
    <w:rsid w:val="00290BF1"/>
    <w:rsid w:val="00291048"/>
    <w:rsid w:val="00291E5F"/>
    <w:rsid w:val="00293DBF"/>
    <w:rsid w:val="0029554C"/>
    <w:rsid w:val="00295B89"/>
    <w:rsid w:val="0029789C"/>
    <w:rsid w:val="002A1EF5"/>
    <w:rsid w:val="002A304B"/>
    <w:rsid w:val="002A72EC"/>
    <w:rsid w:val="002A7F03"/>
    <w:rsid w:val="002B081F"/>
    <w:rsid w:val="002B400A"/>
    <w:rsid w:val="002B53A4"/>
    <w:rsid w:val="002B6ECC"/>
    <w:rsid w:val="002B7A8C"/>
    <w:rsid w:val="002B7F5F"/>
    <w:rsid w:val="002C320F"/>
    <w:rsid w:val="002C3747"/>
    <w:rsid w:val="002C41D5"/>
    <w:rsid w:val="002C7346"/>
    <w:rsid w:val="002C7A7C"/>
    <w:rsid w:val="002C7B46"/>
    <w:rsid w:val="002D0F9D"/>
    <w:rsid w:val="002D15C0"/>
    <w:rsid w:val="002D40ED"/>
    <w:rsid w:val="002D6F8B"/>
    <w:rsid w:val="002D7263"/>
    <w:rsid w:val="002E0B15"/>
    <w:rsid w:val="002E0BE3"/>
    <w:rsid w:val="002E1265"/>
    <w:rsid w:val="002E537D"/>
    <w:rsid w:val="002E5563"/>
    <w:rsid w:val="002E568B"/>
    <w:rsid w:val="002E7BDB"/>
    <w:rsid w:val="002F0A6D"/>
    <w:rsid w:val="002F0DB3"/>
    <w:rsid w:val="002F18B0"/>
    <w:rsid w:val="002F60B0"/>
    <w:rsid w:val="002F6441"/>
    <w:rsid w:val="002F7230"/>
    <w:rsid w:val="0030052D"/>
    <w:rsid w:val="00306F1F"/>
    <w:rsid w:val="003101A1"/>
    <w:rsid w:val="00314455"/>
    <w:rsid w:val="00314A5D"/>
    <w:rsid w:val="00315B05"/>
    <w:rsid w:val="0032304D"/>
    <w:rsid w:val="00324D34"/>
    <w:rsid w:val="00327838"/>
    <w:rsid w:val="00331A91"/>
    <w:rsid w:val="00334ADF"/>
    <w:rsid w:val="00337794"/>
    <w:rsid w:val="00347B50"/>
    <w:rsid w:val="0035016F"/>
    <w:rsid w:val="003509B8"/>
    <w:rsid w:val="0035239D"/>
    <w:rsid w:val="00352B3A"/>
    <w:rsid w:val="003544AB"/>
    <w:rsid w:val="00355A76"/>
    <w:rsid w:val="003563BD"/>
    <w:rsid w:val="0035683A"/>
    <w:rsid w:val="00356E7A"/>
    <w:rsid w:val="00360246"/>
    <w:rsid w:val="00360BBF"/>
    <w:rsid w:val="00363EDC"/>
    <w:rsid w:val="00364A75"/>
    <w:rsid w:val="00365EF3"/>
    <w:rsid w:val="003665DF"/>
    <w:rsid w:val="00367076"/>
    <w:rsid w:val="003678EE"/>
    <w:rsid w:val="003717AA"/>
    <w:rsid w:val="003733DE"/>
    <w:rsid w:val="00374B2C"/>
    <w:rsid w:val="00375CD0"/>
    <w:rsid w:val="00375F57"/>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1D0A"/>
    <w:rsid w:val="003B3EB5"/>
    <w:rsid w:val="003B402E"/>
    <w:rsid w:val="003B4768"/>
    <w:rsid w:val="003B6CDD"/>
    <w:rsid w:val="003B6CDF"/>
    <w:rsid w:val="003C0BA5"/>
    <w:rsid w:val="003C2B32"/>
    <w:rsid w:val="003C3010"/>
    <w:rsid w:val="003C5615"/>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608"/>
    <w:rsid w:val="00406F74"/>
    <w:rsid w:val="00411CC2"/>
    <w:rsid w:val="0041279D"/>
    <w:rsid w:val="0041334E"/>
    <w:rsid w:val="0041407D"/>
    <w:rsid w:val="00415C5B"/>
    <w:rsid w:val="00417390"/>
    <w:rsid w:val="004173D2"/>
    <w:rsid w:val="0042004A"/>
    <w:rsid w:val="0042048F"/>
    <w:rsid w:val="0042174D"/>
    <w:rsid w:val="004220F3"/>
    <w:rsid w:val="00422C70"/>
    <w:rsid w:val="0042306A"/>
    <w:rsid w:val="004253ED"/>
    <w:rsid w:val="004254E3"/>
    <w:rsid w:val="00426A33"/>
    <w:rsid w:val="00430FF1"/>
    <w:rsid w:val="004317DC"/>
    <w:rsid w:val="0043235D"/>
    <w:rsid w:val="00433289"/>
    <w:rsid w:val="00435ABE"/>
    <w:rsid w:val="0043787D"/>
    <w:rsid w:val="00437D27"/>
    <w:rsid w:val="004416E7"/>
    <w:rsid w:val="004433B7"/>
    <w:rsid w:val="00443CD7"/>
    <w:rsid w:val="00444382"/>
    <w:rsid w:val="00444BD0"/>
    <w:rsid w:val="00445ECC"/>
    <w:rsid w:val="00456F9A"/>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113C"/>
    <w:rsid w:val="004D19B2"/>
    <w:rsid w:val="004D42BB"/>
    <w:rsid w:val="004D42C3"/>
    <w:rsid w:val="004E5043"/>
    <w:rsid w:val="004E5C73"/>
    <w:rsid w:val="004E6F16"/>
    <w:rsid w:val="004F21D6"/>
    <w:rsid w:val="004F2705"/>
    <w:rsid w:val="004F5624"/>
    <w:rsid w:val="004F7AE3"/>
    <w:rsid w:val="005014F7"/>
    <w:rsid w:val="00506EED"/>
    <w:rsid w:val="005110F5"/>
    <w:rsid w:val="00512CBD"/>
    <w:rsid w:val="00515808"/>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0BB1"/>
    <w:rsid w:val="0056137A"/>
    <w:rsid w:val="005613C5"/>
    <w:rsid w:val="00562CDF"/>
    <w:rsid w:val="005636C0"/>
    <w:rsid w:val="00565A8B"/>
    <w:rsid w:val="00566C2C"/>
    <w:rsid w:val="00570F20"/>
    <w:rsid w:val="005746D1"/>
    <w:rsid w:val="00576035"/>
    <w:rsid w:val="00576692"/>
    <w:rsid w:val="00580804"/>
    <w:rsid w:val="00580B22"/>
    <w:rsid w:val="0058230D"/>
    <w:rsid w:val="00582A7B"/>
    <w:rsid w:val="005831E6"/>
    <w:rsid w:val="005835B5"/>
    <w:rsid w:val="0058405B"/>
    <w:rsid w:val="00584638"/>
    <w:rsid w:val="005870DF"/>
    <w:rsid w:val="00587911"/>
    <w:rsid w:val="005879AC"/>
    <w:rsid w:val="00587BDC"/>
    <w:rsid w:val="005933DD"/>
    <w:rsid w:val="005A0A94"/>
    <w:rsid w:val="005A0B73"/>
    <w:rsid w:val="005A129F"/>
    <w:rsid w:val="005A1F03"/>
    <w:rsid w:val="005A498B"/>
    <w:rsid w:val="005A6EDD"/>
    <w:rsid w:val="005B15F4"/>
    <w:rsid w:val="005B26B9"/>
    <w:rsid w:val="005B3F6C"/>
    <w:rsid w:val="005B5A3A"/>
    <w:rsid w:val="005B7764"/>
    <w:rsid w:val="005C511E"/>
    <w:rsid w:val="005C5236"/>
    <w:rsid w:val="005C6C7A"/>
    <w:rsid w:val="005C7696"/>
    <w:rsid w:val="005D293A"/>
    <w:rsid w:val="005D42E1"/>
    <w:rsid w:val="005E0368"/>
    <w:rsid w:val="005E0538"/>
    <w:rsid w:val="005E0A73"/>
    <w:rsid w:val="005E0EEE"/>
    <w:rsid w:val="005E2687"/>
    <w:rsid w:val="005E2C00"/>
    <w:rsid w:val="005E2FEE"/>
    <w:rsid w:val="005E6D58"/>
    <w:rsid w:val="005E7820"/>
    <w:rsid w:val="005F0597"/>
    <w:rsid w:val="005F08F5"/>
    <w:rsid w:val="005F1E8D"/>
    <w:rsid w:val="005F39D0"/>
    <w:rsid w:val="005F422E"/>
    <w:rsid w:val="006005D7"/>
    <w:rsid w:val="00600E47"/>
    <w:rsid w:val="006032E9"/>
    <w:rsid w:val="00605796"/>
    <w:rsid w:val="006077BE"/>
    <w:rsid w:val="006109F9"/>
    <w:rsid w:val="0061163F"/>
    <w:rsid w:val="006159C2"/>
    <w:rsid w:val="0061715C"/>
    <w:rsid w:val="0061731D"/>
    <w:rsid w:val="006176D2"/>
    <w:rsid w:val="00617BD9"/>
    <w:rsid w:val="006214D6"/>
    <w:rsid w:val="0062154A"/>
    <w:rsid w:val="00622296"/>
    <w:rsid w:val="00623B32"/>
    <w:rsid w:val="00623DD8"/>
    <w:rsid w:val="006259B4"/>
    <w:rsid w:val="006260D7"/>
    <w:rsid w:val="00630D4D"/>
    <w:rsid w:val="006312EC"/>
    <w:rsid w:val="00633FE4"/>
    <w:rsid w:val="006349E9"/>
    <w:rsid w:val="00635119"/>
    <w:rsid w:val="006378C4"/>
    <w:rsid w:val="00637BD0"/>
    <w:rsid w:val="00641243"/>
    <w:rsid w:val="00643D24"/>
    <w:rsid w:val="006447F8"/>
    <w:rsid w:val="00644F70"/>
    <w:rsid w:val="0064532D"/>
    <w:rsid w:val="00645FB5"/>
    <w:rsid w:val="006528A1"/>
    <w:rsid w:val="00652D23"/>
    <w:rsid w:val="00655502"/>
    <w:rsid w:val="006610AC"/>
    <w:rsid w:val="006611F9"/>
    <w:rsid w:val="00662D37"/>
    <w:rsid w:val="00662F9B"/>
    <w:rsid w:val="00666133"/>
    <w:rsid w:val="00670555"/>
    <w:rsid w:val="0067125A"/>
    <w:rsid w:val="0067173A"/>
    <w:rsid w:val="006717E0"/>
    <w:rsid w:val="0067279B"/>
    <w:rsid w:val="006743C8"/>
    <w:rsid w:val="0067503F"/>
    <w:rsid w:val="00676581"/>
    <w:rsid w:val="00676DAB"/>
    <w:rsid w:val="00677126"/>
    <w:rsid w:val="00677F1B"/>
    <w:rsid w:val="00680294"/>
    <w:rsid w:val="006802B8"/>
    <w:rsid w:val="006820B0"/>
    <w:rsid w:val="00682CDC"/>
    <w:rsid w:val="00683C48"/>
    <w:rsid w:val="00683FC3"/>
    <w:rsid w:val="0068500B"/>
    <w:rsid w:val="006855B4"/>
    <w:rsid w:val="00686D1B"/>
    <w:rsid w:val="00690DD3"/>
    <w:rsid w:val="0069194B"/>
    <w:rsid w:val="00694C65"/>
    <w:rsid w:val="00695175"/>
    <w:rsid w:val="006A698F"/>
    <w:rsid w:val="006B016A"/>
    <w:rsid w:val="006B046E"/>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6A77"/>
    <w:rsid w:val="00727E31"/>
    <w:rsid w:val="00731BE6"/>
    <w:rsid w:val="00731EA5"/>
    <w:rsid w:val="00736CF0"/>
    <w:rsid w:val="00737B8A"/>
    <w:rsid w:val="00741F8A"/>
    <w:rsid w:val="00742266"/>
    <w:rsid w:val="007519B8"/>
    <w:rsid w:val="00752F86"/>
    <w:rsid w:val="0075411C"/>
    <w:rsid w:val="00761A9D"/>
    <w:rsid w:val="00761BA2"/>
    <w:rsid w:val="00762932"/>
    <w:rsid w:val="00765FE9"/>
    <w:rsid w:val="0076719B"/>
    <w:rsid w:val="00771D86"/>
    <w:rsid w:val="00771FB3"/>
    <w:rsid w:val="0077211F"/>
    <w:rsid w:val="00772701"/>
    <w:rsid w:val="0077441C"/>
    <w:rsid w:val="007747B7"/>
    <w:rsid w:val="00775011"/>
    <w:rsid w:val="00782EA1"/>
    <w:rsid w:val="007831DE"/>
    <w:rsid w:val="0078518E"/>
    <w:rsid w:val="0078662B"/>
    <w:rsid w:val="007872E9"/>
    <w:rsid w:val="00791FF5"/>
    <w:rsid w:val="00792779"/>
    <w:rsid w:val="00796F8D"/>
    <w:rsid w:val="007A0BAF"/>
    <w:rsid w:val="007A1A08"/>
    <w:rsid w:val="007A1A41"/>
    <w:rsid w:val="007A283D"/>
    <w:rsid w:val="007A65BF"/>
    <w:rsid w:val="007A68CB"/>
    <w:rsid w:val="007B0365"/>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0BA8"/>
    <w:rsid w:val="007E1750"/>
    <w:rsid w:val="007E4686"/>
    <w:rsid w:val="007E69BA"/>
    <w:rsid w:val="007F1484"/>
    <w:rsid w:val="007F416C"/>
    <w:rsid w:val="007F45EC"/>
    <w:rsid w:val="007F6203"/>
    <w:rsid w:val="007F7354"/>
    <w:rsid w:val="0080060C"/>
    <w:rsid w:val="008012CE"/>
    <w:rsid w:val="00801C1E"/>
    <w:rsid w:val="00801C62"/>
    <w:rsid w:val="00805704"/>
    <w:rsid w:val="00805A5D"/>
    <w:rsid w:val="008068ED"/>
    <w:rsid w:val="00806D42"/>
    <w:rsid w:val="0080773F"/>
    <w:rsid w:val="00807C51"/>
    <w:rsid w:val="00813785"/>
    <w:rsid w:val="008145DB"/>
    <w:rsid w:val="00815249"/>
    <w:rsid w:val="00816A13"/>
    <w:rsid w:val="00817AD8"/>
    <w:rsid w:val="00817D31"/>
    <w:rsid w:val="00820A22"/>
    <w:rsid w:val="00820B4D"/>
    <w:rsid w:val="0082290C"/>
    <w:rsid w:val="00824BD5"/>
    <w:rsid w:val="00824E57"/>
    <w:rsid w:val="00826808"/>
    <w:rsid w:val="008270B2"/>
    <w:rsid w:val="00830679"/>
    <w:rsid w:val="008307A0"/>
    <w:rsid w:val="00830E20"/>
    <w:rsid w:val="008319DF"/>
    <w:rsid w:val="00831BE8"/>
    <w:rsid w:val="008335BF"/>
    <w:rsid w:val="00833F25"/>
    <w:rsid w:val="008422B4"/>
    <w:rsid w:val="0084294E"/>
    <w:rsid w:val="008457F1"/>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B6A66"/>
    <w:rsid w:val="008C2771"/>
    <w:rsid w:val="008C6877"/>
    <w:rsid w:val="008C6BDA"/>
    <w:rsid w:val="008D00C8"/>
    <w:rsid w:val="008D04B8"/>
    <w:rsid w:val="008D0B85"/>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6DB"/>
    <w:rsid w:val="00903BFA"/>
    <w:rsid w:val="00906B6A"/>
    <w:rsid w:val="009108FE"/>
    <w:rsid w:val="0091520C"/>
    <w:rsid w:val="00915BE9"/>
    <w:rsid w:val="00915C04"/>
    <w:rsid w:val="0091699F"/>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379C6"/>
    <w:rsid w:val="00943023"/>
    <w:rsid w:val="0094446B"/>
    <w:rsid w:val="00946EB9"/>
    <w:rsid w:val="00947079"/>
    <w:rsid w:val="009500AF"/>
    <w:rsid w:val="0095043F"/>
    <w:rsid w:val="009509EA"/>
    <w:rsid w:val="00950C3D"/>
    <w:rsid w:val="009529BF"/>
    <w:rsid w:val="00953437"/>
    <w:rsid w:val="0095549D"/>
    <w:rsid w:val="00956033"/>
    <w:rsid w:val="009569DD"/>
    <w:rsid w:val="00957070"/>
    <w:rsid w:val="00957535"/>
    <w:rsid w:val="009609CF"/>
    <w:rsid w:val="00963154"/>
    <w:rsid w:val="00965054"/>
    <w:rsid w:val="0096667C"/>
    <w:rsid w:val="00966E65"/>
    <w:rsid w:val="00967589"/>
    <w:rsid w:val="00970849"/>
    <w:rsid w:val="0097669C"/>
    <w:rsid w:val="00977C23"/>
    <w:rsid w:val="009816FC"/>
    <w:rsid w:val="009838BB"/>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1C19"/>
    <w:rsid w:val="009C2153"/>
    <w:rsid w:val="009C308B"/>
    <w:rsid w:val="009C41B4"/>
    <w:rsid w:val="009C4EA4"/>
    <w:rsid w:val="009C58E1"/>
    <w:rsid w:val="009C7DB9"/>
    <w:rsid w:val="009D0A6F"/>
    <w:rsid w:val="009D2E19"/>
    <w:rsid w:val="009D637D"/>
    <w:rsid w:val="009D6967"/>
    <w:rsid w:val="009D6A5A"/>
    <w:rsid w:val="009E2DF2"/>
    <w:rsid w:val="009E34A5"/>
    <w:rsid w:val="009E35D0"/>
    <w:rsid w:val="009E3CC4"/>
    <w:rsid w:val="009E4099"/>
    <w:rsid w:val="009E47B9"/>
    <w:rsid w:val="009E6CC7"/>
    <w:rsid w:val="009F3B04"/>
    <w:rsid w:val="009F5279"/>
    <w:rsid w:val="009F5956"/>
    <w:rsid w:val="009F603D"/>
    <w:rsid w:val="00A01D2A"/>
    <w:rsid w:val="00A01D2E"/>
    <w:rsid w:val="00A047D2"/>
    <w:rsid w:val="00A05727"/>
    <w:rsid w:val="00A05F3B"/>
    <w:rsid w:val="00A067A6"/>
    <w:rsid w:val="00A07ADB"/>
    <w:rsid w:val="00A13236"/>
    <w:rsid w:val="00A13698"/>
    <w:rsid w:val="00A13FB6"/>
    <w:rsid w:val="00A14B41"/>
    <w:rsid w:val="00A15663"/>
    <w:rsid w:val="00A15B36"/>
    <w:rsid w:val="00A1653F"/>
    <w:rsid w:val="00A166C5"/>
    <w:rsid w:val="00A210AD"/>
    <w:rsid w:val="00A213FF"/>
    <w:rsid w:val="00A226B8"/>
    <w:rsid w:val="00A2432A"/>
    <w:rsid w:val="00A25B00"/>
    <w:rsid w:val="00A32263"/>
    <w:rsid w:val="00A33386"/>
    <w:rsid w:val="00A36A0B"/>
    <w:rsid w:val="00A36A36"/>
    <w:rsid w:val="00A37BD2"/>
    <w:rsid w:val="00A40ED6"/>
    <w:rsid w:val="00A41148"/>
    <w:rsid w:val="00A4123F"/>
    <w:rsid w:val="00A41B00"/>
    <w:rsid w:val="00A43FB6"/>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55B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3EE3"/>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07D5"/>
    <w:rsid w:val="00B317B9"/>
    <w:rsid w:val="00B317F3"/>
    <w:rsid w:val="00B35528"/>
    <w:rsid w:val="00B40590"/>
    <w:rsid w:val="00B40FCC"/>
    <w:rsid w:val="00B42CBE"/>
    <w:rsid w:val="00B43EE2"/>
    <w:rsid w:val="00B450E4"/>
    <w:rsid w:val="00B47743"/>
    <w:rsid w:val="00B50669"/>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97964"/>
    <w:rsid w:val="00BA0DC8"/>
    <w:rsid w:val="00BA1DFE"/>
    <w:rsid w:val="00BA1FF7"/>
    <w:rsid w:val="00BA2485"/>
    <w:rsid w:val="00BA4AFF"/>
    <w:rsid w:val="00BA5A27"/>
    <w:rsid w:val="00BA6691"/>
    <w:rsid w:val="00BB0987"/>
    <w:rsid w:val="00BB3685"/>
    <w:rsid w:val="00BB4DD2"/>
    <w:rsid w:val="00BB6F7F"/>
    <w:rsid w:val="00BC14D0"/>
    <w:rsid w:val="00BC1B34"/>
    <w:rsid w:val="00BC20AB"/>
    <w:rsid w:val="00BC2159"/>
    <w:rsid w:val="00BC38CD"/>
    <w:rsid w:val="00BC390A"/>
    <w:rsid w:val="00BC40B8"/>
    <w:rsid w:val="00BC463D"/>
    <w:rsid w:val="00BD0E57"/>
    <w:rsid w:val="00BD1256"/>
    <w:rsid w:val="00BD15DE"/>
    <w:rsid w:val="00BD1992"/>
    <w:rsid w:val="00BD384B"/>
    <w:rsid w:val="00BD44BD"/>
    <w:rsid w:val="00BD50D3"/>
    <w:rsid w:val="00BD7CC8"/>
    <w:rsid w:val="00BE2765"/>
    <w:rsid w:val="00BE4765"/>
    <w:rsid w:val="00BE5F43"/>
    <w:rsid w:val="00BF1FB2"/>
    <w:rsid w:val="00BF7831"/>
    <w:rsid w:val="00C01950"/>
    <w:rsid w:val="00C027F9"/>
    <w:rsid w:val="00C05930"/>
    <w:rsid w:val="00C05A5A"/>
    <w:rsid w:val="00C06EC1"/>
    <w:rsid w:val="00C119E0"/>
    <w:rsid w:val="00C11E26"/>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366"/>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3251"/>
    <w:rsid w:val="00D64188"/>
    <w:rsid w:val="00D71E1B"/>
    <w:rsid w:val="00D768B7"/>
    <w:rsid w:val="00D77A63"/>
    <w:rsid w:val="00D823F4"/>
    <w:rsid w:val="00D83BB3"/>
    <w:rsid w:val="00D85A41"/>
    <w:rsid w:val="00D90520"/>
    <w:rsid w:val="00D93294"/>
    <w:rsid w:val="00D96F75"/>
    <w:rsid w:val="00D970DD"/>
    <w:rsid w:val="00D9775A"/>
    <w:rsid w:val="00DA0901"/>
    <w:rsid w:val="00DA10C2"/>
    <w:rsid w:val="00DA5006"/>
    <w:rsid w:val="00DA559A"/>
    <w:rsid w:val="00DA6701"/>
    <w:rsid w:val="00DA7738"/>
    <w:rsid w:val="00DB029A"/>
    <w:rsid w:val="00DB5A3B"/>
    <w:rsid w:val="00DC0493"/>
    <w:rsid w:val="00DC055D"/>
    <w:rsid w:val="00DC4A52"/>
    <w:rsid w:val="00DC514B"/>
    <w:rsid w:val="00DC5B5B"/>
    <w:rsid w:val="00DC6420"/>
    <w:rsid w:val="00DD00A1"/>
    <w:rsid w:val="00DD3840"/>
    <w:rsid w:val="00DD3A00"/>
    <w:rsid w:val="00DD6988"/>
    <w:rsid w:val="00DE0CED"/>
    <w:rsid w:val="00DE151A"/>
    <w:rsid w:val="00DE15E3"/>
    <w:rsid w:val="00DE29B8"/>
    <w:rsid w:val="00DE371F"/>
    <w:rsid w:val="00DE4185"/>
    <w:rsid w:val="00DE493D"/>
    <w:rsid w:val="00DE4F75"/>
    <w:rsid w:val="00DE5860"/>
    <w:rsid w:val="00DE63E7"/>
    <w:rsid w:val="00DF22E5"/>
    <w:rsid w:val="00DF35F0"/>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9CD"/>
    <w:rsid w:val="00E24FB1"/>
    <w:rsid w:val="00E25DCB"/>
    <w:rsid w:val="00E26FA5"/>
    <w:rsid w:val="00E271AE"/>
    <w:rsid w:val="00E3051D"/>
    <w:rsid w:val="00E31706"/>
    <w:rsid w:val="00E31F65"/>
    <w:rsid w:val="00E32297"/>
    <w:rsid w:val="00E34FA8"/>
    <w:rsid w:val="00E36531"/>
    <w:rsid w:val="00E36DF6"/>
    <w:rsid w:val="00E40642"/>
    <w:rsid w:val="00E428BC"/>
    <w:rsid w:val="00E42DA4"/>
    <w:rsid w:val="00E4439E"/>
    <w:rsid w:val="00E4531F"/>
    <w:rsid w:val="00E53B33"/>
    <w:rsid w:val="00E54847"/>
    <w:rsid w:val="00E57739"/>
    <w:rsid w:val="00E624B0"/>
    <w:rsid w:val="00E626AC"/>
    <w:rsid w:val="00E626B9"/>
    <w:rsid w:val="00E639BB"/>
    <w:rsid w:val="00E63D93"/>
    <w:rsid w:val="00E6472E"/>
    <w:rsid w:val="00E65785"/>
    <w:rsid w:val="00E6680F"/>
    <w:rsid w:val="00E6772A"/>
    <w:rsid w:val="00E6786E"/>
    <w:rsid w:val="00E71885"/>
    <w:rsid w:val="00E735B3"/>
    <w:rsid w:val="00E738EE"/>
    <w:rsid w:val="00E75352"/>
    <w:rsid w:val="00E763F3"/>
    <w:rsid w:val="00E81946"/>
    <w:rsid w:val="00E83D6E"/>
    <w:rsid w:val="00E83DAB"/>
    <w:rsid w:val="00E85990"/>
    <w:rsid w:val="00E85DC2"/>
    <w:rsid w:val="00E86B3F"/>
    <w:rsid w:val="00E9064C"/>
    <w:rsid w:val="00E914E6"/>
    <w:rsid w:val="00E94D69"/>
    <w:rsid w:val="00EA0E28"/>
    <w:rsid w:val="00EA2D98"/>
    <w:rsid w:val="00EA4716"/>
    <w:rsid w:val="00EA4761"/>
    <w:rsid w:val="00EB3BC7"/>
    <w:rsid w:val="00EB4F90"/>
    <w:rsid w:val="00EB7CB2"/>
    <w:rsid w:val="00EC0648"/>
    <w:rsid w:val="00EC06BA"/>
    <w:rsid w:val="00EC101B"/>
    <w:rsid w:val="00EC105C"/>
    <w:rsid w:val="00EC3A47"/>
    <w:rsid w:val="00EC50FD"/>
    <w:rsid w:val="00EC6CAC"/>
    <w:rsid w:val="00ED1C7F"/>
    <w:rsid w:val="00ED22B3"/>
    <w:rsid w:val="00ED4FFF"/>
    <w:rsid w:val="00ED5552"/>
    <w:rsid w:val="00EE0375"/>
    <w:rsid w:val="00EE20FF"/>
    <w:rsid w:val="00EE37C2"/>
    <w:rsid w:val="00EE4634"/>
    <w:rsid w:val="00EE4DBD"/>
    <w:rsid w:val="00EE5D31"/>
    <w:rsid w:val="00EE5DD8"/>
    <w:rsid w:val="00EE7580"/>
    <w:rsid w:val="00EF0BBA"/>
    <w:rsid w:val="00EF0CFA"/>
    <w:rsid w:val="00EF152C"/>
    <w:rsid w:val="00EF3490"/>
    <w:rsid w:val="00EF3D0C"/>
    <w:rsid w:val="00EF7628"/>
    <w:rsid w:val="00F013CE"/>
    <w:rsid w:val="00F02795"/>
    <w:rsid w:val="00F03F07"/>
    <w:rsid w:val="00F0487B"/>
    <w:rsid w:val="00F0531E"/>
    <w:rsid w:val="00F06A43"/>
    <w:rsid w:val="00F07053"/>
    <w:rsid w:val="00F1021C"/>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02B"/>
    <w:rsid w:val="00F67950"/>
    <w:rsid w:val="00F762BB"/>
    <w:rsid w:val="00F769A6"/>
    <w:rsid w:val="00F76C68"/>
    <w:rsid w:val="00F773BD"/>
    <w:rsid w:val="00F77F4A"/>
    <w:rsid w:val="00F81AF1"/>
    <w:rsid w:val="00F83AAB"/>
    <w:rsid w:val="00F86434"/>
    <w:rsid w:val="00F86B25"/>
    <w:rsid w:val="00F87E02"/>
    <w:rsid w:val="00F92D6E"/>
    <w:rsid w:val="00F92DAE"/>
    <w:rsid w:val="00F95946"/>
    <w:rsid w:val="00F96096"/>
    <w:rsid w:val="00F96547"/>
    <w:rsid w:val="00FA0A52"/>
    <w:rsid w:val="00FA0E9B"/>
    <w:rsid w:val="00FA7DAE"/>
    <w:rsid w:val="00FB237D"/>
    <w:rsid w:val="00FB252B"/>
    <w:rsid w:val="00FC0F65"/>
    <w:rsid w:val="00FC157E"/>
    <w:rsid w:val="00FC6B44"/>
    <w:rsid w:val="00FC7532"/>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05405890">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github.com/em-lim13/Ch2_Spatial_pee"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TotalTime>
  <Pages>47</Pages>
  <Words>46952</Words>
  <Characters>267631</Characters>
  <Application>Microsoft Office Word</Application>
  <DocSecurity>0</DocSecurity>
  <Lines>2230</Lines>
  <Paragraphs>627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54</cp:revision>
  <dcterms:created xsi:type="dcterms:W3CDTF">2024-10-03T00:00:00Z</dcterms:created>
  <dcterms:modified xsi:type="dcterms:W3CDTF">2024-11-06T19:35:00Z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id="wOJ0WF8v"/&gt;&lt;style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