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21733AB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 xml:space="preserve">scale patterns of kelp response to heatwaves and establish ecological </w:t>
      </w:r>
      <w:commentRangeStart w:id="56"/>
      <w:commentRangeStart w:id="57"/>
      <w:commentRangeStart w:id="58"/>
      <w:r w:rsidR="00444BD0" w:rsidRPr="005F1E8D">
        <w:rPr>
          <w:rFonts w:ascii="Times New Roman" w:hAnsi="Times New Roman" w:cs="Times New Roman"/>
          <w:lang w:val="en-CA"/>
        </w:rPr>
        <w:t>baselines</w:t>
      </w:r>
      <w:r w:rsidR="00E639BB">
        <w:rPr>
          <w:rFonts w:ascii="Times New Roman" w:hAnsi="Times New Roman" w:cs="Times New Roman"/>
          <w:lang w:val="en-CA"/>
        </w:rPr>
        <w:t xml:space="preserve"> </w:t>
      </w:r>
      <w:commentRangeEnd w:id="56"/>
      <w:r w:rsidR="00E639BB">
        <w:rPr>
          <w:rStyle w:val="CommentReference"/>
        </w:rPr>
        <w:commentReference w:id="56"/>
      </w:r>
      <w:commentRangeEnd w:id="57"/>
      <w:r w:rsidR="008D04B8">
        <w:rPr>
          <w:rStyle w:val="CommentReference"/>
        </w:rPr>
        <w:commentReference w:id="57"/>
      </w:r>
      <w:commentRangeEnd w:id="58"/>
      <w:r w:rsidR="00355A76">
        <w:rPr>
          <w:rStyle w:val="CommentReference"/>
        </w:rPr>
        <w:commentReference w:id="58"/>
      </w:r>
      <w:r w:rsidR="00E639BB">
        <w:rPr>
          <w:rFonts w:ascii="Times New Roman" w:hAnsi="Times New Roman" w:cs="Times New Roman"/>
          <w:lang w:val="en-CA"/>
        </w:rPr>
        <w:fldChar w:fldCharType="begin"/>
      </w:r>
      <w:r w:rsidR="0043235D">
        <w:rPr>
          <w:rFonts w:ascii="Times New Roman" w:hAnsi="Times New Roman" w:cs="Times New Roman"/>
          <w:lang w:val="en-CA"/>
        </w:rPr>
        <w:instrText xml:space="preserve"> ADDIN ZOTERO_ITEM CSL_CITATION {"citationID":"jjR0pRF2","properties":{"formattedCitation":"(Attridge et al., n.d.; Howard et al., 2019; Starko et al., 2022; Tanasichuk, 1998)","plainCitation":"(Attridge et al., n.d.; Howard et al., 2019; Starko et al., 2022; Tanasichuk, 1998)","noteIndex":0},"citationItems":[{"id":4613,"uris":["http://zotero.org/users/local/idKDtb7T/items/XUTQCTPX"],"itemData":{"id":4613,"type":"article-journal","container-title":"Fisheries","DOI":"10.1002/fsh.11065","ISSN":"1548-8446","issue":"n/a","language":"en","license":"© 2024 American Fisheries Society.","note":"_eprint: https://onlinelibrary.wiley.com/doi/pdf/10.1002/fsh.11065","source":"Wiley Online Library","title":"Studying Kelp Forests of Today to Forecast Ecosystems of the Future","URL":"https://onlinelibrary.wiley.com/doi/abs/10.1002/fsh.11065","volume":"n/a","author":[{"family":"Attridge","given":"Claire M."},{"family":"Cox","given":"Kieran D."},{"family":"Maher","given":"Bridget"},{"family":"Gross","given":"Shane"},{"family":"Lim","given":"Em G."},{"family":"Kattler","given":"Kiara R."},{"family":"Côté","given":"Isabelle M."}],"accessed":{"date-parts":[["2024",3,26]]}}},{"id":1336,"uris":["http://zotero.org/users/local/idKDtb7T/items/USLVMC77"],"itemData":{"id":1336,"type":"article-journal","abstract":"Dominant,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43235D">
        <w:rPr>
          <w:rFonts w:ascii="Times New Roman" w:hAnsi="Times New Roman" w:cs="Times New Roman"/>
          <w:noProof/>
          <w:lang w:val="en-CA"/>
        </w:rPr>
        <w:t>(Attridge et al., n.d.; Howard et al., 2019; Starko et al.,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9"/>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9"/>
      <w:r w:rsidR="008D04B8">
        <w:rPr>
          <w:rStyle w:val="CommentReference"/>
        </w:rPr>
        <w:commentReference w:id="59"/>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2027C6A2"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60"/>
      <w:r w:rsidRPr="005F1E8D">
        <w:rPr>
          <w:rFonts w:ascii="Times New Roman" w:eastAsia="Times New Roman" w:hAnsi="Times New Roman" w:cs="Times New Roman"/>
          <w:color w:val="000000"/>
        </w:rPr>
        <w:t xml:space="preserve">We considered </w:t>
      </w:r>
      <w:commentRangeEnd w:id="60"/>
      <w:r w:rsidR="001D7BE9">
        <w:rPr>
          <w:rStyle w:val="CommentReference"/>
        </w:rPr>
        <w:commentReference w:id="60"/>
      </w:r>
      <w:commentRangeStart w:id="61"/>
      <w:r w:rsidRPr="005F1E8D">
        <w:rPr>
          <w:rFonts w:ascii="Times New Roman" w:eastAsia="Times New Roman" w:hAnsi="Times New Roman" w:cs="Times New Roman"/>
          <w:color w:val="000000"/>
        </w:rPr>
        <w:t xml:space="preserve">meso-scale variation </w:t>
      </w:r>
      <w:commentRangeEnd w:id="61"/>
      <w:r w:rsidR="008D04B8">
        <w:rPr>
          <w:rStyle w:val="CommentReference"/>
        </w:rPr>
        <w:commentReference w:id="61"/>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62"/>
      <w:r w:rsidR="00CF7FD0" w:rsidRPr="005F1E8D">
        <w:rPr>
          <w:rFonts w:ascii="Times New Roman" w:hAnsi="Times New Roman" w:cs="Times New Roman"/>
          <w:highlight w:val="green"/>
          <w:lang w:val="en-CA"/>
        </w:rPr>
        <w:t>Fig. 2</w:t>
      </w:r>
      <w:commentRangeEnd w:id="62"/>
      <w:r w:rsidR="00355A76">
        <w:rPr>
          <w:rStyle w:val="CommentReference"/>
        </w:rPr>
        <w:commentReference w:id="62"/>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3"/>
      <w:commentRangeStart w:id="64"/>
      <w:r w:rsidR="007268C2" w:rsidRPr="005F1E8D">
        <w:rPr>
          <w:rFonts w:ascii="Times New Roman" w:hAnsi="Times New Roman" w:cs="Times New Roman"/>
          <w:color w:val="000000"/>
          <w:lang w:val="en-CA"/>
        </w:rPr>
        <w:t>Lim, unpublished data</w:t>
      </w:r>
      <w:commentRangeEnd w:id="63"/>
      <w:r w:rsidR="001D7BE9">
        <w:rPr>
          <w:rStyle w:val="CommentReference"/>
        </w:rPr>
        <w:commentReference w:id="63"/>
      </w:r>
      <w:commentRangeEnd w:id="64"/>
      <w:r w:rsidR="0067503F">
        <w:rPr>
          <w:rStyle w:val="CommentReference"/>
        </w:rPr>
        <w:commentReference w:id="64"/>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standard-</w:t>
      </w:r>
      <w:r w:rsidRPr="005F1E8D">
        <w:rPr>
          <w:rFonts w:ascii="Times New Roman" w:hAnsi="Times New Roman" w:cs="Times New Roman"/>
          <w:color w:val="000000"/>
          <w:lang w:val="en-CA"/>
        </w:rPr>
        <w:lastRenderedPageBreak/>
        <w:t xml:space="preserve">additions protocol II </w:t>
      </w:r>
      <w:commentRangeStart w:id="65"/>
      <w:commentRangeStart w:id="66"/>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5"/>
      <w:r w:rsidR="00895C86" w:rsidRPr="005F1E8D">
        <w:rPr>
          <w:rStyle w:val="CommentReference"/>
          <w:rFonts w:ascii="Times New Roman" w:hAnsi="Times New Roman" w:cs="Times New Roman"/>
        </w:rPr>
        <w:commentReference w:id="65"/>
      </w:r>
      <w:commentRangeEnd w:id="66"/>
      <w:r w:rsidR="001D7BE9">
        <w:rPr>
          <w:rStyle w:val="CommentReference"/>
        </w:rPr>
        <w:commentReference w:id="66"/>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7"/>
      <w:r w:rsidRPr="005F1E8D">
        <w:rPr>
          <w:rFonts w:ascii="Times New Roman" w:hAnsi="Times New Roman" w:cs="Times New Roman"/>
          <w:lang w:val="en-CA"/>
        </w:rPr>
        <w:t xml:space="preserve">varying density and composition at </w:t>
      </w:r>
      <w:commentRangeEnd w:id="67"/>
      <w:r w:rsidR="00E31706">
        <w:rPr>
          <w:rStyle w:val="CommentReference"/>
        </w:rPr>
        <w:commentReference w:id="67"/>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8"/>
      <w:commentRangeStart w:id="69"/>
      <w:r w:rsidR="001F79DB" w:rsidRPr="005F1E8D">
        <w:rPr>
          <w:rFonts w:ascii="Times New Roman" w:hAnsi="Times New Roman" w:cs="Times New Roman"/>
          <w:lang w:val="en-CA"/>
        </w:rPr>
        <w:t xml:space="preserve">0.5 m </w:t>
      </w:r>
      <w:commentRangeEnd w:id="68"/>
      <w:r w:rsidR="000A1681" w:rsidRPr="005F1E8D">
        <w:rPr>
          <w:rStyle w:val="CommentReference"/>
          <w:rFonts w:ascii="Times New Roman" w:hAnsi="Times New Roman" w:cs="Times New Roman"/>
        </w:rPr>
        <w:commentReference w:id="68"/>
      </w:r>
      <w:commentRangeEnd w:id="69"/>
      <w:r w:rsidR="00E31706">
        <w:rPr>
          <w:rStyle w:val="CommentReference"/>
        </w:rPr>
        <w:commentReference w:id="69"/>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70"/>
      <w:r w:rsidR="001F79DB" w:rsidRPr="005F1E8D">
        <w:rPr>
          <w:rFonts w:ascii="Times New Roman" w:hAnsi="Times New Roman" w:cs="Times New Roman"/>
          <w:lang w:val="en-CA"/>
        </w:rPr>
        <w:t xml:space="preserve"> </w:t>
      </w:r>
      <w:commentRangeEnd w:id="70"/>
      <w:r w:rsidR="00B164BF">
        <w:rPr>
          <w:rStyle w:val="CommentReference"/>
        </w:rPr>
        <w:commentReference w:id="70"/>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71"/>
      <w:r w:rsidR="00895C86" w:rsidRPr="005F1E8D">
        <w:rPr>
          <w:rFonts w:ascii="Times New Roman" w:hAnsi="Times New Roman" w:cs="Times New Roman"/>
          <w:lang w:val="en-CA"/>
        </w:rPr>
        <w:t>depth</w:t>
      </w:r>
      <w:commentRangeEnd w:id="71"/>
      <w:r w:rsidR="00152CBA" w:rsidRPr="005F1E8D">
        <w:rPr>
          <w:rStyle w:val="CommentReference"/>
          <w:rFonts w:ascii="Times New Roman" w:hAnsi="Times New Roman" w:cs="Times New Roman"/>
        </w:rPr>
        <w:commentReference w:id="71"/>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72"/>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72"/>
      <w:r w:rsidR="00526E5E">
        <w:rPr>
          <w:rStyle w:val="CommentReference"/>
        </w:rPr>
        <w:commentReference w:id="72"/>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3"/>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3"/>
      <w:r w:rsidR="00526E5E">
        <w:rPr>
          <w:rStyle w:val="CommentReference"/>
        </w:rPr>
        <w:commentReference w:id="73"/>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4"/>
      <w:r w:rsidR="00136DB7" w:rsidRPr="005F1E8D">
        <w:rPr>
          <w:rFonts w:ascii="Times New Roman" w:hAnsi="Times New Roman" w:cs="Times New Roman"/>
          <w:i/>
          <w:lang w:val="en-CA"/>
        </w:rPr>
        <w:t>very small-scale</w:t>
      </w:r>
      <w:commentRangeEnd w:id="74"/>
      <w:r w:rsidR="00F17ED1">
        <w:rPr>
          <w:rStyle w:val="CommentReference"/>
        </w:rPr>
        <w:commentReference w:id="74"/>
      </w:r>
      <w:r w:rsidR="00136DB7" w:rsidRPr="005F1E8D">
        <w:rPr>
          <w:rFonts w:ascii="Times New Roman" w:hAnsi="Times New Roman" w:cs="Times New Roman"/>
          <w:i/>
          <w:lang w:val="en-CA"/>
        </w:rPr>
        <w:t>)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measured contracted sea cucumber length and girth, and immediately placed them into </w:t>
      </w:r>
      <w:r w:rsidR="00C12458" w:rsidRPr="005F1E8D">
        <w:rPr>
          <w:rFonts w:ascii="Times New Roman" w:hAnsi="Times New Roman" w:cs="Times New Roman"/>
          <w:lang w:val="en-CA"/>
        </w:rPr>
        <w:lastRenderedPageBreak/>
        <w:t>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2C351AB5"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5"/>
      <w:r w:rsidR="00792779">
        <w:rPr>
          <w:rFonts w:ascii="Times New Roman" w:hAnsi="Times New Roman" w:cs="Times New Roman"/>
          <w:lang w:val="en-CA"/>
        </w:rPr>
        <w:t>.</w:t>
      </w:r>
      <w:commentRangeEnd w:id="75"/>
      <w:r w:rsidR="00F17ED1">
        <w:rPr>
          <w:rStyle w:val="CommentReference"/>
        </w:rPr>
        <w:commentReference w:id="75"/>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w:t>
      </w:r>
      <w:r w:rsidRPr="005F1E8D">
        <w:rPr>
          <w:rFonts w:ascii="Times New Roman" w:hAnsi="Times New Roman" w:cs="Times New Roman"/>
          <w:lang w:val="en-CA"/>
        </w:rPr>
        <w:lastRenderedPageBreak/>
        <w:t xml:space="preserve">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21C4158D"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EF7B906"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w:t>
      </w:r>
      <w:r w:rsidR="00E32297" w:rsidRPr="005F1E8D">
        <w:rPr>
          <w:rFonts w:ascii="Times New Roman" w:hAnsi="Times New Roman" w:cs="Times New Roman"/>
          <w:color w:val="000000"/>
          <w:lang w:val="en-CA"/>
        </w:rPr>
        <w:lastRenderedPageBreak/>
        <w:t xml:space="preserve">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6"/>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6"/>
      <w:r w:rsidR="007E4686">
        <w:rPr>
          <w:rStyle w:val="CommentReference"/>
        </w:rPr>
        <w:commentReference w:id="76"/>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7"/>
      <w:commentRangeStart w:id="78"/>
      <w:commentRangeStart w:id="79"/>
      <w:r>
        <w:rPr>
          <w:rFonts w:ascii="Times New Roman" w:hAnsi="Times New Roman" w:cs="Times New Roman"/>
          <w:b/>
          <w:lang w:val="en-CA"/>
        </w:rPr>
        <w:t>Figure 1</w:t>
      </w:r>
      <w:commentRangeEnd w:id="77"/>
      <w:r w:rsidR="00930939">
        <w:rPr>
          <w:rStyle w:val="CommentReference"/>
        </w:rPr>
        <w:commentReference w:id="77"/>
      </w:r>
      <w:commentRangeEnd w:id="78"/>
      <w:r w:rsidR="00930939">
        <w:rPr>
          <w:rStyle w:val="CommentReference"/>
        </w:rPr>
        <w:commentReference w:id="78"/>
      </w:r>
      <w:commentRangeEnd w:id="79"/>
      <w:r w:rsidR="00930939">
        <w:rPr>
          <w:rStyle w:val="CommentReference"/>
        </w:rPr>
        <w:commentReference w:id="7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57FEB2BC" w14:textId="5D016C8E" w:rsidR="00C05A5A" w:rsidRDefault="00C05A5A">
      <w:pPr>
        <w:rPr>
          <w:rFonts w:ascii="Times New Roman" w:hAnsi="Times New Roman" w:cs="Times New Roman"/>
          <w:b/>
          <w:lang w:val="en-CA"/>
        </w:rPr>
      </w:pPr>
      <w:r>
        <w:rPr>
          <w:rFonts w:ascii="Times New Roman" w:hAnsi="Times New Roman" w:cs="Times New Roman"/>
          <w:b/>
          <w:lang w:val="en-CA"/>
        </w:rPr>
        <w:br w:type="page"/>
      </w:r>
    </w:p>
    <w:p w14:paraId="611BAC9D" w14:textId="0E0DF4E8" w:rsidR="00C05A5A" w:rsidRDefault="00E15F93"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807A163" wp14:editId="4879155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80"/>
      <w:r>
        <w:rPr>
          <w:rFonts w:ascii="Times New Roman" w:hAnsi="Times New Roman" w:cs="Times New Roman"/>
          <w:b/>
          <w:lang w:val="en-CA"/>
        </w:rPr>
        <w:t xml:space="preserve"> </w:t>
      </w:r>
      <w:commentRangeEnd w:id="80"/>
      <w:r w:rsidR="00805704">
        <w:rPr>
          <w:rStyle w:val="CommentReference"/>
        </w:rPr>
        <w:commentReference w:id="80"/>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commentRangeStart w:id="81"/>
      <w:r w:rsidR="00D37004">
        <w:rPr>
          <w:rFonts w:ascii="Times New Roman" w:hAnsi="Times New Roman" w:cs="Times New Roman"/>
          <w:lang w:val="en-CA"/>
        </w:rPr>
        <w:t>Model</w:t>
      </w:r>
      <w:commentRangeEnd w:id="81"/>
      <w:r w:rsidR="00805704">
        <w:rPr>
          <w:rStyle w:val="CommentReference"/>
        </w:rPr>
        <w:commentReference w:id="81"/>
      </w:r>
      <w:r w:rsidR="00D37004">
        <w:rPr>
          <w:rFonts w:ascii="Times New Roman" w:hAnsi="Times New Roman" w:cs="Times New Roman"/>
          <w:lang w:val="en-CA"/>
        </w:rPr>
        <w:t xml:space="preserve">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7DD4F0DA" w14:textId="0A96E6FC" w:rsidR="00817AD8" w:rsidRDefault="005C6C7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7E8753B" wp14:editId="0D0D37A1">
            <wp:extent cx="5465445" cy="409908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sh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555" cy="4136667"/>
                    </a:xfrm>
                    <a:prstGeom prst="rect">
                      <a:avLst/>
                    </a:prstGeom>
                  </pic:spPr>
                </pic:pic>
              </a:graphicData>
            </a:graphic>
          </wp:inline>
        </w:drawing>
      </w:r>
    </w:p>
    <w:p w14:paraId="39A14E41" w14:textId="7F0EE5F7" w:rsidR="00C826A7" w:rsidRDefault="005C6C7A">
      <w:pPr>
        <w:rPr>
          <w:rFonts w:ascii="Times New Roman" w:hAnsi="Times New Roman" w:cs="Times New Roman"/>
          <w:lang w:val="en-CA"/>
        </w:rPr>
      </w:pPr>
      <w:r>
        <w:rPr>
          <w:rFonts w:ascii="Times New Roman" w:hAnsi="Times New Roman" w:cs="Times New Roman"/>
          <w:noProof/>
          <w:lang w:val="en-CA"/>
        </w:rPr>
        <w:drawing>
          <wp:inline distT="0" distB="0" distL="0" distR="0" wp14:anchorId="79992ABD" wp14:editId="5E514E77">
            <wp:extent cx="5465853" cy="409938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rt_famili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3753" cy="4120314"/>
                    </a:xfrm>
                    <a:prstGeom prst="rect">
                      <a:avLst/>
                    </a:prstGeom>
                  </pic:spPr>
                </pic:pic>
              </a:graphicData>
            </a:graphic>
          </wp:inline>
        </w:drawing>
      </w:r>
      <w:bookmarkStart w:id="82" w:name="_GoBack"/>
      <w:bookmarkEnd w:id="82"/>
      <w:r w:rsidR="00C826A7">
        <w:rPr>
          <w:rFonts w:ascii="Times New Roman" w:hAnsi="Times New Roman" w:cs="Times New Roman"/>
          <w:lang w:val="en-CA"/>
        </w:rPr>
        <w:br w:type="page"/>
      </w:r>
    </w:p>
    <w:p w14:paraId="1D5B7041" w14:textId="77777777" w:rsidR="005C6C7A" w:rsidRDefault="005C6C7A">
      <w:pPr>
        <w:rPr>
          <w:rFonts w:ascii="Times New Roman" w:hAnsi="Times New Roman" w:cs="Times New Roman"/>
          <w:lang w:val="en-CA"/>
        </w:rPr>
      </w:pPr>
    </w:p>
    <w:p w14:paraId="1EAE8CCE" w14:textId="61F97243" w:rsidR="00AB275A" w:rsidRDefault="007A1A08"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26480593" wp14:editId="05CF7FD3">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30295E44"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3"/>
      <w:r>
        <w:rPr>
          <w:rFonts w:ascii="Times New Roman" w:hAnsi="Times New Roman" w:cs="Times New Roman"/>
          <w:lang w:val="en-CA"/>
        </w:rPr>
        <w:t xml:space="preserve"> </w:t>
      </w:r>
      <w:commentRangeEnd w:id="83"/>
      <w:r w:rsidR="00406F74">
        <w:rPr>
          <w:rStyle w:val="CommentReference"/>
        </w:rPr>
        <w:commentReference w:id="83"/>
      </w:r>
      <w:r w:rsidR="00C826A7">
        <w:rPr>
          <w:rFonts w:ascii="Times New Roman" w:hAnsi="Times New Roman" w:cs="Times New Roman"/>
          <w:lang w:val="en-CA"/>
        </w:rPr>
        <w:t xml:space="preserve">(a) </w:t>
      </w:r>
      <w:commentRangeStart w:id="84"/>
      <w:r w:rsidR="00D37004">
        <w:rPr>
          <w:rFonts w:ascii="Times New Roman" w:hAnsi="Times New Roman" w:cs="Times New Roman"/>
          <w:lang w:val="en-CA"/>
        </w:rPr>
        <w:t xml:space="preserve">Model </w:t>
      </w:r>
      <w:commentRangeEnd w:id="84"/>
      <w:r w:rsidR="00406F74">
        <w:rPr>
          <w:rStyle w:val="CommentReference"/>
        </w:rPr>
        <w:commentReference w:id="84"/>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E0A7AE7" w14:textId="4CD2260B" w:rsidR="00DF59A5" w:rsidRPr="00B50D62" w:rsidRDefault="00406F74" w:rsidP="00B50D62">
      <w:pPr>
        <w:spacing w:after="120" w:line="276" w:lineRule="auto"/>
        <w:rPr>
          <w:ins w:id="85" w:author="Kieran Cox" w:date="2024-03-21T09:44:00Z"/>
          <w:rFonts w:ascii="Times New Roman" w:hAnsi="Times New Roman" w:cs="Times New Roman"/>
          <w:bCs/>
          <w:lang w:val="en-CA"/>
        </w:rPr>
      </w:pPr>
      <w:bookmarkStart w:id="86" w:name="OLE_LINK1"/>
      <w:bookmarkStart w:id="87" w:name="OLE_LINK2"/>
      <w:ins w:id="88" w:author="Kieran Cox" w:date="2024-03-21T09:11:00Z">
        <w:r w:rsidRPr="00B50D62">
          <w:rPr>
            <w:rFonts w:ascii="Times New Roman" w:hAnsi="Times New Roman" w:cs="Times New Roman"/>
            <w:bCs/>
            <w:lang w:val="en-CA"/>
          </w:rPr>
          <w:t xml:space="preserve">K so, Marco, </w:t>
        </w:r>
      </w:ins>
      <w:proofErr w:type="spellStart"/>
      <w:ins w:id="89"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90" w:author="Kieran Cox" w:date="2024-03-21T09:44:00Z">
        <w:r w:rsidR="00DF59A5" w:rsidRPr="00B50D62">
          <w:rPr>
            <w:rFonts w:ascii="Times New Roman" w:hAnsi="Times New Roman" w:cs="Times New Roman"/>
            <w:bCs/>
            <w:lang w:val="en-CA"/>
          </w:rPr>
          <w:t xml:space="preserve">l biomass, tide, </w:t>
        </w:r>
      </w:ins>
      <w:ins w:id="91" w:author="Kieran Cox" w:date="2024-03-21T09:45:00Z">
        <w:r w:rsidR="00DF59A5" w:rsidRPr="00B50D62">
          <w:rPr>
            <w:rFonts w:ascii="Times New Roman" w:hAnsi="Times New Roman" w:cs="Times New Roman"/>
            <w:bCs/>
            <w:lang w:val="en-CA"/>
          </w:rPr>
          <w:t xml:space="preserve">kelp: tide, </w:t>
        </w:r>
      </w:ins>
      <w:proofErr w:type="spellStart"/>
      <w:proofErr w:type="gramStart"/>
      <w:ins w:id="92"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3" w:author="Kieran Cox" w:date="2024-03-21T09:47:00Z"/>
          <w:rFonts w:ascii="Times New Roman" w:hAnsi="Times New Roman" w:cs="Times New Roman"/>
          <w:bCs/>
          <w:lang w:val="en-CA"/>
        </w:rPr>
      </w:pPr>
      <w:ins w:id="94" w:author="Kieran Cox" w:date="2024-03-21T09:44:00Z">
        <w:r w:rsidRPr="00B50D62">
          <w:rPr>
            <w:rFonts w:ascii="Times New Roman" w:hAnsi="Times New Roman" w:cs="Times New Roman"/>
            <w:bCs/>
            <w:lang w:val="en-CA"/>
          </w:rPr>
          <w:t>-You’ve done an awesome job showing animal biomass, tide, and kelp biomass</w:t>
        </w:r>
      </w:ins>
      <w:ins w:id="95" w:author="Kieran Cox" w:date="2024-03-21T10:12:00Z">
        <w:r w:rsidR="00B50D62" w:rsidRPr="00B50D62">
          <w:rPr>
            <w:rFonts w:ascii="Times New Roman" w:hAnsi="Times New Roman" w:cs="Times New Roman"/>
            <w:bCs/>
            <w:lang w:val="en-CA"/>
          </w:rPr>
          <w:t>, so this is more or</w:t>
        </w:r>
      </w:ins>
      <w:ins w:id="96" w:author="Kieran Cox" w:date="2024-03-21T09:45:00Z">
        <w:r w:rsidRPr="00B50D62">
          <w:rPr>
            <w:rFonts w:ascii="Times New Roman" w:hAnsi="Times New Roman" w:cs="Times New Roman"/>
            <w:bCs/>
            <w:lang w:val="en-CA"/>
          </w:rPr>
          <w:t xml:space="preserve"> less leaves: </w:t>
        </w:r>
      </w:ins>
      <w:ins w:id="97"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8" w:author="Kieran Cox" w:date="2024-03-21T09:48:00Z"/>
          <w:rFonts w:ascii="Times New Roman" w:hAnsi="Times New Roman" w:cs="Times New Roman"/>
          <w:bCs/>
          <w:lang w:val="en-CA"/>
        </w:rPr>
      </w:pPr>
      <w:ins w:id="99"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100" w:author="Kieran Cox" w:date="2024-03-21T10:21:00Z">
        <w:r w:rsidR="00B50D62">
          <w:rPr>
            <w:rFonts w:ascii="Times New Roman" w:hAnsi="Times New Roman" w:cs="Times New Roman"/>
            <w:bCs/>
            <w:lang w:val="en-CA"/>
          </w:rPr>
          <w:t>,</w:t>
        </w:r>
      </w:ins>
      <w:ins w:id="101" w:author="Kieran Cox" w:date="2024-03-21T09:47:00Z">
        <w:r w:rsidRPr="00B50D62">
          <w:rPr>
            <w:rFonts w:ascii="Times New Roman" w:hAnsi="Times New Roman" w:cs="Times New Roman"/>
            <w:bCs/>
            <w:lang w:val="en-CA"/>
          </w:rPr>
          <w:t xml:space="preserve"> so tweak it as needed</w:t>
        </w:r>
      </w:ins>
      <w:ins w:id="102" w:author="Kieran Cox" w:date="2024-03-21T09:48:00Z">
        <w:r w:rsidRPr="00B50D62">
          <w:rPr>
            <w:rFonts w:ascii="Times New Roman" w:hAnsi="Times New Roman" w:cs="Times New Roman"/>
            <w:bCs/>
            <w:lang w:val="en-CA"/>
          </w:rPr>
          <w:t xml:space="preserve">, the point </w:t>
        </w:r>
      </w:ins>
      <w:ins w:id="103" w:author="Kieran Cox" w:date="2024-03-21T10:38:00Z">
        <w:r w:rsidR="007F1484">
          <w:rPr>
            <w:rFonts w:ascii="Times New Roman" w:hAnsi="Times New Roman" w:cs="Times New Roman"/>
            <w:bCs/>
            <w:lang w:val="en-CA"/>
          </w:rPr>
          <w:t>is</w:t>
        </w:r>
      </w:ins>
      <w:ins w:id="104" w:author="Kieran Cox" w:date="2024-03-21T09:48:00Z">
        <w:r w:rsidRPr="00B50D62">
          <w:rPr>
            <w:rFonts w:ascii="Times New Roman" w:hAnsi="Times New Roman" w:cs="Times New Roman"/>
            <w:bCs/>
            <w:lang w:val="en-CA"/>
          </w:rPr>
          <w:t xml:space="preserve"> to show the trends that can be further unpacked</w:t>
        </w:r>
      </w:ins>
      <w:ins w:id="105" w:author="Kieran Cox" w:date="2024-03-21T10:38:00Z">
        <w:r w:rsidR="007F1484">
          <w:rPr>
            <w:rFonts w:ascii="Times New Roman" w:hAnsi="Times New Roman" w:cs="Times New Roman"/>
            <w:bCs/>
            <w:lang w:val="en-CA"/>
          </w:rPr>
          <w:t xml:space="preserve"> and not leave biodiversity is an unresolved place</w:t>
        </w:r>
      </w:ins>
      <w:ins w:id="106" w:author="Kieran Cox" w:date="2024-03-21T09:48:00Z">
        <w:r w:rsidRPr="00B50D62">
          <w:rPr>
            <w:rFonts w:ascii="Times New Roman" w:hAnsi="Times New Roman" w:cs="Times New Roman"/>
            <w:bCs/>
            <w:lang w:val="en-CA"/>
          </w:rPr>
          <w:t>).</w:t>
        </w:r>
      </w:ins>
      <w:ins w:id="107"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8" w:author="Kieran Cox" w:date="2024-03-21T10:20:00Z"/>
          <w:rFonts w:ascii="Times New Roman" w:hAnsi="Times New Roman" w:cs="Times New Roman"/>
          <w:bCs/>
          <w:lang w:val="en-CA"/>
        </w:rPr>
      </w:pPr>
      <w:ins w:id="109" w:author="Kieran Cox" w:date="2024-03-21T09:48:00Z">
        <w:r w:rsidRPr="00B50D62">
          <w:rPr>
            <w:rFonts w:ascii="Times New Roman" w:hAnsi="Times New Roman" w:cs="Times New Roman"/>
            <w:bCs/>
            <w:lang w:val="en-CA"/>
          </w:rPr>
          <w:t>-1) Ammonium</w:t>
        </w:r>
      </w:ins>
      <w:ins w:id="110" w:author="Kieran Cox" w:date="2024-03-21T10:12:00Z">
        <w:r w:rsidR="00B50D62">
          <w:rPr>
            <w:rFonts w:ascii="Times New Roman" w:hAnsi="Times New Roman" w:cs="Times New Roman"/>
            <w:b/>
            <w:lang w:val="en-CA"/>
          </w:rPr>
          <w:t xml:space="preserve"> </w:t>
        </w:r>
      </w:ins>
      <w:ins w:id="111"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2" w:author="Kieran Cox" w:date="2024-03-21T10:14:00Z">
        <w:r w:rsidR="00B50D62">
          <w:rPr>
            <w:rFonts w:ascii="Times New Roman" w:hAnsi="Times New Roman" w:cs="Times New Roman"/>
            <w:bCs/>
            <w:lang w:val="en-CA"/>
          </w:rPr>
          <w:t>box plot (but this will</w:t>
        </w:r>
      </w:ins>
      <w:ins w:id="113" w:author="Kieran Cox" w:date="2024-03-21T10:19:00Z">
        <w:r w:rsidR="00B50D62">
          <w:rPr>
            <w:rFonts w:ascii="Times New Roman" w:hAnsi="Times New Roman" w:cs="Times New Roman"/>
            <w:bCs/>
            <w:lang w:val="en-CA"/>
          </w:rPr>
          <w:t xml:space="preserve"> somewhat</w:t>
        </w:r>
      </w:ins>
      <w:ins w:id="114" w:author="Kieran Cox" w:date="2024-03-21T10:14:00Z">
        <w:r w:rsidR="00B50D62">
          <w:rPr>
            <w:rFonts w:ascii="Times New Roman" w:hAnsi="Times New Roman" w:cs="Times New Roman"/>
            <w:bCs/>
            <w:lang w:val="en-CA"/>
          </w:rPr>
          <w:t xml:space="preserve"> recreate the trend seen in a), so perhaps include depth in this (although a bit </w:t>
        </w:r>
      </w:ins>
      <w:ins w:id="115" w:author="Kieran Cox" w:date="2024-03-21T10:15:00Z">
        <w:r w:rsidR="00B50D62">
          <w:rPr>
            <w:rFonts w:ascii="Times New Roman" w:hAnsi="Times New Roman" w:cs="Times New Roman"/>
            <w:bCs/>
            <w:lang w:val="en-CA"/>
          </w:rPr>
          <w:t xml:space="preserve">redundant, I think </w:t>
        </w:r>
      </w:ins>
      <w:ins w:id="116" w:author="Kieran Cox" w:date="2024-03-21T10:20:00Z">
        <w:r w:rsidR="00B50D62">
          <w:rPr>
            <w:rFonts w:ascii="Times New Roman" w:hAnsi="Times New Roman" w:cs="Times New Roman"/>
            <w:bCs/>
            <w:lang w:val="en-CA"/>
          </w:rPr>
          <w:t>concentrations will be</w:t>
        </w:r>
      </w:ins>
      <w:ins w:id="117" w:author="Kieran Cox" w:date="2024-03-21T10:15:00Z">
        <w:r w:rsidR="00B50D62">
          <w:rPr>
            <w:rFonts w:ascii="Times New Roman" w:hAnsi="Times New Roman" w:cs="Times New Roman"/>
            <w:bCs/>
            <w:lang w:val="en-CA"/>
          </w:rPr>
          <w:t xml:space="preserve"> kind of stat that folks cite a lot)</w:t>
        </w:r>
      </w:ins>
      <w:ins w:id="118" w:author="Kieran Cox" w:date="2024-03-21T10:20:00Z">
        <w:r w:rsidR="00B50D62">
          <w:rPr>
            <w:rFonts w:ascii="Times New Roman" w:hAnsi="Times New Roman" w:cs="Times New Roman"/>
            <w:bCs/>
            <w:lang w:val="en-CA"/>
          </w:rPr>
          <w:t>.</w:t>
        </w:r>
      </w:ins>
      <w:ins w:id="119" w:author="Kieran Cox" w:date="2024-03-21T10:38:00Z">
        <w:r w:rsidR="007F1484">
          <w:rPr>
            <w:rFonts w:ascii="Times New Roman" w:hAnsi="Times New Roman" w:cs="Times New Roman"/>
            <w:bCs/>
            <w:lang w:val="en-CA"/>
          </w:rPr>
          <w:t xml:space="preserve"> This cou</w:t>
        </w:r>
      </w:ins>
      <w:ins w:id="120"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21" w:author="Kieran Cox" w:date="2024-03-21T10:28:00Z"/>
          <w:rFonts w:ascii="Times New Roman" w:hAnsi="Times New Roman" w:cs="Times New Roman"/>
          <w:bCs/>
          <w:lang w:val="en-CA"/>
        </w:rPr>
      </w:pPr>
      <w:ins w:id="122" w:author="Kieran Cox" w:date="2024-03-21T10:20:00Z">
        <w:r>
          <w:rPr>
            <w:rFonts w:ascii="Times New Roman" w:hAnsi="Times New Roman" w:cs="Times New Roman"/>
            <w:bCs/>
            <w:lang w:val="en-CA"/>
          </w:rPr>
          <w:t xml:space="preserve">-2) </w:t>
        </w:r>
      </w:ins>
      <w:ins w:id="123"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4" w:author="Kieran Cox" w:date="2024-03-21T10:23:00Z">
        <w:r w:rsidR="00900E3F">
          <w:rPr>
            <w:rFonts w:ascii="Times New Roman" w:hAnsi="Times New Roman" w:cs="Times New Roman"/>
            <w:bCs/>
            <w:lang w:val="en-CA"/>
          </w:rPr>
          <w:t xml:space="preserve">likely with site type shown. I think it’s important </w:t>
        </w:r>
      </w:ins>
      <w:ins w:id="125" w:author="Kieran Cox" w:date="2024-03-21T10:24:00Z">
        <w:r w:rsidR="00900E3F">
          <w:rPr>
            <w:rFonts w:ascii="Times New Roman" w:hAnsi="Times New Roman" w:cs="Times New Roman"/>
            <w:bCs/>
            <w:lang w:val="en-CA"/>
          </w:rPr>
          <w:t>not to</w:t>
        </w:r>
      </w:ins>
      <w:ins w:id="126" w:author="Kieran Cox" w:date="2024-03-21T10:23:00Z">
        <w:r w:rsidR="00900E3F">
          <w:rPr>
            <w:rFonts w:ascii="Times New Roman" w:hAnsi="Times New Roman" w:cs="Times New Roman"/>
            <w:bCs/>
            <w:lang w:val="en-CA"/>
          </w:rPr>
          <w:t xml:space="preserve"> leave</w:t>
        </w:r>
      </w:ins>
      <w:ins w:id="127" w:author="Kieran Cox" w:date="2024-03-21T10:39:00Z">
        <w:r w:rsidR="007F1484">
          <w:rPr>
            <w:rFonts w:ascii="Times New Roman" w:hAnsi="Times New Roman" w:cs="Times New Roman"/>
            <w:bCs/>
            <w:lang w:val="en-CA"/>
          </w:rPr>
          <w:t xml:space="preserve"> the</w:t>
        </w:r>
      </w:ins>
      <w:ins w:id="128" w:author="Kieran Cox" w:date="2024-03-21T10:23:00Z">
        <w:r w:rsidR="00900E3F">
          <w:rPr>
            <w:rFonts w:ascii="Times New Roman" w:hAnsi="Times New Roman" w:cs="Times New Roman"/>
            <w:bCs/>
            <w:lang w:val="en-CA"/>
          </w:rPr>
          <w:t xml:space="preserve"> </w:t>
        </w:r>
      </w:ins>
      <w:ins w:id="129" w:author="Kieran Cox" w:date="2024-03-21T10:39:00Z">
        <w:r w:rsidR="007F1484">
          <w:rPr>
            <w:rFonts w:ascii="Times New Roman" w:hAnsi="Times New Roman" w:cs="Times New Roman"/>
            <w:bCs/>
            <w:lang w:val="en-CA"/>
          </w:rPr>
          <w:t>biodiversity finding</w:t>
        </w:r>
      </w:ins>
      <w:ins w:id="130"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31"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2" w:author="Kieran Cox" w:date="2024-03-21T10:24:00Z">
        <w:r w:rsidR="00900E3F">
          <w:rPr>
            <w:rFonts w:ascii="Times New Roman" w:hAnsi="Times New Roman" w:cs="Times New Roman"/>
            <w:bCs/>
            <w:lang w:val="en-CA"/>
          </w:rPr>
          <w:t xml:space="preserve"> sites, </w:t>
        </w:r>
      </w:ins>
      <w:ins w:id="133" w:author="Kieran Cox" w:date="2024-03-21T10:25:00Z">
        <w:r w:rsidR="00900E3F">
          <w:rPr>
            <w:rFonts w:ascii="Times New Roman" w:hAnsi="Times New Roman" w:cs="Times New Roman"/>
            <w:bCs/>
            <w:lang w:val="en-CA"/>
          </w:rPr>
          <w:t>this would contribute to this negative correlation</w:t>
        </w:r>
      </w:ins>
      <w:ins w:id="134" w:author="Kieran Cox" w:date="2024-03-21T10:26:00Z">
        <w:r w:rsidR="00900E3F">
          <w:rPr>
            <w:rFonts w:ascii="Times New Roman" w:hAnsi="Times New Roman" w:cs="Times New Roman"/>
            <w:bCs/>
            <w:lang w:val="en-CA"/>
          </w:rPr>
          <w:t xml:space="preserve">. The same could be true for the no kelp sites given the ‘flaws’ of species richness as a </w:t>
        </w:r>
        <w:r w:rsidR="00900E3F">
          <w:rPr>
            <w:rFonts w:ascii="Times New Roman" w:hAnsi="Times New Roman" w:cs="Times New Roman"/>
            <w:bCs/>
            <w:lang w:val="en-CA"/>
          </w:rPr>
          <w:lastRenderedPageBreak/>
          <w:t>term, i.e.</w:t>
        </w:r>
      </w:ins>
      <w:ins w:id="135" w:author="Kieran Cox" w:date="2024-03-21T10:27:00Z">
        <w:r w:rsidR="00900E3F">
          <w:rPr>
            <w:rFonts w:ascii="Times New Roman" w:hAnsi="Times New Roman" w:cs="Times New Roman"/>
            <w:bCs/>
            <w:lang w:val="en-CA"/>
          </w:rPr>
          <w:t>,</w:t>
        </w:r>
      </w:ins>
      <w:ins w:id="136" w:author="Kieran Cox" w:date="2024-03-21T10:26:00Z">
        <w:r w:rsidR="00900E3F">
          <w:rPr>
            <w:rFonts w:ascii="Times New Roman" w:hAnsi="Times New Roman" w:cs="Times New Roman"/>
            <w:bCs/>
            <w:lang w:val="en-CA"/>
          </w:rPr>
          <w:t xml:space="preserve"> 9 species at a no kelp site that occur at low abundances </w:t>
        </w:r>
      </w:ins>
      <w:ins w:id="137" w:author="Kieran Cox" w:date="2024-03-21T10:27:00Z">
        <w:r w:rsidR="00900E3F">
          <w:rPr>
            <w:rFonts w:ascii="Times New Roman" w:hAnsi="Times New Roman" w:cs="Times New Roman"/>
            <w:bCs/>
            <w:lang w:val="en-CA"/>
          </w:rPr>
          <w:t>verse 6 species at a kelp site that occur at high abundances, would create a very understan</w:t>
        </w:r>
      </w:ins>
      <w:ins w:id="138" w:author="Kieran Cox" w:date="2024-03-21T10:28:00Z">
        <w:r w:rsidR="00900E3F">
          <w:rPr>
            <w:rFonts w:ascii="Times New Roman" w:hAnsi="Times New Roman" w:cs="Times New Roman"/>
            <w:bCs/>
            <w:lang w:val="en-CA"/>
          </w:rPr>
          <w:t>da</w:t>
        </w:r>
      </w:ins>
      <w:ins w:id="139" w:author="Kieran Cox" w:date="2024-03-21T10:27:00Z">
        <w:r w:rsidR="00900E3F">
          <w:rPr>
            <w:rFonts w:ascii="Times New Roman" w:hAnsi="Times New Roman" w:cs="Times New Roman"/>
            <w:bCs/>
            <w:lang w:val="en-CA"/>
          </w:rPr>
          <w:t xml:space="preserve">ble negative correlation between richness and </w:t>
        </w:r>
      </w:ins>
      <w:ins w:id="140"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41" w:author="Kieran Cox" w:date="2024-03-21T10:29:00Z">
        <w:r w:rsidR="00900E3F">
          <w:rPr>
            <w:rFonts w:ascii="Times New Roman" w:hAnsi="Times New Roman" w:cs="Times New Roman"/>
            <w:bCs/>
            <w:lang w:val="en-CA"/>
          </w:rPr>
          <w:t>If you make this p</w:t>
        </w:r>
      </w:ins>
      <w:ins w:id="142"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3" w:author="Kieran Cox" w:date="2024-03-21T10:28:00Z">
        <w:r>
          <w:rPr>
            <w:rFonts w:ascii="Times New Roman" w:hAnsi="Times New Roman" w:cs="Times New Roman"/>
            <w:bCs/>
            <w:lang w:val="en-CA"/>
          </w:rPr>
          <w:t xml:space="preserve">-3) </w:t>
        </w:r>
      </w:ins>
      <w:ins w:id="144"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5" w:author="Kieran Cox" w:date="2024-03-21T10:31:00Z">
        <w:r>
          <w:rPr>
            <w:rFonts w:ascii="Times New Roman" w:hAnsi="Times New Roman" w:cs="Times New Roman"/>
            <w:bCs/>
            <w:lang w:val="en-CA"/>
          </w:rPr>
          <w:t xml:space="preserve">, </w:t>
        </w:r>
      </w:ins>
      <w:ins w:id="146" w:author="Kieran Cox" w:date="2024-03-21T10:32:00Z">
        <w:r w:rsidR="007F1484">
          <w:rPr>
            <w:rFonts w:ascii="Times New Roman" w:hAnsi="Times New Roman" w:cs="Times New Roman"/>
            <w:bCs/>
            <w:lang w:val="en-CA"/>
          </w:rPr>
          <w:t>with the o</w:t>
        </w:r>
      </w:ins>
      <w:ins w:id="147" w:author="Kieran Cox" w:date="2024-03-21T10:33:00Z">
        <w:r w:rsidR="007F1484">
          <w:rPr>
            <w:rFonts w:ascii="Times New Roman" w:hAnsi="Times New Roman" w:cs="Times New Roman"/>
            <w:bCs/>
            <w:lang w:val="en-CA"/>
          </w:rPr>
          <w:t xml:space="preserve">ption to scale the size of the points by biomass. Biomass and abundance will be </w:t>
        </w:r>
      </w:ins>
      <w:ins w:id="148" w:author="Kieran Cox" w:date="2024-03-21T10:41:00Z">
        <w:r w:rsidR="007F1484">
          <w:rPr>
            <w:rFonts w:ascii="Times New Roman" w:hAnsi="Times New Roman" w:cs="Times New Roman"/>
            <w:bCs/>
            <w:lang w:val="en-CA"/>
          </w:rPr>
          <w:t>correlated</w:t>
        </w:r>
      </w:ins>
      <w:ins w:id="149" w:author="Kieran Cox" w:date="2024-03-21T10:33:00Z">
        <w:r w:rsidR="007F1484">
          <w:rPr>
            <w:rFonts w:ascii="Times New Roman" w:hAnsi="Times New Roman" w:cs="Times New Roman"/>
            <w:bCs/>
            <w:lang w:val="en-CA"/>
          </w:rPr>
          <w:t xml:space="preserve"> for the inverts because the weights ar</w:t>
        </w:r>
      </w:ins>
      <w:ins w:id="150"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51" w:author="Kieran Cox" w:date="2024-03-21T10:36:00Z">
        <w:r w:rsidR="007F1484">
          <w:rPr>
            <w:rFonts w:ascii="Times New Roman" w:hAnsi="Times New Roman" w:cs="Times New Roman"/>
            <w:bCs/>
            <w:lang w:val="en-CA"/>
          </w:rPr>
          <w:t>This data isn’t really in the model</w:t>
        </w:r>
      </w:ins>
      <w:ins w:id="152"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3" w:author="Kieran Cox" w:date="2024-03-21T10:36:00Z">
        <w:r w:rsidR="007F1484">
          <w:rPr>
            <w:rFonts w:ascii="Times New Roman" w:hAnsi="Times New Roman" w:cs="Times New Roman"/>
            <w:bCs/>
            <w:lang w:val="en-CA"/>
          </w:rPr>
          <w:t>You could make a panel figure</w:t>
        </w:r>
      </w:ins>
      <w:ins w:id="154" w:author="Kieran Cox" w:date="2024-03-21T10:37:00Z">
        <w:r w:rsidR="007F1484">
          <w:rPr>
            <w:rFonts w:ascii="Times New Roman" w:hAnsi="Times New Roman" w:cs="Times New Roman"/>
            <w:bCs/>
            <w:lang w:val="en-CA"/>
          </w:rPr>
          <w:t xml:space="preserve"> for M1 and one for M2, then show the top ~4-5 r2 value species for each. </w:t>
        </w:r>
      </w:ins>
      <w:ins w:id="155"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6"/>
      <w:bookmarkEnd w:id="87"/>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6"/>
      <w:r w:rsidR="005E6D58">
        <w:rPr>
          <w:rFonts w:ascii="Times New Roman" w:hAnsi="Times New Roman" w:cs="Times New Roman"/>
          <w:lang w:val="en-CA"/>
        </w:rPr>
        <w:t xml:space="preserve">intervals. </w:t>
      </w:r>
      <w:commentRangeEnd w:id="156"/>
      <w:r w:rsidR="00F15086">
        <w:rPr>
          <w:rStyle w:val="CommentReference"/>
        </w:rPr>
        <w:commentReference w:id="156"/>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7"/>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7"/>
      <w:r w:rsidR="00E01F00">
        <w:rPr>
          <w:rStyle w:val="CommentReference"/>
        </w:rPr>
        <w:commentReference w:id="157"/>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386611C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3EC54DDF"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5E8521CA"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46E2D15"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11173806"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42CCF900" w14:textId="77777777"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8"/>
      <w:r w:rsidRPr="00A15B36">
        <w:rPr>
          <w:rFonts w:ascii="Times New Roman" w:hAnsi="Times New Roman" w:cs="Times New Roman"/>
          <w:b/>
          <w:lang w:val="en-CA"/>
        </w:rPr>
        <w:t xml:space="preserve">Table </w:t>
      </w:r>
      <w:commentRangeEnd w:id="158"/>
      <w:r>
        <w:rPr>
          <w:rStyle w:val="CommentReference"/>
        </w:rPr>
        <w:commentReference w:id="158"/>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42.08</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68</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40.42</w:t>
            </w:r>
          </w:p>
        </w:tc>
        <w:tc>
          <w:tcPr>
            <w:tcW w:w="990" w:type="dxa"/>
            <w:tcBorders>
              <w:left w:val="nil"/>
              <w:right w:val="nil"/>
            </w:tcBorders>
            <w:vAlign w:val="bottom"/>
          </w:tcPr>
          <w:p w14:paraId="47E1BE53"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2965428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CB6F0C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Pr>
                <w:rFonts w:ascii="Times New Roman" w:hAnsi="Times New Roman" w:cs="Times New Roman"/>
                <w:color w:val="000000"/>
                <w:szCs w:val="22"/>
              </w:rPr>
              <w:t>2</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2288EB4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9B7AC5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Pr>
                <w:rFonts w:ascii="Times New Roman" w:hAnsi="Times New Roman" w:cs="Times New Roman"/>
                <w:color w:val="000000"/>
                <w:szCs w:val="22"/>
              </w:rPr>
              <w:t>5</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EAD2EC2" w14:textId="77777777" w:rsidR="0043235D" w:rsidRPr="0043235D" w:rsidRDefault="00EC101B" w:rsidP="0043235D">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43235D" w:rsidRPr="0043235D">
        <w:rPr>
          <w:rFonts w:ascii="Times New Roman" w:hAnsi="Times New Roman" w:cs="Times New Roman"/>
        </w:rPr>
        <w:t>Allgeier</w:t>
      </w:r>
      <w:proofErr w:type="spellEnd"/>
      <w:r w:rsidR="0043235D" w:rsidRPr="0043235D">
        <w:rPr>
          <w:rFonts w:ascii="Times New Roman" w:hAnsi="Times New Roman" w:cs="Times New Roman"/>
        </w:rPr>
        <w:t xml:space="preserve">, J.E., </w:t>
      </w:r>
      <w:proofErr w:type="spellStart"/>
      <w:r w:rsidR="0043235D" w:rsidRPr="0043235D">
        <w:rPr>
          <w:rFonts w:ascii="Times New Roman" w:hAnsi="Times New Roman" w:cs="Times New Roman"/>
        </w:rPr>
        <w:t>Burkepile</w:t>
      </w:r>
      <w:proofErr w:type="spellEnd"/>
      <w:r w:rsidR="0043235D" w:rsidRPr="0043235D">
        <w:rPr>
          <w:rFonts w:ascii="Times New Roman" w:hAnsi="Times New Roman" w:cs="Times New Roman"/>
        </w:rPr>
        <w:t xml:space="preserve">, D.E., Layman, C.A., 2017. Animal pee in the sea: consumer-mediated nutrient dynamics in the world’s changing oceans. Glob Change </w:t>
      </w:r>
      <w:proofErr w:type="spellStart"/>
      <w:r w:rsidR="0043235D" w:rsidRPr="0043235D">
        <w:rPr>
          <w:rFonts w:ascii="Times New Roman" w:hAnsi="Times New Roman" w:cs="Times New Roman"/>
        </w:rPr>
        <w:t>Biol</w:t>
      </w:r>
      <w:proofErr w:type="spellEnd"/>
      <w:r w:rsidR="0043235D" w:rsidRPr="0043235D">
        <w:rPr>
          <w:rFonts w:ascii="Times New Roman" w:hAnsi="Times New Roman" w:cs="Times New Roman"/>
        </w:rPr>
        <w:t xml:space="preserve"> 23, 2166–2178. https://doi.org/10.1111/gcb.13625</w:t>
      </w:r>
    </w:p>
    <w:p w14:paraId="44E783AC"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Aquilino</w:t>
      </w:r>
      <w:proofErr w:type="spellEnd"/>
      <w:r w:rsidRPr="0043235D">
        <w:rPr>
          <w:rFonts w:ascii="Times New Roman" w:hAnsi="Times New Roman" w:cs="Times New Roman"/>
        </w:rPr>
        <w:t xml:space="preserve">, K.M., Bracken, M.E.S., </w:t>
      </w:r>
      <w:proofErr w:type="spellStart"/>
      <w:r w:rsidRPr="0043235D">
        <w:rPr>
          <w:rFonts w:ascii="Times New Roman" w:hAnsi="Times New Roman" w:cs="Times New Roman"/>
        </w:rPr>
        <w:t>Faubel</w:t>
      </w:r>
      <w:proofErr w:type="spellEnd"/>
      <w:r w:rsidRPr="0043235D">
        <w:rPr>
          <w:rFonts w:ascii="Times New Roman" w:hAnsi="Times New Roman" w:cs="Times New Roman"/>
        </w:rPr>
        <w:t xml:space="preserve">, M.N., </w:t>
      </w:r>
      <w:proofErr w:type="spellStart"/>
      <w:r w:rsidRPr="0043235D">
        <w:rPr>
          <w:rFonts w:ascii="Times New Roman" w:hAnsi="Times New Roman" w:cs="Times New Roman"/>
        </w:rPr>
        <w:t>Stachowicz</w:t>
      </w:r>
      <w:proofErr w:type="spellEnd"/>
      <w:r w:rsidRPr="0043235D">
        <w:rPr>
          <w:rFonts w:ascii="Times New Roman" w:hAnsi="Times New Roman" w:cs="Times New Roman"/>
        </w:rPr>
        <w:t xml:space="preserve">, J.J., 2009. Local-scale nutrient regeneration facilitates seaweed growth on wave-exposed rocky shores in an upwelling system. </w:t>
      </w:r>
      <w:proofErr w:type="spellStart"/>
      <w:r w:rsidRPr="0043235D">
        <w:rPr>
          <w:rFonts w:ascii="Times New Roman" w:hAnsi="Times New Roman" w:cs="Times New Roman"/>
        </w:rPr>
        <w:t>Limnol</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Oceanogr</w:t>
      </w:r>
      <w:proofErr w:type="spellEnd"/>
      <w:r w:rsidRPr="0043235D">
        <w:rPr>
          <w:rFonts w:ascii="Times New Roman" w:hAnsi="Times New Roman" w:cs="Times New Roman"/>
        </w:rPr>
        <w:t xml:space="preserve"> 54, 309–317. https://doi.org/10.4319/lo.2009.54.1.0309</w:t>
      </w:r>
    </w:p>
    <w:p w14:paraId="00B323FF"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Archer, S.K., </w:t>
      </w:r>
      <w:proofErr w:type="spellStart"/>
      <w:r w:rsidRPr="0043235D">
        <w:rPr>
          <w:rFonts w:ascii="Times New Roman" w:hAnsi="Times New Roman" w:cs="Times New Roman"/>
        </w:rPr>
        <w:t>Allgeier</w:t>
      </w:r>
      <w:proofErr w:type="spellEnd"/>
      <w:r w:rsidRPr="0043235D">
        <w:rPr>
          <w:rFonts w:ascii="Times New Roman" w:hAnsi="Times New Roman" w:cs="Times New Roman"/>
        </w:rPr>
        <w:t xml:space="preserve">, J.E., Semmens, B.X., </w:t>
      </w:r>
      <w:proofErr w:type="spellStart"/>
      <w:r w:rsidRPr="0043235D">
        <w:rPr>
          <w:rFonts w:ascii="Times New Roman" w:hAnsi="Times New Roman" w:cs="Times New Roman"/>
        </w:rPr>
        <w:t>Heppell</w:t>
      </w:r>
      <w:proofErr w:type="spellEnd"/>
      <w:r w:rsidRPr="0043235D">
        <w:rPr>
          <w:rFonts w:ascii="Times New Roman" w:hAnsi="Times New Roman" w:cs="Times New Roman"/>
        </w:rPr>
        <w:t xml:space="preserve">, S.A., </w:t>
      </w:r>
      <w:proofErr w:type="spellStart"/>
      <w:r w:rsidRPr="0043235D">
        <w:rPr>
          <w:rFonts w:ascii="Times New Roman" w:hAnsi="Times New Roman" w:cs="Times New Roman"/>
        </w:rPr>
        <w:t>Pattengill</w:t>
      </w:r>
      <w:proofErr w:type="spellEnd"/>
      <w:r w:rsidRPr="0043235D">
        <w:rPr>
          <w:rFonts w:ascii="Times New Roman" w:hAnsi="Times New Roman" w:cs="Times New Roman"/>
        </w:rPr>
        <w:t>-Semmens, C.V., Rosemond, A.D., Bush, P.G., McCoy, C.M., Johnson, B.C., Layman, C.A., 2015. Hot moments in spawning aggregations: implications for ecosystem-scale nutrient cycling. Coral Reefs 34, 19–23. https://doi.org/10.1007/s00338-014-1208-4</w:t>
      </w:r>
    </w:p>
    <w:p w14:paraId="73789E30"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Attridge</w:t>
      </w:r>
      <w:proofErr w:type="spellEnd"/>
      <w:r w:rsidRPr="0043235D">
        <w:rPr>
          <w:rFonts w:ascii="Times New Roman" w:hAnsi="Times New Roman" w:cs="Times New Roman"/>
        </w:rPr>
        <w:t xml:space="preserve">, C.M., Cox, K.D., Maher, B., Gross, S., Lim, E.G., </w:t>
      </w:r>
      <w:proofErr w:type="spellStart"/>
      <w:r w:rsidRPr="0043235D">
        <w:rPr>
          <w:rFonts w:ascii="Times New Roman" w:hAnsi="Times New Roman" w:cs="Times New Roman"/>
        </w:rPr>
        <w:t>Kattler</w:t>
      </w:r>
      <w:proofErr w:type="spellEnd"/>
      <w:r w:rsidRPr="0043235D">
        <w:rPr>
          <w:rFonts w:ascii="Times New Roman" w:hAnsi="Times New Roman" w:cs="Times New Roman"/>
        </w:rPr>
        <w:t>, K.R., Côté, I.M., n.d. Studying Kelp Forests of Today to Forecast Ecosystems of the Future. Fisheries n/a. https://doi.org/10.1002/fsh.11065</w:t>
      </w:r>
    </w:p>
    <w:p w14:paraId="75598C40"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Benkwitt</w:t>
      </w:r>
      <w:proofErr w:type="spellEnd"/>
      <w:r w:rsidRPr="0043235D">
        <w:rPr>
          <w:rFonts w:ascii="Times New Roman" w:hAnsi="Times New Roman" w:cs="Times New Roman"/>
        </w:rPr>
        <w:t xml:space="preserve">, C.E., Wilson, S.K., Graham, N.A.J., 2019. Seabird nutrient subsidies alter patterns of algal abundance and fish biomass on coral reefs following a bleaching event. Glob Change </w:t>
      </w:r>
      <w:proofErr w:type="spellStart"/>
      <w:r w:rsidRPr="0043235D">
        <w:rPr>
          <w:rFonts w:ascii="Times New Roman" w:hAnsi="Times New Roman" w:cs="Times New Roman"/>
        </w:rPr>
        <w:t>Biol</w:t>
      </w:r>
      <w:proofErr w:type="spellEnd"/>
      <w:r w:rsidRPr="0043235D">
        <w:rPr>
          <w:rFonts w:ascii="Times New Roman" w:hAnsi="Times New Roman" w:cs="Times New Roman"/>
        </w:rPr>
        <w:t xml:space="preserve"> 25, 2619–2632. https://doi.org/10.1111/gcb.14643</w:t>
      </w:r>
    </w:p>
    <w:p w14:paraId="07665F8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Brooks, M.E., Kristensen, K., van </w:t>
      </w:r>
      <w:proofErr w:type="spellStart"/>
      <w:r w:rsidRPr="0043235D">
        <w:rPr>
          <w:rFonts w:ascii="Times New Roman" w:hAnsi="Times New Roman" w:cs="Times New Roman"/>
        </w:rPr>
        <w:t>Benthem</w:t>
      </w:r>
      <w:proofErr w:type="spellEnd"/>
      <w:r w:rsidRPr="0043235D">
        <w:rPr>
          <w:rFonts w:ascii="Times New Roman" w:hAnsi="Times New Roman" w:cs="Times New Roman"/>
        </w:rPr>
        <w:t xml:space="preserve">, K.J., Magnusson, A., Berg, C.W., Nielsen, A., </w:t>
      </w:r>
      <w:proofErr w:type="spellStart"/>
      <w:r w:rsidRPr="0043235D">
        <w:rPr>
          <w:rFonts w:ascii="Times New Roman" w:hAnsi="Times New Roman" w:cs="Times New Roman"/>
        </w:rPr>
        <w:t>Skaug</w:t>
      </w:r>
      <w:proofErr w:type="spellEnd"/>
      <w:r w:rsidRPr="0043235D">
        <w:rPr>
          <w:rFonts w:ascii="Times New Roman" w:hAnsi="Times New Roman" w:cs="Times New Roman"/>
        </w:rPr>
        <w:t xml:space="preserve">, H.J., </w:t>
      </w:r>
      <w:proofErr w:type="spellStart"/>
      <w:r w:rsidRPr="0043235D">
        <w:rPr>
          <w:rFonts w:ascii="Times New Roman" w:hAnsi="Times New Roman" w:cs="Times New Roman"/>
        </w:rPr>
        <w:t>Mächler</w:t>
      </w:r>
      <w:proofErr w:type="spellEnd"/>
      <w:r w:rsidRPr="0043235D">
        <w:rPr>
          <w:rFonts w:ascii="Times New Roman" w:hAnsi="Times New Roman" w:cs="Times New Roman"/>
        </w:rPr>
        <w:t xml:space="preserve">, M., </w:t>
      </w:r>
      <w:proofErr w:type="spellStart"/>
      <w:r w:rsidRPr="0043235D">
        <w:rPr>
          <w:rFonts w:ascii="Times New Roman" w:hAnsi="Times New Roman" w:cs="Times New Roman"/>
        </w:rPr>
        <w:t>Bolker</w:t>
      </w:r>
      <w:proofErr w:type="spellEnd"/>
      <w:r w:rsidRPr="0043235D">
        <w:rPr>
          <w:rFonts w:ascii="Times New Roman" w:hAnsi="Times New Roman" w:cs="Times New Roman"/>
        </w:rPr>
        <w:t xml:space="preserve">, B.M., 2017. </w:t>
      </w:r>
      <w:proofErr w:type="spellStart"/>
      <w:r w:rsidRPr="0043235D">
        <w:rPr>
          <w:rFonts w:ascii="Times New Roman" w:hAnsi="Times New Roman" w:cs="Times New Roman"/>
        </w:rPr>
        <w:t>glmmTMB</w:t>
      </w:r>
      <w:proofErr w:type="spellEnd"/>
      <w:r w:rsidRPr="0043235D">
        <w:rPr>
          <w:rFonts w:ascii="Times New Roman" w:hAnsi="Times New Roman" w:cs="Times New Roman"/>
        </w:rPr>
        <w:t xml:space="preserve"> balances speed and flexibility among packages for zero-inflated generalized linear mixed modeling. The R Journal 9, 378. https://doi.org/10.32614/RJ-2017-066</w:t>
      </w:r>
    </w:p>
    <w:p w14:paraId="7D6B5D49"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Brzezinksi</w:t>
      </w:r>
      <w:proofErr w:type="spellEnd"/>
      <w:r w:rsidRPr="0043235D">
        <w:rPr>
          <w:rFonts w:ascii="Times New Roman" w:hAnsi="Times New Roman" w:cs="Times New Roman"/>
        </w:rPr>
        <w:t xml:space="preserve">, M., Reed, D., </w:t>
      </w:r>
      <w:proofErr w:type="spellStart"/>
      <w:r w:rsidRPr="0043235D">
        <w:rPr>
          <w:rFonts w:ascii="Times New Roman" w:hAnsi="Times New Roman" w:cs="Times New Roman"/>
        </w:rPr>
        <w:t>Harrer</w:t>
      </w:r>
      <w:proofErr w:type="spellEnd"/>
      <w:r w:rsidRPr="0043235D">
        <w:rPr>
          <w:rFonts w:ascii="Times New Roman" w:hAnsi="Times New Roman" w:cs="Times New Roman"/>
        </w:rPr>
        <w:t xml:space="preserve">, S., </w:t>
      </w:r>
      <w:proofErr w:type="spellStart"/>
      <w:r w:rsidRPr="0043235D">
        <w:rPr>
          <w:rFonts w:ascii="Times New Roman" w:hAnsi="Times New Roman" w:cs="Times New Roman"/>
        </w:rPr>
        <w:t>Rassweiler</w:t>
      </w:r>
      <w:proofErr w:type="spellEnd"/>
      <w:r w:rsidRPr="0043235D">
        <w:rPr>
          <w:rFonts w:ascii="Times New Roman" w:hAnsi="Times New Roman" w:cs="Times New Roman"/>
        </w:rPr>
        <w:t xml:space="preserve">, A., </w:t>
      </w:r>
      <w:proofErr w:type="spellStart"/>
      <w:r w:rsidRPr="0043235D">
        <w:rPr>
          <w:rFonts w:ascii="Times New Roman" w:hAnsi="Times New Roman" w:cs="Times New Roman"/>
        </w:rPr>
        <w:t>Melack</w:t>
      </w:r>
      <w:proofErr w:type="spellEnd"/>
      <w:r w:rsidRPr="0043235D">
        <w:rPr>
          <w:rFonts w:ascii="Times New Roman" w:hAnsi="Times New Roman" w:cs="Times New Roman"/>
        </w:rPr>
        <w:t xml:space="preserve">, J., </w:t>
      </w:r>
      <w:proofErr w:type="spellStart"/>
      <w:r w:rsidRPr="0043235D">
        <w:rPr>
          <w:rFonts w:ascii="Times New Roman" w:hAnsi="Times New Roman" w:cs="Times New Roman"/>
        </w:rPr>
        <w:t>Goodridge</w:t>
      </w:r>
      <w:proofErr w:type="spellEnd"/>
      <w:r w:rsidRPr="0043235D">
        <w:rPr>
          <w:rFonts w:ascii="Times New Roman" w:hAnsi="Times New Roman" w:cs="Times New Roman"/>
        </w:rPr>
        <w:t xml:space="preserve">, B., Dugan, J., 2013. Multiple sources and forms of nitrogen sustain year-round kelp growth on the inner continental shelf of the Santa Barbara Channel. </w:t>
      </w:r>
      <w:proofErr w:type="spellStart"/>
      <w:r w:rsidRPr="0043235D">
        <w:rPr>
          <w:rFonts w:ascii="Times New Roman" w:hAnsi="Times New Roman" w:cs="Times New Roman"/>
        </w:rPr>
        <w:t>Oceanog</w:t>
      </w:r>
      <w:proofErr w:type="spellEnd"/>
      <w:r w:rsidRPr="0043235D">
        <w:rPr>
          <w:rFonts w:ascii="Times New Roman" w:hAnsi="Times New Roman" w:cs="Times New Roman"/>
        </w:rPr>
        <w:t xml:space="preserve"> 26, 114–123. https://doi.org/10.5670/oceanog.2013.53</w:t>
      </w:r>
    </w:p>
    <w:p w14:paraId="1AE6AFE9"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Dayton, P.K., </w:t>
      </w:r>
      <w:proofErr w:type="spellStart"/>
      <w:r w:rsidRPr="0043235D">
        <w:rPr>
          <w:rFonts w:ascii="Times New Roman" w:hAnsi="Times New Roman" w:cs="Times New Roman"/>
        </w:rPr>
        <w:t>Tegner</w:t>
      </w:r>
      <w:proofErr w:type="spellEnd"/>
      <w:r w:rsidRPr="0043235D">
        <w:rPr>
          <w:rFonts w:ascii="Times New Roman" w:hAnsi="Times New Roman" w:cs="Times New Roman"/>
        </w:rPr>
        <w:t>, M.J., Edwards, P.B., Riser, K.L., 1999. Temporal and Spatial Scales of Kelp Demography: The Role of Oceanographic Climate. Ecological Monographs 69, 219–250. https://doi.org/10.1890/0012-9615(1999)069[</w:t>
      </w:r>
      <w:proofErr w:type="gramStart"/>
      <w:r w:rsidRPr="0043235D">
        <w:rPr>
          <w:rFonts w:ascii="Times New Roman" w:hAnsi="Times New Roman" w:cs="Times New Roman"/>
        </w:rPr>
        <w:t>0219:TASSOK</w:t>
      </w:r>
      <w:proofErr w:type="gramEnd"/>
      <w:r w:rsidRPr="0043235D">
        <w:rPr>
          <w:rFonts w:ascii="Times New Roman" w:hAnsi="Times New Roman" w:cs="Times New Roman"/>
        </w:rPr>
        <w:t>]2.0.CO;2</w:t>
      </w:r>
    </w:p>
    <w:p w14:paraId="1EF730D3"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Doughty, C.E., Roman, J., </w:t>
      </w:r>
      <w:proofErr w:type="spellStart"/>
      <w:r w:rsidRPr="0043235D">
        <w:rPr>
          <w:rFonts w:ascii="Times New Roman" w:hAnsi="Times New Roman" w:cs="Times New Roman"/>
        </w:rPr>
        <w:t>Faurby</w:t>
      </w:r>
      <w:proofErr w:type="spellEnd"/>
      <w:r w:rsidRPr="0043235D">
        <w:rPr>
          <w:rFonts w:ascii="Times New Roman" w:hAnsi="Times New Roman" w:cs="Times New Roman"/>
        </w:rPr>
        <w:t xml:space="preserve">, S., Wolf, A., </w:t>
      </w:r>
      <w:proofErr w:type="spellStart"/>
      <w:r w:rsidRPr="0043235D">
        <w:rPr>
          <w:rFonts w:ascii="Times New Roman" w:hAnsi="Times New Roman" w:cs="Times New Roman"/>
        </w:rPr>
        <w:t>Haque</w:t>
      </w:r>
      <w:proofErr w:type="spellEnd"/>
      <w:r w:rsidRPr="0043235D">
        <w:rPr>
          <w:rFonts w:ascii="Times New Roman" w:hAnsi="Times New Roman" w:cs="Times New Roman"/>
        </w:rPr>
        <w:t xml:space="preserve">, A., Bakker, E.S., </w:t>
      </w:r>
      <w:proofErr w:type="spellStart"/>
      <w:r w:rsidRPr="0043235D">
        <w:rPr>
          <w:rFonts w:ascii="Times New Roman" w:hAnsi="Times New Roman" w:cs="Times New Roman"/>
        </w:rPr>
        <w:t>Malhi</w:t>
      </w:r>
      <w:proofErr w:type="spellEnd"/>
      <w:r w:rsidRPr="0043235D">
        <w:rPr>
          <w:rFonts w:ascii="Times New Roman" w:hAnsi="Times New Roman" w:cs="Times New Roman"/>
        </w:rPr>
        <w:t xml:space="preserve">, Y., Dunning, J.B., </w:t>
      </w:r>
      <w:proofErr w:type="spellStart"/>
      <w:r w:rsidRPr="0043235D">
        <w:rPr>
          <w:rFonts w:ascii="Times New Roman" w:hAnsi="Times New Roman" w:cs="Times New Roman"/>
        </w:rPr>
        <w:t>Svenning</w:t>
      </w:r>
      <w:proofErr w:type="spellEnd"/>
      <w:r w:rsidRPr="0043235D">
        <w:rPr>
          <w:rFonts w:ascii="Times New Roman" w:hAnsi="Times New Roman" w:cs="Times New Roman"/>
        </w:rPr>
        <w:t>, J.-C., 2016. Global nutrient transport in a world of giants. Proceedings of the National Academy of Sciences 113, 868–873. https://doi.org/10.1073/pnas.1502549112</w:t>
      </w:r>
    </w:p>
    <w:p w14:paraId="0C18C47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2D3559A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Edgar, G.J., Cooper, A., Baker, S.C., Barker, W., Barrett, N.S., </w:t>
      </w:r>
      <w:proofErr w:type="spellStart"/>
      <w:r w:rsidRPr="0043235D">
        <w:rPr>
          <w:rFonts w:ascii="Times New Roman" w:hAnsi="Times New Roman" w:cs="Times New Roman"/>
        </w:rPr>
        <w:t>Becerro</w:t>
      </w:r>
      <w:proofErr w:type="spellEnd"/>
      <w:r w:rsidRPr="0043235D">
        <w:rPr>
          <w:rFonts w:ascii="Times New Roman" w:hAnsi="Times New Roman" w:cs="Times New Roman"/>
        </w:rPr>
        <w:t xml:space="preserve">, M.A., Bates, A.E., Brock, D., </w:t>
      </w:r>
      <w:proofErr w:type="spellStart"/>
      <w:r w:rsidRPr="0043235D">
        <w:rPr>
          <w:rFonts w:ascii="Times New Roman" w:hAnsi="Times New Roman" w:cs="Times New Roman"/>
        </w:rPr>
        <w:t>Ceccarelli</w:t>
      </w:r>
      <w:proofErr w:type="spellEnd"/>
      <w:r w:rsidRPr="0043235D">
        <w:rPr>
          <w:rFonts w:ascii="Times New Roman" w:hAnsi="Times New Roman" w:cs="Times New Roman"/>
        </w:rPr>
        <w:t xml:space="preserve">, D.M., Clausius, E., Davey, M., Davis, T.R., Day, P.B., Green, A., Griffiths, S.R., Hicks, J., Hinojosa, I.A., Jones, B.K., </w:t>
      </w:r>
      <w:proofErr w:type="spellStart"/>
      <w:r w:rsidRPr="0043235D">
        <w:rPr>
          <w:rFonts w:ascii="Times New Roman" w:hAnsi="Times New Roman" w:cs="Times New Roman"/>
        </w:rPr>
        <w:t>Kininmonth</w:t>
      </w:r>
      <w:proofErr w:type="spellEnd"/>
      <w:r w:rsidRPr="0043235D">
        <w:rPr>
          <w:rFonts w:ascii="Times New Roman" w:hAnsi="Times New Roman" w:cs="Times New Roman"/>
        </w:rPr>
        <w:t xml:space="preserve">, S., Larkin, M.F., </w:t>
      </w:r>
      <w:proofErr w:type="spellStart"/>
      <w:r w:rsidRPr="0043235D">
        <w:rPr>
          <w:rFonts w:ascii="Times New Roman" w:hAnsi="Times New Roman" w:cs="Times New Roman"/>
        </w:rPr>
        <w:t>Lazzari</w:t>
      </w:r>
      <w:proofErr w:type="spellEnd"/>
      <w:r w:rsidRPr="0043235D">
        <w:rPr>
          <w:rFonts w:ascii="Times New Roman" w:hAnsi="Times New Roman" w:cs="Times New Roman"/>
        </w:rPr>
        <w:t xml:space="preserve">, N., </w:t>
      </w:r>
      <w:proofErr w:type="spellStart"/>
      <w:r w:rsidRPr="0043235D">
        <w:rPr>
          <w:rFonts w:ascii="Times New Roman" w:hAnsi="Times New Roman" w:cs="Times New Roman"/>
        </w:rPr>
        <w:t>Lefcheck</w:t>
      </w:r>
      <w:proofErr w:type="spellEnd"/>
      <w:r w:rsidRPr="0043235D">
        <w:rPr>
          <w:rFonts w:ascii="Times New Roman" w:hAnsi="Times New Roman" w:cs="Times New Roman"/>
        </w:rPr>
        <w:t>, J.S., Ling, S.D., Mooney, P., Oh, E., Pérez-</w:t>
      </w:r>
      <w:proofErr w:type="spellStart"/>
      <w:r w:rsidRPr="0043235D">
        <w:rPr>
          <w:rFonts w:ascii="Times New Roman" w:hAnsi="Times New Roman" w:cs="Times New Roman"/>
        </w:rPr>
        <w:t>Matus</w:t>
      </w:r>
      <w:proofErr w:type="spellEnd"/>
      <w:r w:rsidRPr="0043235D">
        <w:rPr>
          <w:rFonts w:ascii="Times New Roman" w:hAnsi="Times New Roman" w:cs="Times New Roman"/>
        </w:rPr>
        <w:t xml:space="preserve">, A., Pocklington, J.B., </w:t>
      </w:r>
      <w:proofErr w:type="spellStart"/>
      <w:r w:rsidRPr="0043235D">
        <w:rPr>
          <w:rFonts w:ascii="Times New Roman" w:hAnsi="Times New Roman" w:cs="Times New Roman"/>
        </w:rPr>
        <w:t>Riera</w:t>
      </w:r>
      <w:proofErr w:type="spellEnd"/>
      <w:r w:rsidRPr="0043235D">
        <w:rPr>
          <w:rFonts w:ascii="Times New Roman" w:hAnsi="Times New Roman" w:cs="Times New Roman"/>
        </w:rPr>
        <w:t xml:space="preserve">, R., Sanabria-Fernandez, J.A., </w:t>
      </w:r>
      <w:proofErr w:type="spellStart"/>
      <w:r w:rsidRPr="0043235D">
        <w:rPr>
          <w:rFonts w:ascii="Times New Roman" w:hAnsi="Times New Roman" w:cs="Times New Roman"/>
        </w:rPr>
        <w:t>Seroussi</w:t>
      </w:r>
      <w:proofErr w:type="spellEnd"/>
      <w:r w:rsidRPr="0043235D">
        <w:rPr>
          <w:rFonts w:ascii="Times New Roman" w:hAnsi="Times New Roman" w:cs="Times New Roman"/>
        </w:rPr>
        <w:t>, Y., Shaw, I., Shields, D., Shields, J., Smith, M., Soler, G.A., Stuart-Smith, J., Turnbull, J., Stuart-Smith, R.D., 2020. Establishing the ecological basis for conservation of shallow marine life using Reef Life Survey. Biological Conservation 252, 108855. https://doi.org/10.1016/j.biocon.2020.108855</w:t>
      </w:r>
    </w:p>
    <w:p w14:paraId="72BD286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5DC3848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Froese, R., Thorson, J.T., Reyes Jr, R.B., 2014. A Bayesian approach for estimating length-weight relationships in fishes. Journal of Applied Ichthyology 30, 78–85. https://doi.org/10.1111/jai.12299</w:t>
      </w:r>
    </w:p>
    <w:p w14:paraId="30C0272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Gaylord, B., Rosman, J.H., Reed, D.C., </w:t>
      </w:r>
      <w:proofErr w:type="spellStart"/>
      <w:r w:rsidRPr="0043235D">
        <w:rPr>
          <w:rFonts w:ascii="Times New Roman" w:hAnsi="Times New Roman" w:cs="Times New Roman"/>
        </w:rPr>
        <w:t>Koseff</w:t>
      </w:r>
      <w:proofErr w:type="spellEnd"/>
      <w:r w:rsidRPr="0043235D">
        <w:rPr>
          <w:rFonts w:ascii="Times New Roman" w:hAnsi="Times New Roman" w:cs="Times New Roman"/>
        </w:rPr>
        <w:t xml:space="preserve">, J.R., </w:t>
      </w:r>
      <w:proofErr w:type="spellStart"/>
      <w:r w:rsidRPr="0043235D">
        <w:rPr>
          <w:rFonts w:ascii="Times New Roman" w:hAnsi="Times New Roman" w:cs="Times New Roman"/>
        </w:rPr>
        <w:t>Fram</w:t>
      </w:r>
      <w:proofErr w:type="spellEnd"/>
      <w:r w:rsidRPr="0043235D">
        <w:rPr>
          <w:rFonts w:ascii="Times New Roman" w:hAnsi="Times New Roman" w:cs="Times New Roman"/>
        </w:rPr>
        <w:t xml:space="preserve">, J., </w:t>
      </w:r>
      <w:proofErr w:type="spellStart"/>
      <w:r w:rsidRPr="0043235D">
        <w:rPr>
          <w:rFonts w:ascii="Times New Roman" w:hAnsi="Times New Roman" w:cs="Times New Roman"/>
        </w:rPr>
        <w:t>MacIntyre</w:t>
      </w:r>
      <w:proofErr w:type="spellEnd"/>
      <w:r w:rsidRPr="0043235D">
        <w:rPr>
          <w:rFonts w:ascii="Times New Roman" w:hAnsi="Times New Roman" w:cs="Times New Roman"/>
        </w:rPr>
        <w:t xml:space="preserve">, S., Arkema, K., McDonald, C., Brzezinski, M.A., </w:t>
      </w:r>
      <w:proofErr w:type="spellStart"/>
      <w:r w:rsidRPr="0043235D">
        <w:rPr>
          <w:rFonts w:ascii="Times New Roman" w:hAnsi="Times New Roman" w:cs="Times New Roman"/>
        </w:rPr>
        <w:t>Largier</w:t>
      </w:r>
      <w:proofErr w:type="spellEnd"/>
      <w:r w:rsidRPr="0043235D">
        <w:rPr>
          <w:rFonts w:ascii="Times New Roman" w:hAnsi="Times New Roman" w:cs="Times New Roman"/>
        </w:rPr>
        <w:t xml:space="preserve">, J.L., </w:t>
      </w:r>
      <w:proofErr w:type="spellStart"/>
      <w:r w:rsidRPr="0043235D">
        <w:rPr>
          <w:rFonts w:ascii="Times New Roman" w:hAnsi="Times New Roman" w:cs="Times New Roman"/>
        </w:rPr>
        <w:t>Monismith</w:t>
      </w:r>
      <w:proofErr w:type="spellEnd"/>
      <w:r w:rsidRPr="0043235D">
        <w:rPr>
          <w:rFonts w:ascii="Times New Roman" w:hAnsi="Times New Roman" w:cs="Times New Roman"/>
        </w:rPr>
        <w:t xml:space="preserve">, S.G., Raimondi, P.T., </w:t>
      </w:r>
      <w:proofErr w:type="spellStart"/>
      <w:r w:rsidRPr="0043235D">
        <w:rPr>
          <w:rFonts w:ascii="Times New Roman" w:hAnsi="Times New Roman" w:cs="Times New Roman"/>
        </w:rPr>
        <w:t>Mardian</w:t>
      </w:r>
      <w:proofErr w:type="spellEnd"/>
      <w:r w:rsidRPr="0043235D">
        <w:rPr>
          <w:rFonts w:ascii="Times New Roman" w:hAnsi="Times New Roman" w:cs="Times New Roman"/>
        </w:rPr>
        <w:t>, B., 2007. Spatial patterns of flow and their modification within and around a giant kelp forest. Limnology and Oceanography 52, 1838–1852. https://doi.org/10.4319/lo.2007.52.5.1838</w:t>
      </w:r>
    </w:p>
    <w:p w14:paraId="56AAE38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Gruner, D.S., Smith, J.E., </w:t>
      </w:r>
      <w:proofErr w:type="spellStart"/>
      <w:r w:rsidRPr="0043235D">
        <w:rPr>
          <w:rFonts w:ascii="Times New Roman" w:hAnsi="Times New Roman" w:cs="Times New Roman"/>
        </w:rPr>
        <w:t>Seabloom</w:t>
      </w:r>
      <w:proofErr w:type="spellEnd"/>
      <w:r w:rsidRPr="0043235D">
        <w:rPr>
          <w:rFonts w:ascii="Times New Roman" w:hAnsi="Times New Roman" w:cs="Times New Roman"/>
        </w:rPr>
        <w:t xml:space="preserve">, E.W., </w:t>
      </w:r>
      <w:proofErr w:type="spellStart"/>
      <w:r w:rsidRPr="0043235D">
        <w:rPr>
          <w:rFonts w:ascii="Times New Roman" w:hAnsi="Times New Roman" w:cs="Times New Roman"/>
        </w:rPr>
        <w:t>Sandin</w:t>
      </w:r>
      <w:proofErr w:type="spellEnd"/>
      <w:r w:rsidRPr="0043235D">
        <w:rPr>
          <w:rFonts w:ascii="Times New Roman" w:hAnsi="Times New Roman" w:cs="Times New Roman"/>
        </w:rPr>
        <w:t xml:space="preserve">, S.A., Ngai, J.T., Hillebrand, H., </w:t>
      </w:r>
      <w:proofErr w:type="spellStart"/>
      <w:r w:rsidRPr="0043235D">
        <w:rPr>
          <w:rFonts w:ascii="Times New Roman" w:hAnsi="Times New Roman" w:cs="Times New Roman"/>
        </w:rPr>
        <w:t>Harpole</w:t>
      </w:r>
      <w:proofErr w:type="spellEnd"/>
      <w:r w:rsidRPr="0043235D">
        <w:rPr>
          <w:rFonts w:ascii="Times New Roman" w:hAnsi="Times New Roman" w:cs="Times New Roman"/>
        </w:rPr>
        <w:t xml:space="preserve">, W.S., </w:t>
      </w:r>
      <w:proofErr w:type="spellStart"/>
      <w:r w:rsidRPr="0043235D">
        <w:rPr>
          <w:rFonts w:ascii="Times New Roman" w:hAnsi="Times New Roman" w:cs="Times New Roman"/>
        </w:rPr>
        <w:t>Elser</w:t>
      </w:r>
      <w:proofErr w:type="spellEnd"/>
      <w:r w:rsidRPr="0043235D">
        <w:rPr>
          <w:rFonts w:ascii="Times New Roman" w:hAnsi="Times New Roman" w:cs="Times New Roman"/>
        </w:rPr>
        <w:t xml:space="preserve">, J.J., Cleland, E.E., Bracken, M.E.S., Borer, E.T., </w:t>
      </w:r>
      <w:proofErr w:type="spellStart"/>
      <w:r w:rsidRPr="0043235D">
        <w:rPr>
          <w:rFonts w:ascii="Times New Roman" w:hAnsi="Times New Roman" w:cs="Times New Roman"/>
        </w:rPr>
        <w:t>Bolker</w:t>
      </w:r>
      <w:proofErr w:type="spellEnd"/>
      <w:r w:rsidRPr="0043235D">
        <w:rPr>
          <w:rFonts w:ascii="Times New Roman" w:hAnsi="Times New Roman" w:cs="Times New Roman"/>
        </w:rPr>
        <w:t xml:space="preserve">, B.M., 2008. A cross-system synthesis of consumer and nutrient resource control on producer biomass. </w:t>
      </w:r>
      <w:proofErr w:type="spellStart"/>
      <w:r w:rsidRPr="0043235D">
        <w:rPr>
          <w:rFonts w:ascii="Times New Roman" w:hAnsi="Times New Roman" w:cs="Times New Roman"/>
        </w:rPr>
        <w:t>Ecol</w:t>
      </w:r>
      <w:proofErr w:type="spellEnd"/>
      <w:r w:rsidRPr="0043235D">
        <w:rPr>
          <w:rFonts w:ascii="Times New Roman" w:hAnsi="Times New Roman" w:cs="Times New Roman"/>
        </w:rPr>
        <w:t xml:space="preserve"> Lett 11, 740–755. https://doi.org/10.1111/j.1461-0248.2008.01192.x</w:t>
      </w:r>
    </w:p>
    <w:p w14:paraId="74E77C25"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Hartig</w:t>
      </w:r>
      <w:proofErr w:type="spellEnd"/>
      <w:r w:rsidRPr="0043235D">
        <w:rPr>
          <w:rFonts w:ascii="Times New Roman" w:hAnsi="Times New Roman" w:cs="Times New Roman"/>
        </w:rPr>
        <w:t xml:space="preserve">, F., 2022. </w:t>
      </w:r>
      <w:proofErr w:type="spellStart"/>
      <w:r w:rsidRPr="0043235D">
        <w:rPr>
          <w:rFonts w:ascii="Times New Roman" w:hAnsi="Times New Roman" w:cs="Times New Roman"/>
        </w:rPr>
        <w:t>DHARMa</w:t>
      </w:r>
      <w:proofErr w:type="spellEnd"/>
      <w:r w:rsidRPr="0043235D">
        <w:rPr>
          <w:rFonts w:ascii="Times New Roman" w:hAnsi="Times New Roman" w:cs="Times New Roman"/>
        </w:rPr>
        <w:t>: Residual Diagnostics for Hierarchical (Multi-Level / Mixed) Regression Models. R package version 0.4.6.</w:t>
      </w:r>
    </w:p>
    <w:p w14:paraId="6F9289EE"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Holbrook, S.J., Brooks, A.J., Schmitt, R.J., Stewart, H.L., 2008. Effects of sheltering fish on growth of their host corals. Mar </w:t>
      </w:r>
      <w:proofErr w:type="spellStart"/>
      <w:r w:rsidRPr="0043235D">
        <w:rPr>
          <w:rFonts w:ascii="Times New Roman" w:hAnsi="Times New Roman" w:cs="Times New Roman"/>
        </w:rPr>
        <w:t>Biol</w:t>
      </w:r>
      <w:proofErr w:type="spellEnd"/>
      <w:r w:rsidRPr="0043235D">
        <w:rPr>
          <w:rFonts w:ascii="Times New Roman" w:hAnsi="Times New Roman" w:cs="Times New Roman"/>
        </w:rPr>
        <w:t xml:space="preserve"> 155, 521–530. https://doi.org/10.1007/s00227-008-1051-7</w:t>
      </w:r>
    </w:p>
    <w:p w14:paraId="63C25E4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Holmes, R.M., </w:t>
      </w:r>
      <w:proofErr w:type="spellStart"/>
      <w:r w:rsidRPr="0043235D">
        <w:rPr>
          <w:rFonts w:ascii="Times New Roman" w:hAnsi="Times New Roman" w:cs="Times New Roman"/>
        </w:rPr>
        <w:t>Aminot</w:t>
      </w:r>
      <w:proofErr w:type="spellEnd"/>
      <w:r w:rsidRPr="0043235D">
        <w:rPr>
          <w:rFonts w:ascii="Times New Roman" w:hAnsi="Times New Roman" w:cs="Times New Roman"/>
        </w:rPr>
        <w:t xml:space="preserve">, A., </w:t>
      </w:r>
      <w:proofErr w:type="spellStart"/>
      <w:r w:rsidRPr="0043235D">
        <w:rPr>
          <w:rFonts w:ascii="Times New Roman" w:hAnsi="Times New Roman" w:cs="Times New Roman"/>
        </w:rPr>
        <w:t>Kerouel</w:t>
      </w:r>
      <w:proofErr w:type="spellEnd"/>
      <w:r w:rsidRPr="0043235D">
        <w:rPr>
          <w:rFonts w:ascii="Times New Roman" w:hAnsi="Times New Roman" w:cs="Times New Roman"/>
        </w:rPr>
        <w:t>, R., Hooker, B.A., Peterson, B.J., 1999. A simple and precise method for measuring ammonium in marine and freshwater ecosystems. Canadian Journal of Fisheries and Aquatic Sciences 56, 1801–1808. https://doi.org/10.1139/f99-128</w:t>
      </w:r>
    </w:p>
    <w:p w14:paraId="32A7BC82"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Howard, B.R., Francis, F.T., Côté, I.M., </w:t>
      </w:r>
      <w:proofErr w:type="spellStart"/>
      <w:r w:rsidRPr="0043235D">
        <w:rPr>
          <w:rFonts w:ascii="Times New Roman" w:hAnsi="Times New Roman" w:cs="Times New Roman"/>
        </w:rPr>
        <w:t>Therriault</w:t>
      </w:r>
      <w:proofErr w:type="spellEnd"/>
      <w:r w:rsidRPr="0043235D">
        <w:rPr>
          <w:rFonts w:ascii="Times New Roman" w:hAnsi="Times New Roman" w:cs="Times New Roman"/>
        </w:rPr>
        <w:t xml:space="preserve">, T.W., 2019. Habitat alteration by invasive European green crab (Carcinus maenas) causes eelgrass loss in British Columbia, Canada. </w:t>
      </w:r>
      <w:proofErr w:type="spellStart"/>
      <w:r w:rsidRPr="0043235D">
        <w:rPr>
          <w:rFonts w:ascii="Times New Roman" w:hAnsi="Times New Roman" w:cs="Times New Roman"/>
        </w:rPr>
        <w:t>Biol</w:t>
      </w:r>
      <w:proofErr w:type="spellEnd"/>
      <w:r w:rsidRPr="0043235D">
        <w:rPr>
          <w:rFonts w:ascii="Times New Roman" w:hAnsi="Times New Roman" w:cs="Times New Roman"/>
        </w:rPr>
        <w:t xml:space="preserve"> Invasions 21, 3607–3618. https://doi.org/10.1007/s10530-019-02072-z</w:t>
      </w:r>
    </w:p>
    <w:p w14:paraId="67F7A49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Layman, C.A., </w:t>
      </w:r>
      <w:proofErr w:type="spellStart"/>
      <w:r w:rsidRPr="0043235D">
        <w:rPr>
          <w:rFonts w:ascii="Times New Roman" w:hAnsi="Times New Roman" w:cs="Times New Roman"/>
        </w:rPr>
        <w:t>Allgeier</w:t>
      </w:r>
      <w:proofErr w:type="spellEnd"/>
      <w:r w:rsidRPr="0043235D">
        <w:rPr>
          <w:rFonts w:ascii="Times New Roman" w:hAnsi="Times New Roman" w:cs="Times New Roman"/>
        </w:rPr>
        <w:t xml:space="preserve">, J.E., Montaña, C.G., 2016. Mechanistic evidence of enhanced production on artificial reefs: A case study in a Bahamian seagrass ecosystem. </w:t>
      </w:r>
      <w:proofErr w:type="spellStart"/>
      <w:r w:rsidRPr="0043235D">
        <w:rPr>
          <w:rFonts w:ascii="Times New Roman" w:hAnsi="Times New Roman" w:cs="Times New Roman"/>
        </w:rPr>
        <w:t>Ecol</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Eng</w:t>
      </w:r>
      <w:proofErr w:type="spellEnd"/>
      <w:r w:rsidRPr="0043235D">
        <w:rPr>
          <w:rFonts w:ascii="Times New Roman" w:hAnsi="Times New Roman" w:cs="Times New Roman"/>
        </w:rPr>
        <w:t xml:space="preserve"> 95, 574–579. https://doi.org/10.1016/j.ecoleng.2016.06.109</w:t>
      </w:r>
    </w:p>
    <w:p w14:paraId="2271F4C5"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Leibold</w:t>
      </w:r>
      <w:proofErr w:type="spellEnd"/>
      <w:r w:rsidRPr="0043235D">
        <w:rPr>
          <w:rFonts w:ascii="Times New Roman" w:hAnsi="Times New Roman" w:cs="Times New Roman"/>
        </w:rPr>
        <w:t xml:space="preserve">, M.A., 1991. Biodiversity and nutrient enrichment in pond plankton communities. </w:t>
      </w:r>
      <w:proofErr w:type="spellStart"/>
      <w:r w:rsidRPr="0043235D">
        <w:rPr>
          <w:rFonts w:ascii="Times New Roman" w:hAnsi="Times New Roman" w:cs="Times New Roman"/>
        </w:rPr>
        <w:t>Evol</w:t>
      </w:r>
      <w:proofErr w:type="spellEnd"/>
      <w:r w:rsidRPr="0043235D">
        <w:rPr>
          <w:rFonts w:ascii="Times New Roman" w:hAnsi="Times New Roman" w:cs="Times New Roman"/>
        </w:rPr>
        <w:t>. Ecol. Res 1, 73–95.</w:t>
      </w:r>
    </w:p>
    <w:p w14:paraId="08C80116"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Lobban</w:t>
      </w:r>
      <w:proofErr w:type="spellEnd"/>
      <w:r w:rsidRPr="0043235D">
        <w:rPr>
          <w:rFonts w:ascii="Times New Roman" w:hAnsi="Times New Roman" w:cs="Times New Roman"/>
        </w:rPr>
        <w:t>, C.S., Harrison, P.J., 1994. Seaweed Ecology and Physiology. Cambridge University Press.</w:t>
      </w:r>
    </w:p>
    <w:p w14:paraId="7BDE627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Lowman, H.E., Hirsch, M.E., Brzezinski, M.A., </w:t>
      </w:r>
      <w:proofErr w:type="spellStart"/>
      <w:r w:rsidRPr="0043235D">
        <w:rPr>
          <w:rFonts w:ascii="Times New Roman" w:hAnsi="Times New Roman" w:cs="Times New Roman"/>
        </w:rPr>
        <w:t>Melack</w:t>
      </w:r>
      <w:proofErr w:type="spellEnd"/>
      <w:r w:rsidRPr="0043235D">
        <w:rPr>
          <w:rFonts w:ascii="Times New Roman" w:hAnsi="Times New Roman" w:cs="Times New Roman"/>
        </w:rPr>
        <w:t>, J.M., 2023. Examining the Potential of Sandy Marine Sediments Surrounding Giant Kelp Forests to Provide Recycled Nutrients for Growth. Journal of Coastal Research 39, 442–454. https://doi.org/10.2112/JCOASTRES-D-22-00035.1</w:t>
      </w:r>
    </w:p>
    <w:p w14:paraId="1D742EEC"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Mann, K.H., 1973. Seaweeds: Their Productivity and Strategy for Growth. Science 182, 975–981. https://doi.org/10.1126/science.182.4116.975</w:t>
      </w:r>
    </w:p>
    <w:p w14:paraId="0D38D680"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Menge</w:t>
      </w:r>
      <w:proofErr w:type="spellEnd"/>
      <w:r w:rsidRPr="0043235D">
        <w:rPr>
          <w:rFonts w:ascii="Times New Roman" w:hAnsi="Times New Roman" w:cs="Times New Roman"/>
        </w:rPr>
        <w:t>, B.A., 1992. Community Regulation: Under What Conditions Are Bottom-Up Factors Important on Rocky Shores? Ecology 73, 755–765. https://doi.org/10.2307/1940155</w:t>
      </w:r>
    </w:p>
    <w:p w14:paraId="588999E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Meyer, J.L., Schultz, E.T., 1985. Migrating haemulid fishes as a source of nutrients and organic matter on coral reefs. </w:t>
      </w:r>
      <w:proofErr w:type="spellStart"/>
      <w:r w:rsidRPr="0043235D">
        <w:rPr>
          <w:rFonts w:ascii="Times New Roman" w:hAnsi="Times New Roman" w:cs="Times New Roman"/>
        </w:rPr>
        <w:t>Limnol</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Oceanogr</w:t>
      </w:r>
      <w:proofErr w:type="spellEnd"/>
      <w:r w:rsidRPr="0043235D">
        <w:rPr>
          <w:rFonts w:ascii="Times New Roman" w:hAnsi="Times New Roman" w:cs="Times New Roman"/>
        </w:rPr>
        <w:t xml:space="preserve"> 30, 146–156.</w:t>
      </w:r>
    </w:p>
    <w:p w14:paraId="31E235F8"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Meyer, J.L., Schultz, E.T., </w:t>
      </w:r>
      <w:proofErr w:type="spellStart"/>
      <w:r w:rsidRPr="0043235D">
        <w:rPr>
          <w:rFonts w:ascii="Times New Roman" w:hAnsi="Times New Roman" w:cs="Times New Roman"/>
        </w:rPr>
        <w:t>Helfman</w:t>
      </w:r>
      <w:proofErr w:type="spellEnd"/>
      <w:r w:rsidRPr="0043235D">
        <w:rPr>
          <w:rFonts w:ascii="Times New Roman" w:hAnsi="Times New Roman" w:cs="Times New Roman"/>
        </w:rPr>
        <w:t>, G.S., 1983. Fish schools: An asset to corals. Science 220, 1047–1049. https://doi.org/10.1126/science.220.4601.1047</w:t>
      </w:r>
    </w:p>
    <w:p w14:paraId="4E3D3905"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1DC14B10"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Oksanen</w:t>
      </w:r>
      <w:proofErr w:type="spellEnd"/>
      <w:r w:rsidRPr="0043235D">
        <w:rPr>
          <w:rFonts w:ascii="Times New Roman" w:hAnsi="Times New Roman" w:cs="Times New Roman"/>
        </w:rPr>
        <w:t xml:space="preserve">, J., Simpson, G.L., Blanchet, F.G., </w:t>
      </w:r>
      <w:proofErr w:type="spellStart"/>
      <w:r w:rsidRPr="0043235D">
        <w:rPr>
          <w:rFonts w:ascii="Times New Roman" w:hAnsi="Times New Roman" w:cs="Times New Roman"/>
        </w:rPr>
        <w:t>Kindt</w:t>
      </w:r>
      <w:proofErr w:type="spellEnd"/>
      <w:r w:rsidRPr="0043235D">
        <w:rPr>
          <w:rFonts w:ascii="Times New Roman" w:hAnsi="Times New Roman" w:cs="Times New Roman"/>
        </w:rPr>
        <w:t xml:space="preserve">, R., Legendre, P., Minchin, P.R., O’Hara, R.B., </w:t>
      </w:r>
      <w:proofErr w:type="spellStart"/>
      <w:r w:rsidRPr="0043235D">
        <w:rPr>
          <w:rFonts w:ascii="Times New Roman" w:hAnsi="Times New Roman" w:cs="Times New Roman"/>
        </w:rPr>
        <w:t>Solymos</w:t>
      </w:r>
      <w:proofErr w:type="spellEnd"/>
      <w:r w:rsidRPr="0043235D">
        <w:rPr>
          <w:rFonts w:ascii="Times New Roman" w:hAnsi="Times New Roman" w:cs="Times New Roman"/>
        </w:rPr>
        <w:t xml:space="preserve">, P., Stevens, M.H.H., </w:t>
      </w:r>
      <w:proofErr w:type="spellStart"/>
      <w:r w:rsidRPr="0043235D">
        <w:rPr>
          <w:rFonts w:ascii="Times New Roman" w:hAnsi="Times New Roman" w:cs="Times New Roman"/>
        </w:rPr>
        <w:t>Szoecs</w:t>
      </w:r>
      <w:proofErr w:type="spellEnd"/>
      <w:r w:rsidRPr="0043235D">
        <w:rPr>
          <w:rFonts w:ascii="Times New Roman" w:hAnsi="Times New Roman" w:cs="Times New Roman"/>
        </w:rPr>
        <w:t xml:space="preserve">, E., Wagner, H., Barbour, M., </w:t>
      </w:r>
      <w:proofErr w:type="spellStart"/>
      <w:r w:rsidRPr="0043235D">
        <w:rPr>
          <w:rFonts w:ascii="Times New Roman" w:hAnsi="Times New Roman" w:cs="Times New Roman"/>
        </w:rPr>
        <w:t>Bedward</w:t>
      </w:r>
      <w:proofErr w:type="spellEnd"/>
      <w:r w:rsidRPr="0043235D">
        <w:rPr>
          <w:rFonts w:ascii="Times New Roman" w:hAnsi="Times New Roman" w:cs="Times New Roman"/>
        </w:rPr>
        <w:t xml:space="preserve">, M., </w:t>
      </w:r>
      <w:proofErr w:type="spellStart"/>
      <w:r w:rsidRPr="0043235D">
        <w:rPr>
          <w:rFonts w:ascii="Times New Roman" w:hAnsi="Times New Roman" w:cs="Times New Roman"/>
        </w:rPr>
        <w:t>Bolker</w:t>
      </w:r>
      <w:proofErr w:type="spellEnd"/>
      <w:r w:rsidRPr="0043235D">
        <w:rPr>
          <w:rFonts w:ascii="Times New Roman" w:hAnsi="Times New Roman" w:cs="Times New Roman"/>
        </w:rPr>
        <w:t xml:space="preserve">, B., </w:t>
      </w:r>
      <w:proofErr w:type="spellStart"/>
      <w:r w:rsidRPr="0043235D">
        <w:rPr>
          <w:rFonts w:ascii="Times New Roman" w:hAnsi="Times New Roman" w:cs="Times New Roman"/>
        </w:rPr>
        <w:t>Borcard</w:t>
      </w:r>
      <w:proofErr w:type="spellEnd"/>
      <w:r w:rsidRPr="0043235D">
        <w:rPr>
          <w:rFonts w:ascii="Times New Roman" w:hAnsi="Times New Roman" w:cs="Times New Roman"/>
        </w:rPr>
        <w:t xml:space="preserve">, D., Carvalho, G., Chirico, M., Caceres, M.D., Durand, S., Evangelista, H.B.A., </w:t>
      </w:r>
      <w:proofErr w:type="spellStart"/>
      <w:r w:rsidRPr="0043235D">
        <w:rPr>
          <w:rFonts w:ascii="Times New Roman" w:hAnsi="Times New Roman" w:cs="Times New Roman"/>
        </w:rPr>
        <w:t>FitzJohn</w:t>
      </w:r>
      <w:proofErr w:type="spellEnd"/>
      <w:r w:rsidRPr="0043235D">
        <w:rPr>
          <w:rFonts w:ascii="Times New Roman" w:hAnsi="Times New Roman" w:cs="Times New Roman"/>
        </w:rPr>
        <w:t xml:space="preserve">, R., Friendly, M., </w:t>
      </w:r>
      <w:proofErr w:type="spellStart"/>
      <w:r w:rsidRPr="0043235D">
        <w:rPr>
          <w:rFonts w:ascii="Times New Roman" w:hAnsi="Times New Roman" w:cs="Times New Roman"/>
        </w:rPr>
        <w:t>Furneaux</w:t>
      </w:r>
      <w:proofErr w:type="spellEnd"/>
      <w:r w:rsidRPr="0043235D">
        <w:rPr>
          <w:rFonts w:ascii="Times New Roman" w:hAnsi="Times New Roman" w:cs="Times New Roman"/>
        </w:rPr>
        <w:t xml:space="preserve">, B., Hannigan, G., Hill, M.O., Lahti, L., McGlinn, D., Ouellette, M.-H., Cunha, E.R., Smith, T., Stier, A., </w:t>
      </w:r>
      <w:proofErr w:type="spellStart"/>
      <w:r w:rsidRPr="0043235D">
        <w:rPr>
          <w:rFonts w:ascii="Times New Roman" w:hAnsi="Times New Roman" w:cs="Times New Roman"/>
        </w:rPr>
        <w:t>Braak</w:t>
      </w:r>
      <w:proofErr w:type="spellEnd"/>
      <w:r w:rsidRPr="0043235D">
        <w:rPr>
          <w:rFonts w:ascii="Times New Roman" w:hAnsi="Times New Roman" w:cs="Times New Roman"/>
        </w:rPr>
        <w:t>, C.J.F.T., Weedon, J., 2022. vegan: Community Ecology Package. R package version 2.6-4.</w:t>
      </w:r>
    </w:p>
    <w:p w14:paraId="1B695AEA"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33D17C08"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Pawlowicz</w:t>
      </w:r>
      <w:proofErr w:type="spellEnd"/>
      <w:r w:rsidRPr="0043235D">
        <w:rPr>
          <w:rFonts w:ascii="Times New Roman" w:hAnsi="Times New Roman" w:cs="Times New Roman"/>
        </w:rPr>
        <w:t>, R., 2017. Seasonal cycles, hypoxia, and renewal in a coastal fjord (Barkley Sound, British Columbia). Atmosphere-Ocean 55, 264–283. https://doi.org/10.1080/07055900.2017.1374240</w:t>
      </w:r>
    </w:p>
    <w:p w14:paraId="068FFB2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Pfister, C.A., </w:t>
      </w:r>
      <w:proofErr w:type="spellStart"/>
      <w:r w:rsidRPr="0043235D">
        <w:rPr>
          <w:rFonts w:ascii="Times New Roman" w:hAnsi="Times New Roman" w:cs="Times New Roman"/>
        </w:rPr>
        <w:t>Altabet</w:t>
      </w:r>
      <w:proofErr w:type="spellEnd"/>
      <w:r w:rsidRPr="0043235D">
        <w:rPr>
          <w:rFonts w:ascii="Times New Roman" w:hAnsi="Times New Roman" w:cs="Times New Roman"/>
        </w:rPr>
        <w:t>, M.A., Post, D., 2014. Animal regeneration and microbial retention of nitrogen along coastal rocky shores. Ecology 95, 2803–2814. https://doi.org/10.1890/13-1825.1</w:t>
      </w:r>
    </w:p>
    <w:p w14:paraId="5CA2BC2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Pfister, C.A., </w:t>
      </w:r>
      <w:proofErr w:type="spellStart"/>
      <w:r w:rsidRPr="0043235D">
        <w:rPr>
          <w:rFonts w:ascii="Times New Roman" w:hAnsi="Times New Roman" w:cs="Times New Roman"/>
        </w:rPr>
        <w:t>Altabet</w:t>
      </w:r>
      <w:proofErr w:type="spellEnd"/>
      <w:r w:rsidRPr="0043235D">
        <w:rPr>
          <w:rFonts w:ascii="Times New Roman" w:hAnsi="Times New Roman" w:cs="Times New Roman"/>
        </w:rPr>
        <w:t>, M.A., Weigel, B.L., 2019. Kelp beds and their local effects on seawater chemistry, productivity, and microbial communities. Ecology 100, e02798. https://doi.org/10.1002/ecy.2798</w:t>
      </w:r>
    </w:p>
    <w:p w14:paraId="6A189B06"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Phillips, J.C., Hurd, C.L., 2004. Kinetics of nitrate, ammonium, and urea uptake by four intertidal seaweeds from New Zealand. J </w:t>
      </w:r>
      <w:proofErr w:type="spellStart"/>
      <w:r w:rsidRPr="0043235D">
        <w:rPr>
          <w:rFonts w:ascii="Times New Roman" w:hAnsi="Times New Roman" w:cs="Times New Roman"/>
        </w:rPr>
        <w:t>Phycol</w:t>
      </w:r>
      <w:proofErr w:type="spellEnd"/>
      <w:r w:rsidRPr="0043235D">
        <w:rPr>
          <w:rFonts w:ascii="Times New Roman" w:hAnsi="Times New Roman" w:cs="Times New Roman"/>
        </w:rPr>
        <w:t xml:space="preserve"> 40, 534–545. https://doi.org/10.1111/j.1529-8817.2004.03157.x</w:t>
      </w:r>
    </w:p>
    <w:p w14:paraId="4D002F3D"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Probyn</w:t>
      </w:r>
      <w:proofErr w:type="spellEnd"/>
      <w:r w:rsidRPr="0043235D">
        <w:rPr>
          <w:rFonts w:ascii="Times New Roman" w:hAnsi="Times New Roman" w:cs="Times New Roman"/>
        </w:rPr>
        <w:t xml:space="preserve">, T.A., Chapman, A.R.O., 1983. Summer growth of </w:t>
      </w:r>
      <w:proofErr w:type="spellStart"/>
      <w:r w:rsidRPr="0043235D">
        <w:rPr>
          <w:rFonts w:ascii="Times New Roman" w:hAnsi="Times New Roman" w:cs="Times New Roman"/>
        </w:rPr>
        <w:t>Chordaria</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flagelliformis</w:t>
      </w:r>
      <w:proofErr w:type="spellEnd"/>
      <w:r w:rsidRPr="0043235D">
        <w:rPr>
          <w:rFonts w:ascii="Times New Roman" w:hAnsi="Times New Roman" w:cs="Times New Roman"/>
        </w:rPr>
        <w:t xml:space="preserve"> (O.F. </w:t>
      </w:r>
      <w:proofErr w:type="spellStart"/>
      <w:r w:rsidRPr="0043235D">
        <w:rPr>
          <w:rFonts w:ascii="Times New Roman" w:hAnsi="Times New Roman" w:cs="Times New Roman"/>
        </w:rPr>
        <w:t>Muell</w:t>
      </w:r>
      <w:proofErr w:type="spellEnd"/>
      <w:r w:rsidRPr="0043235D">
        <w:rPr>
          <w:rFonts w:ascii="Times New Roman" w:hAnsi="Times New Roman" w:cs="Times New Roman"/>
        </w:rPr>
        <w:t>.) C. Ag.: Physiological strategies in a nutrient stressed environment. Journal of Experimental Marine Biology and Ecology 73, 243–271. https://doi.org/10.1016/0022-0981(83)90050-3</w:t>
      </w:r>
    </w:p>
    <w:p w14:paraId="1B210CE1"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R Core Team, 2019. R: A language and environment for statistical computing.</w:t>
      </w:r>
    </w:p>
    <w:p w14:paraId="5DF7E5C9"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Roman, J., McCarthy, J.J., 2010. The Whale Pump: Marine Mammals Enhance Primary Productivity in a Coastal Basin. </w:t>
      </w:r>
      <w:proofErr w:type="spellStart"/>
      <w:r w:rsidRPr="0043235D">
        <w:rPr>
          <w:rFonts w:ascii="Times New Roman" w:hAnsi="Times New Roman" w:cs="Times New Roman"/>
        </w:rPr>
        <w:t>PLoS</w:t>
      </w:r>
      <w:proofErr w:type="spellEnd"/>
      <w:r w:rsidRPr="0043235D">
        <w:rPr>
          <w:rFonts w:ascii="Times New Roman" w:hAnsi="Times New Roman" w:cs="Times New Roman"/>
        </w:rPr>
        <w:t xml:space="preserve"> ONE 5, e13255. https://doi.org/10.1371/journal.pone.0013255</w:t>
      </w:r>
    </w:p>
    <w:p w14:paraId="0A3725E4"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RStudio</w:t>
      </w:r>
      <w:proofErr w:type="spellEnd"/>
      <w:r w:rsidRPr="0043235D">
        <w:rPr>
          <w:rFonts w:ascii="Times New Roman" w:hAnsi="Times New Roman" w:cs="Times New Roman"/>
        </w:rPr>
        <w:t xml:space="preserve"> Team, 2016. </w:t>
      </w:r>
      <w:proofErr w:type="spellStart"/>
      <w:r w:rsidRPr="0043235D">
        <w:rPr>
          <w:rFonts w:ascii="Times New Roman" w:hAnsi="Times New Roman" w:cs="Times New Roman"/>
        </w:rPr>
        <w:t>RStudio</w:t>
      </w:r>
      <w:proofErr w:type="spellEnd"/>
      <w:r w:rsidRPr="0043235D">
        <w:rPr>
          <w:rFonts w:ascii="Times New Roman" w:hAnsi="Times New Roman" w:cs="Times New Roman"/>
        </w:rPr>
        <w:t>: Integrated development for R.</w:t>
      </w:r>
    </w:p>
    <w:p w14:paraId="00B55574"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Sellers, A.J., Leung, B., </w:t>
      </w:r>
      <w:proofErr w:type="spellStart"/>
      <w:r w:rsidRPr="0043235D">
        <w:rPr>
          <w:rFonts w:ascii="Times New Roman" w:hAnsi="Times New Roman" w:cs="Times New Roman"/>
        </w:rPr>
        <w:t>Torchin</w:t>
      </w:r>
      <w:proofErr w:type="spellEnd"/>
      <w:r w:rsidRPr="0043235D">
        <w:rPr>
          <w:rFonts w:ascii="Times New Roman" w:hAnsi="Times New Roman" w:cs="Times New Roman"/>
        </w:rPr>
        <w:t>, M.E., 2020. Global meta-analysis of how marine upwelling affects herbivory. Global Ecology and Biogeography 29, 370–383. https://doi.org/10.1111/geb.13023</w:t>
      </w:r>
    </w:p>
    <w:p w14:paraId="479BEA67"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Shantz, A.A., Ladd, M.C., </w:t>
      </w:r>
      <w:proofErr w:type="spellStart"/>
      <w:r w:rsidRPr="0043235D">
        <w:rPr>
          <w:rFonts w:ascii="Times New Roman" w:hAnsi="Times New Roman" w:cs="Times New Roman"/>
        </w:rPr>
        <w:t>Schrack</w:t>
      </w:r>
      <w:proofErr w:type="spellEnd"/>
      <w:r w:rsidRPr="0043235D">
        <w:rPr>
          <w:rFonts w:ascii="Times New Roman" w:hAnsi="Times New Roman" w:cs="Times New Roman"/>
        </w:rPr>
        <w:t xml:space="preserve">, E., </w:t>
      </w:r>
      <w:proofErr w:type="spellStart"/>
      <w:r w:rsidRPr="0043235D">
        <w:rPr>
          <w:rFonts w:ascii="Times New Roman" w:hAnsi="Times New Roman" w:cs="Times New Roman"/>
        </w:rPr>
        <w:t>Burkepile</w:t>
      </w:r>
      <w:proofErr w:type="spellEnd"/>
      <w:r w:rsidRPr="0043235D">
        <w:rPr>
          <w:rFonts w:ascii="Times New Roman" w:hAnsi="Times New Roman" w:cs="Times New Roman"/>
        </w:rPr>
        <w:t>, D.E., 2015. Fish-derived nutrient hotspots shape coral reef benthic communities. Ecological Applications 25, 2142–2152. https://doi.org/10.1890/14-2209.1</w:t>
      </w:r>
    </w:p>
    <w:p w14:paraId="437C5227"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Starko</w:t>
      </w:r>
      <w:proofErr w:type="spellEnd"/>
      <w:r w:rsidRPr="0043235D">
        <w:rPr>
          <w:rFonts w:ascii="Times New Roman" w:hAnsi="Times New Roman" w:cs="Times New Roman"/>
        </w:rPr>
        <w:t xml:space="preserve">, S., Neufeld, C.J., </w:t>
      </w:r>
      <w:proofErr w:type="spellStart"/>
      <w:r w:rsidRPr="0043235D">
        <w:rPr>
          <w:rFonts w:ascii="Times New Roman" w:hAnsi="Times New Roman" w:cs="Times New Roman"/>
        </w:rPr>
        <w:t>Gendall</w:t>
      </w:r>
      <w:proofErr w:type="spellEnd"/>
      <w:r w:rsidRPr="0043235D">
        <w:rPr>
          <w:rFonts w:ascii="Times New Roman" w:hAnsi="Times New Roman" w:cs="Times New Roman"/>
        </w:rPr>
        <w:t xml:space="preserve">, L., Timmer, B., Campbell, L., </w:t>
      </w:r>
      <w:proofErr w:type="spellStart"/>
      <w:r w:rsidRPr="0043235D">
        <w:rPr>
          <w:rFonts w:ascii="Times New Roman" w:hAnsi="Times New Roman" w:cs="Times New Roman"/>
        </w:rPr>
        <w:t>Yakimishyn</w:t>
      </w:r>
      <w:proofErr w:type="spellEnd"/>
      <w:r w:rsidRPr="0043235D">
        <w:rPr>
          <w:rFonts w:ascii="Times New Roman" w:hAnsi="Times New Roman" w:cs="Times New Roman"/>
        </w:rPr>
        <w:t xml:space="preserve">, J., </w:t>
      </w:r>
      <w:proofErr w:type="spellStart"/>
      <w:r w:rsidRPr="0043235D">
        <w:rPr>
          <w:rFonts w:ascii="Times New Roman" w:hAnsi="Times New Roman" w:cs="Times New Roman"/>
        </w:rPr>
        <w:t>Druehl</w:t>
      </w:r>
      <w:proofErr w:type="spellEnd"/>
      <w:r w:rsidRPr="0043235D">
        <w:rPr>
          <w:rFonts w:ascii="Times New Roman" w:hAnsi="Times New Roman" w:cs="Times New Roman"/>
        </w:rPr>
        <w:t>, L., Baum, J.K., 2022. Microclimate predicts kelp forest extinction in the face of direct and indirect marine heatwave effects. Ecological Applications 32, e2673. https://doi.org/10.1002/eap.2673</w:t>
      </w:r>
    </w:p>
    <w:p w14:paraId="13687438"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lastRenderedPageBreak/>
        <w:t>Steneck</w:t>
      </w:r>
      <w:proofErr w:type="spellEnd"/>
      <w:r w:rsidRPr="0043235D">
        <w:rPr>
          <w:rFonts w:ascii="Times New Roman" w:hAnsi="Times New Roman" w:cs="Times New Roman"/>
        </w:rPr>
        <w:t xml:space="preserve">, R.S., Graham, M.H., Bourque, B.J., Corbett, D., </w:t>
      </w:r>
      <w:proofErr w:type="spellStart"/>
      <w:r w:rsidRPr="0043235D">
        <w:rPr>
          <w:rFonts w:ascii="Times New Roman" w:hAnsi="Times New Roman" w:cs="Times New Roman"/>
        </w:rPr>
        <w:t>Erlandson</w:t>
      </w:r>
      <w:proofErr w:type="spellEnd"/>
      <w:r w:rsidRPr="0043235D">
        <w:rPr>
          <w:rFonts w:ascii="Times New Roman" w:hAnsi="Times New Roman" w:cs="Times New Roman"/>
        </w:rPr>
        <w:t xml:space="preserve">, J.M., Estes, J.A., </w:t>
      </w:r>
      <w:proofErr w:type="spellStart"/>
      <w:r w:rsidRPr="0043235D">
        <w:rPr>
          <w:rFonts w:ascii="Times New Roman" w:hAnsi="Times New Roman" w:cs="Times New Roman"/>
        </w:rPr>
        <w:t>Tegner</w:t>
      </w:r>
      <w:proofErr w:type="spellEnd"/>
      <w:r w:rsidRPr="0043235D">
        <w:rPr>
          <w:rFonts w:ascii="Times New Roman" w:hAnsi="Times New Roman" w:cs="Times New Roman"/>
        </w:rPr>
        <w:t>, M.J., 2002. Kelp forest ecosystems: biodiversity, stability, resilience and future. Environmental Conservation 29, 436–459. https://doi.org/10.1017/S0376892902000322</w:t>
      </w:r>
    </w:p>
    <w:p w14:paraId="293F37DA"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Tanasichuk</w:t>
      </w:r>
      <w:proofErr w:type="spellEnd"/>
      <w:r w:rsidRPr="0043235D">
        <w:rPr>
          <w:rFonts w:ascii="Times New Roman" w:hAnsi="Times New Roman" w:cs="Times New Roman"/>
        </w:rPr>
        <w:t xml:space="preserve">, R., 1998. Interannual variations in the population biology and productivity of </w:t>
      </w:r>
      <w:proofErr w:type="spellStart"/>
      <w:r w:rsidRPr="0043235D">
        <w:rPr>
          <w:rFonts w:ascii="Times New Roman" w:hAnsi="Times New Roman" w:cs="Times New Roman"/>
        </w:rPr>
        <w:t>Euphausia</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pacifica</w:t>
      </w:r>
      <w:proofErr w:type="spellEnd"/>
      <w:r w:rsidRPr="0043235D">
        <w:rPr>
          <w:rFonts w:ascii="Times New Roman" w:hAnsi="Times New Roman" w:cs="Times New Roman"/>
        </w:rPr>
        <w:t xml:space="preserve"> in Barkley Sound, Canada, with special reference to the 1992 and 1993 warm ocean years. Mar. Ecol. Prog. Ser. 173, 163–180. https://doi.org/10.3354/meps173163</w:t>
      </w:r>
    </w:p>
    <w:p w14:paraId="794E5FD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Taylor, B.W., Keep, C.F., Hall, R.O., Koch, B.J., </w:t>
      </w:r>
      <w:proofErr w:type="spellStart"/>
      <w:r w:rsidRPr="0043235D">
        <w:rPr>
          <w:rFonts w:ascii="Times New Roman" w:hAnsi="Times New Roman" w:cs="Times New Roman"/>
        </w:rPr>
        <w:t>Tronstad</w:t>
      </w:r>
      <w:proofErr w:type="spellEnd"/>
      <w:r w:rsidRPr="0043235D">
        <w:rPr>
          <w:rFonts w:ascii="Times New Roman" w:hAnsi="Times New Roman" w:cs="Times New Roman"/>
        </w:rPr>
        <w:t xml:space="preserve">, L.M., </w:t>
      </w:r>
      <w:proofErr w:type="spellStart"/>
      <w:r w:rsidRPr="0043235D">
        <w:rPr>
          <w:rFonts w:ascii="Times New Roman" w:hAnsi="Times New Roman" w:cs="Times New Roman"/>
        </w:rPr>
        <w:t>Flecker</w:t>
      </w:r>
      <w:proofErr w:type="spellEnd"/>
      <w:r w:rsidRPr="0043235D">
        <w:rPr>
          <w:rFonts w:ascii="Times New Roman" w:hAnsi="Times New Roman" w:cs="Times New Roman"/>
        </w:rPr>
        <w:t xml:space="preserve">, A.S., </w:t>
      </w:r>
      <w:proofErr w:type="spellStart"/>
      <w:r w:rsidRPr="0043235D">
        <w:rPr>
          <w:rFonts w:ascii="Times New Roman" w:hAnsi="Times New Roman" w:cs="Times New Roman"/>
        </w:rPr>
        <w:t>Ulseth</w:t>
      </w:r>
      <w:proofErr w:type="spellEnd"/>
      <w:r w:rsidRPr="0043235D">
        <w:rPr>
          <w:rFonts w:ascii="Times New Roman" w:hAnsi="Times New Roman" w:cs="Times New Roman"/>
        </w:rPr>
        <w:t xml:space="preserve">, A.J., 2007. Improving the fluorometric ammonium method: matrix effects, background fluorescence, and standard additions. Journal of the North American </w:t>
      </w:r>
      <w:proofErr w:type="spellStart"/>
      <w:r w:rsidRPr="0043235D">
        <w:rPr>
          <w:rFonts w:ascii="Times New Roman" w:hAnsi="Times New Roman" w:cs="Times New Roman"/>
        </w:rPr>
        <w:t>Benthological</w:t>
      </w:r>
      <w:proofErr w:type="spellEnd"/>
      <w:r w:rsidRPr="0043235D">
        <w:rPr>
          <w:rFonts w:ascii="Times New Roman" w:hAnsi="Times New Roman" w:cs="Times New Roman"/>
        </w:rPr>
        <w:t xml:space="preserve"> Society 26, 167–177. https://doi.org/10.1899/0887-3593(2007)26[</w:t>
      </w:r>
      <w:proofErr w:type="gramStart"/>
      <w:r w:rsidRPr="0043235D">
        <w:rPr>
          <w:rFonts w:ascii="Times New Roman" w:hAnsi="Times New Roman" w:cs="Times New Roman"/>
        </w:rPr>
        <w:t>167:ITFAMM</w:t>
      </w:r>
      <w:proofErr w:type="gramEnd"/>
      <w:r w:rsidRPr="0043235D">
        <w:rPr>
          <w:rFonts w:ascii="Times New Roman" w:hAnsi="Times New Roman" w:cs="Times New Roman"/>
        </w:rPr>
        <w:t>]2.0.CO;2</w:t>
      </w:r>
    </w:p>
    <w:p w14:paraId="4EBEA28D"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Tilman, G.D., 1984. Plant Dominance Along an Experimental Nutrient Gradient. Ecology 65, 1445–1453. https://doi.org/10.2307/1939125</w:t>
      </w:r>
    </w:p>
    <w:p w14:paraId="026EDBF6"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Uthicke</w:t>
      </w:r>
      <w:proofErr w:type="spellEnd"/>
      <w:r w:rsidRPr="0043235D">
        <w:rPr>
          <w:rFonts w:ascii="Times New Roman" w:hAnsi="Times New Roman" w:cs="Times New Roman"/>
        </w:rPr>
        <w:t>, S., 2001. Nutrient regeneration by abundant coral reef holothurians. J. Exp. Mar. Biol. Ecol. 265, 153–170. https://doi.org/10.1016/S0022-0981(01)00329-X</w:t>
      </w:r>
    </w:p>
    <w:p w14:paraId="71F90C95" w14:textId="77777777" w:rsidR="0043235D" w:rsidRPr="0043235D" w:rsidRDefault="0043235D" w:rsidP="0043235D">
      <w:pPr>
        <w:pStyle w:val="Bibliography"/>
        <w:rPr>
          <w:rFonts w:ascii="Times New Roman" w:hAnsi="Times New Roman" w:cs="Times New Roman"/>
        </w:rPr>
      </w:pPr>
      <w:proofErr w:type="spellStart"/>
      <w:r w:rsidRPr="0043235D">
        <w:rPr>
          <w:rFonts w:ascii="Times New Roman" w:hAnsi="Times New Roman" w:cs="Times New Roman"/>
        </w:rPr>
        <w:t>Vanni</w:t>
      </w:r>
      <w:proofErr w:type="spellEnd"/>
      <w:r w:rsidRPr="0043235D">
        <w:rPr>
          <w:rFonts w:ascii="Times New Roman" w:hAnsi="Times New Roman" w:cs="Times New Roman"/>
        </w:rPr>
        <w:t xml:space="preserve">, M.J., 2002. Nutrient cycling by animals in freshwater ecosystems. </w:t>
      </w:r>
      <w:proofErr w:type="spellStart"/>
      <w:r w:rsidRPr="0043235D">
        <w:rPr>
          <w:rFonts w:ascii="Times New Roman" w:hAnsi="Times New Roman" w:cs="Times New Roman"/>
        </w:rPr>
        <w:t>Annu</w:t>
      </w:r>
      <w:proofErr w:type="spellEnd"/>
      <w:r w:rsidRPr="0043235D">
        <w:rPr>
          <w:rFonts w:ascii="Times New Roman" w:hAnsi="Times New Roman" w:cs="Times New Roman"/>
        </w:rPr>
        <w:t xml:space="preserve"> Rev </w:t>
      </w:r>
      <w:proofErr w:type="spellStart"/>
      <w:r w:rsidRPr="0043235D">
        <w:rPr>
          <w:rFonts w:ascii="Times New Roman" w:hAnsi="Times New Roman" w:cs="Times New Roman"/>
        </w:rPr>
        <w:t>Ecol</w:t>
      </w:r>
      <w:proofErr w:type="spellEnd"/>
      <w:r w:rsidRPr="0043235D">
        <w:rPr>
          <w:rFonts w:ascii="Times New Roman" w:hAnsi="Times New Roman" w:cs="Times New Roman"/>
        </w:rPr>
        <w:t xml:space="preserve"> </w:t>
      </w:r>
      <w:proofErr w:type="spellStart"/>
      <w:r w:rsidRPr="0043235D">
        <w:rPr>
          <w:rFonts w:ascii="Times New Roman" w:hAnsi="Times New Roman" w:cs="Times New Roman"/>
        </w:rPr>
        <w:t>Syst</w:t>
      </w:r>
      <w:proofErr w:type="spellEnd"/>
      <w:r w:rsidRPr="0043235D">
        <w:rPr>
          <w:rFonts w:ascii="Times New Roman" w:hAnsi="Times New Roman" w:cs="Times New Roman"/>
        </w:rPr>
        <w:t xml:space="preserve"> 33, 341–370. https://doi.org/10.1146/annurev.ecolsys.33.010802.150519</w:t>
      </w:r>
    </w:p>
    <w:p w14:paraId="7A64B460" w14:textId="77777777" w:rsidR="0043235D" w:rsidRPr="0043235D" w:rsidRDefault="0043235D" w:rsidP="0043235D">
      <w:pPr>
        <w:pStyle w:val="Bibliography"/>
        <w:rPr>
          <w:rFonts w:ascii="Times New Roman" w:hAnsi="Times New Roman" w:cs="Times New Roman"/>
        </w:rPr>
      </w:pPr>
      <w:r w:rsidRPr="0043235D">
        <w:rPr>
          <w:rFonts w:ascii="Times New Roman" w:hAnsi="Times New Roman" w:cs="Times New Roman"/>
        </w:rPr>
        <w:t xml:space="preserve">Wickham, H., </w:t>
      </w:r>
      <w:proofErr w:type="spellStart"/>
      <w:r w:rsidRPr="0043235D">
        <w:rPr>
          <w:rFonts w:ascii="Times New Roman" w:hAnsi="Times New Roman" w:cs="Times New Roman"/>
        </w:rPr>
        <w:t>Averick</w:t>
      </w:r>
      <w:proofErr w:type="spellEnd"/>
      <w:r w:rsidRPr="0043235D">
        <w:rPr>
          <w:rFonts w:ascii="Times New Roman" w:hAnsi="Times New Roman" w:cs="Times New Roman"/>
        </w:rPr>
        <w:t xml:space="preserve">, M., Bryan, J., Chang, W., McGowan, L.D., François, R., </w:t>
      </w:r>
      <w:proofErr w:type="spellStart"/>
      <w:r w:rsidRPr="0043235D">
        <w:rPr>
          <w:rFonts w:ascii="Times New Roman" w:hAnsi="Times New Roman" w:cs="Times New Roman"/>
        </w:rPr>
        <w:t>Grolemund</w:t>
      </w:r>
      <w:proofErr w:type="spellEnd"/>
      <w:r w:rsidRPr="0043235D">
        <w:rPr>
          <w:rFonts w:ascii="Times New Roman" w:hAnsi="Times New Roman" w:cs="Times New Roman"/>
        </w:rPr>
        <w:t xml:space="preserve">, G., Hayes, A., Henry, L., Hester, J., Kuhn, M., Pedersen, T.L., Miller, E., Bache, S.M., Müller, K., </w:t>
      </w:r>
      <w:proofErr w:type="spellStart"/>
      <w:r w:rsidRPr="0043235D">
        <w:rPr>
          <w:rFonts w:ascii="Times New Roman" w:hAnsi="Times New Roman" w:cs="Times New Roman"/>
        </w:rPr>
        <w:t>Ooms</w:t>
      </w:r>
      <w:proofErr w:type="spellEnd"/>
      <w:r w:rsidRPr="0043235D">
        <w:rPr>
          <w:rFonts w:ascii="Times New Roman" w:hAnsi="Times New Roman" w:cs="Times New Roman"/>
        </w:rPr>
        <w:t xml:space="preserve">, J., Robinson, D., Seidel, D.P., </w:t>
      </w:r>
      <w:proofErr w:type="spellStart"/>
      <w:r w:rsidRPr="0043235D">
        <w:rPr>
          <w:rFonts w:ascii="Times New Roman" w:hAnsi="Times New Roman" w:cs="Times New Roman"/>
        </w:rPr>
        <w:t>Spinu</w:t>
      </w:r>
      <w:proofErr w:type="spellEnd"/>
      <w:r w:rsidRPr="0043235D">
        <w:rPr>
          <w:rFonts w:ascii="Times New Roman" w:hAnsi="Times New Roman" w:cs="Times New Roman"/>
        </w:rPr>
        <w:t xml:space="preserve">, V., Takahashi, K., Vaughan, D., Wilke, C., Woo, K., </w:t>
      </w:r>
      <w:proofErr w:type="spellStart"/>
      <w:r w:rsidRPr="0043235D">
        <w:rPr>
          <w:rFonts w:ascii="Times New Roman" w:hAnsi="Times New Roman" w:cs="Times New Roman"/>
        </w:rPr>
        <w:t>Yutani</w:t>
      </w:r>
      <w:proofErr w:type="spellEnd"/>
      <w:r w:rsidRPr="0043235D">
        <w:rPr>
          <w:rFonts w:ascii="Times New Roman" w:hAnsi="Times New Roman" w:cs="Times New Roman"/>
        </w:rPr>
        <w:t xml:space="preserve">, H., 2019. Welcome to the </w:t>
      </w:r>
      <w:proofErr w:type="spellStart"/>
      <w:r w:rsidRPr="0043235D">
        <w:rPr>
          <w:rFonts w:ascii="Times New Roman" w:hAnsi="Times New Roman" w:cs="Times New Roman"/>
        </w:rPr>
        <w:t>Tidyverse</w:t>
      </w:r>
      <w:proofErr w:type="spellEnd"/>
      <w:r w:rsidRPr="0043235D">
        <w:rPr>
          <w:rFonts w:ascii="Times New Roman" w:hAnsi="Times New Roman" w:cs="Times New Roman"/>
        </w:rPr>
        <w:t>. Journal of Open Source Software 4, 1686. https://doi.org/10.21105/joss.01686</w:t>
      </w:r>
    </w:p>
    <w:p w14:paraId="0DC6D553" w14:textId="48985321"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5E2FEE" w:rsidRDefault="005E2FEE"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5E2FEE" w:rsidRDefault="005E2FEE" w:rsidP="00813785">
      <w:r>
        <w:rPr>
          <w:rStyle w:val="CommentReference"/>
        </w:rPr>
        <w:annotationRef/>
      </w:r>
      <w:r>
        <w:rPr>
          <w:color w:val="000000"/>
          <w:sz w:val="20"/>
          <w:szCs w:val="20"/>
        </w:rPr>
        <w:t>Very optional revision</w:t>
      </w:r>
    </w:p>
    <w:p w14:paraId="5991A5FA" w14:textId="77777777" w:rsidR="005E2FEE" w:rsidRDefault="005E2FEE"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5E2FEE" w:rsidRDefault="005E2FEE" w:rsidP="00813785"/>
  </w:comment>
  <w:comment w:id="4" w:author="Kieran Cox" w:date="2024-03-21T11:28:00Z" w:initials="KC">
    <w:p w14:paraId="31282972" w14:textId="77777777" w:rsidR="005E2FEE" w:rsidRDefault="005E2FEE" w:rsidP="00813785">
      <w:r>
        <w:rPr>
          <w:rStyle w:val="CommentReference"/>
        </w:rPr>
        <w:annotationRef/>
      </w:r>
      <w:r>
        <w:rPr>
          <w:color w:val="000000"/>
          <w:sz w:val="20"/>
          <w:szCs w:val="20"/>
        </w:rPr>
        <w:t xml:space="preserve">or </w:t>
      </w:r>
    </w:p>
    <w:p w14:paraId="6CCAD30D" w14:textId="77777777" w:rsidR="005E2FEE" w:rsidRDefault="005E2FEE"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5E2FEE" w:rsidRDefault="005E2FEE" w:rsidP="00813785"/>
  </w:comment>
  <w:comment w:id="5" w:author="Kieran Cox" w:date="2024-03-21T14:01:00Z" w:initials="KC">
    <w:p w14:paraId="142E06F7" w14:textId="77777777" w:rsidR="005E2FEE" w:rsidRDefault="005E2FEE"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5E2FEE" w:rsidRDefault="005E2FEE" w:rsidP="00171DD6"/>
    <w:p w14:paraId="28580584" w14:textId="77777777" w:rsidR="005E2FEE" w:rsidRDefault="005E2FEE" w:rsidP="00171DD6">
      <w:r>
        <w:rPr>
          <w:color w:val="000000"/>
          <w:sz w:val="20"/>
          <w:szCs w:val="20"/>
        </w:rPr>
        <w:t xml:space="preserve">.. ammonium was weakly positive during slack and ebb tides, and weakly negative at flood tides. </w:t>
      </w:r>
    </w:p>
    <w:p w14:paraId="4B515A0C" w14:textId="77777777" w:rsidR="005E2FEE" w:rsidRDefault="005E2FEE"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5E2FEE" w:rsidRDefault="005E2FEE"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5E2FEE" w:rsidRDefault="005E2FEE"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5E2FEE" w:rsidRDefault="005E2FEE"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5E2FEE" w:rsidRDefault="005E2FEE"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5E2FEE" w:rsidRDefault="005E2FEE"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5E2FEE" w:rsidRDefault="005E2FEE" w:rsidP="00B047D8">
      <w:r>
        <w:rPr>
          <w:rStyle w:val="CommentReference"/>
        </w:rPr>
        <w:annotationRef/>
      </w:r>
      <w:r>
        <w:rPr>
          <w:color w:val="000000"/>
          <w:sz w:val="20"/>
          <w:szCs w:val="20"/>
        </w:rPr>
        <w:t>Not just if these will be useful but just in case</w:t>
      </w:r>
    </w:p>
    <w:p w14:paraId="1732140F" w14:textId="77777777" w:rsidR="005E2FEE" w:rsidRDefault="005E2FEE" w:rsidP="00B047D8"/>
    <w:p w14:paraId="77382E88" w14:textId="77777777" w:rsidR="005E2FEE" w:rsidRDefault="005E2FEE" w:rsidP="00B047D8">
      <w:hyperlink r:id="rId1" w:history="1">
        <w:r w:rsidRPr="009C377D">
          <w:rPr>
            <w:rStyle w:val="Hyperlink"/>
            <w:sz w:val="20"/>
            <w:szCs w:val="20"/>
          </w:rPr>
          <w:t>https://besjournals.onlinelibrary.wiley.com/doi/full/10.1111/1365-2656.13538</w:t>
        </w:r>
      </w:hyperlink>
    </w:p>
    <w:p w14:paraId="415E0241" w14:textId="77777777" w:rsidR="005E2FEE" w:rsidRDefault="005E2FEE" w:rsidP="00B047D8"/>
    <w:p w14:paraId="4E89525A" w14:textId="77777777" w:rsidR="005E2FEE" w:rsidRDefault="005E2FEE" w:rsidP="00B047D8">
      <w:hyperlink r:id="rId2" w:history="1">
        <w:r w:rsidRPr="009C377D">
          <w:rPr>
            <w:rStyle w:val="Hyperlink"/>
            <w:sz w:val="20"/>
            <w:szCs w:val="20"/>
          </w:rPr>
          <w:t>https://www.frontiersin.org/articles/10.3389/fmars.2022.870308/full</w:t>
        </w:r>
      </w:hyperlink>
    </w:p>
    <w:p w14:paraId="05291F44" w14:textId="77777777" w:rsidR="005E2FEE" w:rsidRDefault="005E2FEE" w:rsidP="00B047D8"/>
    <w:p w14:paraId="15A11BA5" w14:textId="77777777" w:rsidR="005E2FEE" w:rsidRDefault="005E2FEE" w:rsidP="00B047D8"/>
    <w:p w14:paraId="60AE354C" w14:textId="77777777" w:rsidR="005E2FEE" w:rsidRDefault="005E2FEE" w:rsidP="00B047D8">
      <w:r>
        <w:rPr>
          <w:color w:val="000000"/>
          <w:sz w:val="20"/>
          <w:szCs w:val="20"/>
        </w:rPr>
        <w:t>(terrestrial)</w:t>
      </w:r>
    </w:p>
    <w:p w14:paraId="163F92D5" w14:textId="77777777" w:rsidR="005E2FEE" w:rsidRDefault="005E2FEE" w:rsidP="00B047D8">
      <w:hyperlink r:id="rId3" w:history="1">
        <w:r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5E2FEE" w:rsidRDefault="005E2FEE" w:rsidP="00B047D8"/>
    <w:p w14:paraId="6FA73E6D" w14:textId="77777777" w:rsidR="005E2FEE" w:rsidRDefault="005E2FEE" w:rsidP="00B047D8"/>
    <w:p w14:paraId="5E99F29A" w14:textId="77777777" w:rsidR="005E2FEE" w:rsidRDefault="005E2FEE" w:rsidP="00B047D8"/>
  </w:comment>
  <w:comment w:id="13" w:author="Kieran Cox" w:date="2024-03-22T07:38:00Z" w:initials="KC">
    <w:p w14:paraId="7B591026" w14:textId="77777777" w:rsidR="005E2FEE" w:rsidRDefault="005E2FEE"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5E2FEE" w:rsidRDefault="005E2FEE"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5E2FEE" w:rsidRDefault="005E2FEE"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5E2FEE" w:rsidRDefault="005E2FEE" w:rsidP="00171DD6"/>
    <w:p w14:paraId="47128156" w14:textId="77777777" w:rsidR="005E2FEE" w:rsidRDefault="005E2FEE"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5E2FEE" w:rsidRDefault="005E2FEE"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5E2FEE" w:rsidRDefault="005E2FEE" w:rsidP="009500AF">
      <w:r>
        <w:rPr>
          <w:rStyle w:val="CommentReference"/>
        </w:rPr>
        <w:annotationRef/>
      </w:r>
      <w:r>
        <w:rPr>
          <w:color w:val="000000"/>
          <w:sz w:val="20"/>
          <w:szCs w:val="20"/>
        </w:rPr>
        <w:t>could pull</w:t>
      </w:r>
    </w:p>
  </w:comment>
  <w:comment w:id="19" w:author="Kieran Cox" w:date="2024-03-21T14:14:00Z" w:initials="KC">
    <w:p w14:paraId="3DE0D48A" w14:textId="77777777" w:rsidR="005E2FEE" w:rsidRDefault="005E2FEE"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5E2FEE" w:rsidRDefault="005E2FEE"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5E2FEE" w:rsidRDefault="005E2FEE" w:rsidP="00F86B25"/>
    <w:p w14:paraId="2E7365B1" w14:textId="77777777" w:rsidR="005E2FEE" w:rsidRDefault="005E2FEE" w:rsidP="00F86B25">
      <w:r>
        <w:rPr>
          <w:color w:val="000000"/>
          <w:sz w:val="20"/>
          <w:szCs w:val="20"/>
        </w:rPr>
        <w:t xml:space="preserve">…, productivity decreases within increasing proximity to reefs with.. </w:t>
      </w:r>
    </w:p>
    <w:p w14:paraId="1C110647" w14:textId="77777777" w:rsidR="005E2FEE" w:rsidRDefault="005E2FEE" w:rsidP="00F86B25"/>
    <w:p w14:paraId="542A9680" w14:textId="77777777" w:rsidR="005E2FEE" w:rsidRDefault="005E2FEE" w:rsidP="00F86B25">
      <w:r>
        <w:rPr>
          <w:color w:val="000000"/>
          <w:sz w:val="20"/>
          <w:szCs w:val="20"/>
        </w:rPr>
        <w:t>productivity increases towards reefs with…</w:t>
      </w:r>
    </w:p>
    <w:p w14:paraId="0A4FE0AC" w14:textId="77777777" w:rsidR="005E2FEE" w:rsidRDefault="005E2FEE" w:rsidP="00F86B25"/>
  </w:comment>
  <w:comment w:id="21" w:author="Em Lim" w:date="2024-03-26T08:58:00Z" w:initials="EL">
    <w:p w14:paraId="44A2690B" w14:textId="020A37E1" w:rsidR="00AF1C1D" w:rsidRDefault="00AF1C1D">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5E2FEE" w:rsidRDefault="005E2FEE"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AF1C1D" w:rsidRDefault="00AF1C1D">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5E2FEE" w:rsidRDefault="005E2FEE"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AF1C1D" w:rsidRDefault="00AF1C1D">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5E2FEE" w:rsidRDefault="005E2FEE"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5E2FEE" w:rsidRDefault="005E2FEE" w:rsidP="00EF7628">
      <w:r>
        <w:rPr>
          <w:rStyle w:val="CommentReference"/>
        </w:rPr>
        <w:annotationRef/>
      </w:r>
      <w:r>
        <w:rPr>
          <w:color w:val="000000"/>
          <w:sz w:val="20"/>
          <w:szCs w:val="20"/>
        </w:rPr>
        <w:t>it could be neat to frame this on what is the primary focus, more so than on the past.</w:t>
      </w:r>
    </w:p>
    <w:p w14:paraId="342C4501" w14:textId="77777777" w:rsidR="005E2FEE" w:rsidRDefault="005E2FEE" w:rsidP="00EF7628">
      <w:r>
        <w:rPr>
          <w:color w:val="000000"/>
          <w:sz w:val="20"/>
          <w:szCs w:val="20"/>
        </w:rPr>
        <w:t>so</w:t>
      </w:r>
    </w:p>
    <w:p w14:paraId="215FF3D5" w14:textId="77777777" w:rsidR="005E2FEE" w:rsidRDefault="005E2FEE" w:rsidP="00EF7628">
      <w:r>
        <w:rPr>
          <w:color w:val="000000"/>
          <w:sz w:val="20"/>
          <w:szCs w:val="20"/>
        </w:rPr>
        <w:t xml:space="preserve">… has predominately focused on… </w:t>
      </w:r>
    </w:p>
    <w:p w14:paraId="7919FC41" w14:textId="77777777" w:rsidR="005E2FEE" w:rsidRDefault="005E2FEE" w:rsidP="00EF7628">
      <w:r>
        <w:rPr>
          <w:color w:val="000000"/>
          <w:sz w:val="20"/>
          <w:szCs w:val="20"/>
        </w:rPr>
        <w:t>then add citations of more recent work</w:t>
      </w:r>
    </w:p>
    <w:p w14:paraId="306E3770" w14:textId="77777777" w:rsidR="005E2FEE" w:rsidRDefault="005E2FEE" w:rsidP="00EF7628"/>
  </w:comment>
  <w:comment w:id="30" w:author="Em Lim" w:date="2024-02-15T16:17:00Z" w:initials="EL">
    <w:p w14:paraId="768B22C3" w14:textId="1B7F6235" w:rsidR="005E2FEE" w:rsidRDefault="005E2FEE">
      <w:pPr>
        <w:pStyle w:val="CommentText"/>
      </w:pPr>
      <w:r>
        <w:rPr>
          <w:rStyle w:val="CommentReference"/>
        </w:rPr>
        <w:annotationRef/>
      </w:r>
      <w:r>
        <w:t>I am using Broitman et al 2001’s definitions:</w:t>
      </w:r>
    </w:p>
    <w:p w14:paraId="2DCD498C" w14:textId="77777777" w:rsidR="005E2FEE" w:rsidRDefault="005E2FEE">
      <w:pPr>
        <w:pStyle w:val="CommentText"/>
      </w:pPr>
      <w:r>
        <w:t>Small-scale = local scale = 1 – 100m2</w:t>
      </w:r>
    </w:p>
    <w:p w14:paraId="3B87A7AA" w14:textId="77777777" w:rsidR="005E2FEE" w:rsidRDefault="005E2FEE">
      <w:pPr>
        <w:pStyle w:val="CommentText"/>
      </w:pPr>
      <w:r>
        <w:t>Meso-scale = 10 – 100 km</w:t>
      </w:r>
    </w:p>
    <w:p w14:paraId="5E21FE31" w14:textId="3F144AE5" w:rsidR="005E2FEE" w:rsidRDefault="005E2FEE">
      <w:pPr>
        <w:pStyle w:val="CommentText"/>
      </w:pPr>
      <w:r>
        <w:t>Large-scale = biogeographic scale = 100 – 1000 km</w:t>
      </w:r>
    </w:p>
  </w:comment>
  <w:comment w:id="29" w:author="Kieran Cox" w:date="2024-03-21T15:32:00Z" w:initials="KC">
    <w:p w14:paraId="56D94D69" w14:textId="77777777" w:rsidR="005E2FEE" w:rsidRDefault="005E2FEE"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5E2FEE" w:rsidRDefault="005E2FEE" w:rsidP="00EF7628"/>
    <w:p w14:paraId="44853E15" w14:textId="77777777" w:rsidR="005E2FEE" w:rsidRDefault="005E2FEE" w:rsidP="00EF7628">
      <w:r>
        <w:rPr>
          <w:color w:val="000000"/>
          <w:sz w:val="20"/>
          <w:szCs w:val="20"/>
        </w:rPr>
        <w:t>For example, intertidal mussel beds contribute to variation in nitrogen via regenerative processes along a coastline with varying mussel cover.</w:t>
      </w:r>
    </w:p>
    <w:p w14:paraId="46AB9188" w14:textId="77777777" w:rsidR="005E2FEE" w:rsidRDefault="005E2FEE" w:rsidP="00EF7628">
      <w:r>
        <w:rPr>
          <w:color w:val="000000"/>
          <w:sz w:val="20"/>
          <w:szCs w:val="20"/>
        </w:rPr>
        <w:t>Or</w:t>
      </w:r>
    </w:p>
    <w:p w14:paraId="3EFAE972" w14:textId="77777777" w:rsidR="005E2FEE" w:rsidRDefault="005E2FEE" w:rsidP="00EF7628">
      <w:r>
        <w:rPr>
          <w:color w:val="000000"/>
          <w:sz w:val="20"/>
          <w:szCs w:val="20"/>
        </w:rPr>
        <w:t>For example, the amount of nitrogen intertidal mussel beds contribute to a coastline varies with mussel cover.</w:t>
      </w:r>
    </w:p>
    <w:p w14:paraId="3ADA887D" w14:textId="77777777" w:rsidR="005E2FEE" w:rsidRDefault="005E2FEE" w:rsidP="00EF7628"/>
    <w:p w14:paraId="6CB30796" w14:textId="77777777" w:rsidR="005E2FEE" w:rsidRDefault="005E2FEE" w:rsidP="00EF7628"/>
    <w:p w14:paraId="2B370014" w14:textId="77777777" w:rsidR="005E2FEE" w:rsidRDefault="005E2FEE" w:rsidP="00EF7628"/>
    <w:p w14:paraId="780AB908" w14:textId="77777777" w:rsidR="005E2FEE" w:rsidRDefault="005E2FEE" w:rsidP="00EF7628"/>
    <w:p w14:paraId="4E6969D5" w14:textId="77777777" w:rsidR="005E2FEE" w:rsidRDefault="005E2FEE" w:rsidP="00EF7628">
      <w:r>
        <w:rPr>
          <w:color w:val="000000"/>
          <w:sz w:val="20"/>
          <w:szCs w:val="20"/>
        </w:rPr>
        <w:t>If you make this change, you could put ‘meso-scale (i.e., 10 to 100 km) variation’ in the previous sentence as that’s when it is first used</w:t>
      </w:r>
    </w:p>
    <w:p w14:paraId="3D0DE905" w14:textId="77777777" w:rsidR="005E2FEE" w:rsidRDefault="005E2FEE" w:rsidP="00EF7628"/>
    <w:p w14:paraId="2DDBA4FF" w14:textId="77777777" w:rsidR="005E2FEE" w:rsidRDefault="005E2FEE" w:rsidP="00EF7628"/>
  </w:comment>
  <w:comment w:id="31" w:author="Kieran Cox" w:date="2024-03-21T16:02:00Z" w:initials="KC">
    <w:p w14:paraId="787EC27E" w14:textId="77777777" w:rsidR="005E2FEE" w:rsidRDefault="005E2FEE"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5E2FEE" w:rsidRDefault="005E2FEE" w:rsidP="00C31EA3">
      <w:r>
        <w:rPr>
          <w:color w:val="000000"/>
          <w:sz w:val="20"/>
          <w:szCs w:val="20"/>
        </w:rPr>
        <w:t xml:space="preserve">Along wave-exposed shorelines, </w:t>
      </w:r>
    </w:p>
  </w:comment>
  <w:comment w:id="33" w:author="Kieran Cox" w:date="2024-03-21T15:36:00Z" w:initials="KC">
    <w:p w14:paraId="383DFAA4" w14:textId="201595C2" w:rsidR="005E2FEE" w:rsidRDefault="005E2FEE"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5E2FEE" w:rsidRDefault="005E2FEE"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5E2FEE" w:rsidRDefault="005E2FEE" w:rsidP="00D93294">
      <w:r>
        <w:rPr>
          <w:rStyle w:val="CommentReference"/>
        </w:rPr>
        <w:annotationRef/>
      </w:r>
      <w:r>
        <w:rPr>
          <w:color w:val="000000"/>
          <w:sz w:val="20"/>
          <w:szCs w:val="20"/>
        </w:rPr>
        <w:t>It’ll need a polish but an optional revision for this sentence</w:t>
      </w:r>
    </w:p>
    <w:p w14:paraId="5E0D535B" w14:textId="77777777" w:rsidR="005E2FEE" w:rsidRDefault="005E2FEE"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5E2FEE" w:rsidRDefault="005E2FEE" w:rsidP="00D93294"/>
    <w:p w14:paraId="3712A111" w14:textId="77777777" w:rsidR="005E2FEE" w:rsidRDefault="005E2FEE" w:rsidP="00D93294"/>
  </w:comment>
  <w:comment w:id="36" w:author="Kieran Cox" w:date="2024-03-21T16:12:00Z" w:initials="KC">
    <w:p w14:paraId="6B6DD224" w14:textId="77777777" w:rsidR="005E2FEE" w:rsidRDefault="005E2FEE"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5E2FEE" w:rsidRDefault="005E2FEE"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5E2FEE" w:rsidRDefault="005E2FEE"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5E2FEE" w:rsidRDefault="005E2FEE" w:rsidP="007A283D">
      <w:r>
        <w:rPr>
          <w:color w:val="000000"/>
          <w:sz w:val="20"/>
          <w:szCs w:val="20"/>
        </w:rPr>
        <w:t>… in marine sediments.</w:t>
      </w:r>
    </w:p>
  </w:comment>
  <w:comment w:id="41" w:author="Kieran Cox" w:date="2024-03-21T16:13:00Z" w:initials="KC">
    <w:p w14:paraId="58DA682D" w14:textId="77777777" w:rsidR="005E2FEE" w:rsidRDefault="005E2FEE"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5E2FEE" w:rsidRDefault="005E2FEE"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5E2FEE" w:rsidRDefault="005E2FEE"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5E2FEE" w:rsidRDefault="005E2FEE"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5E2FEE" w:rsidRDefault="005E2FEE" w:rsidP="003A204B">
      <w:r>
        <w:rPr>
          <w:rStyle w:val="CommentReference"/>
        </w:rPr>
        <w:annotationRef/>
      </w:r>
      <w:r>
        <w:rPr>
          <w:color w:val="000000"/>
          <w:sz w:val="20"/>
          <w:szCs w:val="20"/>
        </w:rPr>
        <w:t>If you go with the 1) above, you could add</w:t>
      </w:r>
    </w:p>
    <w:p w14:paraId="1F0628F2" w14:textId="77777777" w:rsidR="005E2FEE" w:rsidRDefault="005E2FEE"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5E2FEE" w:rsidRDefault="005E2FEE"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5E2FEE" w:rsidRDefault="005E2FEE"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5E2FEE" w:rsidRDefault="005E2FEE"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5E2FEE" w:rsidRDefault="005E2FEE"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5E2FEE" w:rsidRDefault="005E2FEE" w:rsidP="00477D12">
      <w:r>
        <w:rPr>
          <w:rStyle w:val="CommentReference"/>
        </w:rPr>
        <w:annotationRef/>
      </w:r>
      <w:r>
        <w:rPr>
          <w:color w:val="000000"/>
          <w:sz w:val="20"/>
          <w:szCs w:val="20"/>
        </w:rPr>
        <w:t>optional revisions</w:t>
      </w:r>
    </w:p>
    <w:p w14:paraId="3217FE03" w14:textId="77777777" w:rsidR="005E2FEE" w:rsidRDefault="005E2FEE" w:rsidP="00477D12">
      <w:r>
        <w:rPr>
          <w:color w:val="000000"/>
          <w:sz w:val="20"/>
          <w:szCs w:val="20"/>
        </w:rPr>
        <w:t xml:space="preserve">We aimed to quantify the ecological co-varieties that influence (OR contribute to) spatial variability in  </w:t>
      </w:r>
    </w:p>
    <w:p w14:paraId="5D788537" w14:textId="77777777" w:rsidR="005E2FEE" w:rsidRDefault="005E2FEE" w:rsidP="00477D12">
      <w:r>
        <w:rPr>
          <w:color w:val="000000"/>
          <w:sz w:val="20"/>
          <w:szCs w:val="20"/>
        </w:rPr>
        <w:t>regenerated nutrients within a temperate…</w:t>
      </w:r>
    </w:p>
    <w:p w14:paraId="2F749496" w14:textId="77777777" w:rsidR="005E2FEE" w:rsidRDefault="005E2FEE" w:rsidP="00477D12"/>
  </w:comment>
  <w:comment w:id="50" w:author="Kieran Cox" w:date="2024-03-21T16:38:00Z" w:initials="KC">
    <w:p w14:paraId="1163E39B" w14:textId="77777777" w:rsidR="005E2FEE" w:rsidRDefault="005E2FEE" w:rsidP="00477D12">
      <w:r>
        <w:rPr>
          <w:rStyle w:val="CommentReference"/>
        </w:rPr>
        <w:annotationRef/>
      </w:r>
      <w:r>
        <w:rPr>
          <w:color w:val="000000"/>
          <w:sz w:val="20"/>
          <w:szCs w:val="20"/>
        </w:rPr>
        <w:t>could pull</w:t>
      </w:r>
    </w:p>
  </w:comment>
  <w:comment w:id="51" w:author="Kieran Cox" w:date="2024-03-21T16:39:00Z" w:initials="KC">
    <w:p w14:paraId="5D0B4C1A" w14:textId="77777777" w:rsidR="005E2FEE" w:rsidRDefault="005E2FEE"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5E2FEE" w:rsidRDefault="005E2FEE" w:rsidP="006B016A">
      <w:r>
        <w:rPr>
          <w:rStyle w:val="CommentReference"/>
        </w:rPr>
        <w:annotationRef/>
      </w:r>
      <w:r>
        <w:rPr>
          <w:color w:val="000000"/>
          <w:sz w:val="20"/>
          <w:szCs w:val="20"/>
        </w:rPr>
        <w:t>alt:</w:t>
      </w:r>
    </w:p>
    <w:p w14:paraId="69613DF6" w14:textId="77777777" w:rsidR="005E2FEE" w:rsidRDefault="005E2FEE" w:rsidP="006B016A">
      <w:r>
        <w:rPr>
          <w:color w:val="000000"/>
          <w:sz w:val="20"/>
          <w:szCs w:val="20"/>
        </w:rPr>
        <w:t>and across several meters</w:t>
      </w:r>
    </w:p>
  </w:comment>
  <w:comment w:id="53" w:author="Kieran Cox" w:date="2024-03-21T16:54:00Z" w:initials="KC">
    <w:p w14:paraId="458521D1" w14:textId="77777777" w:rsidR="005E2FEE" w:rsidRDefault="005E2FEE" w:rsidP="008D04B8">
      <w:r>
        <w:rPr>
          <w:rStyle w:val="CommentReference"/>
        </w:rPr>
        <w:annotationRef/>
      </w:r>
      <w:r>
        <w:rPr>
          <w:color w:val="000000"/>
          <w:sz w:val="20"/>
          <w:szCs w:val="20"/>
        </w:rPr>
        <w:t>Alt: the scale at which animal-driven nutrient variability is ecological relevant…</w:t>
      </w:r>
    </w:p>
    <w:p w14:paraId="1F6F1789" w14:textId="77777777" w:rsidR="005E2FEE" w:rsidRDefault="005E2FEE" w:rsidP="008D04B8">
      <w:r>
        <w:rPr>
          <w:color w:val="000000"/>
          <w:sz w:val="20"/>
          <w:szCs w:val="20"/>
        </w:rPr>
        <w:t>OR</w:t>
      </w:r>
    </w:p>
    <w:p w14:paraId="03E696A0" w14:textId="77777777" w:rsidR="005E2FEE" w:rsidRDefault="005E2FEE" w:rsidP="008D04B8">
      <w:r>
        <w:rPr>
          <w:color w:val="000000"/>
          <w:sz w:val="20"/>
          <w:szCs w:val="20"/>
        </w:rPr>
        <w:t>the scale at which CND is ecological relevant in this…</w:t>
      </w:r>
    </w:p>
    <w:p w14:paraId="5DC8135A" w14:textId="77777777" w:rsidR="005E2FEE" w:rsidRDefault="005E2FEE" w:rsidP="008D04B8"/>
  </w:comment>
  <w:comment w:id="54" w:author="Kieran Cox" w:date="2024-03-21T16:55:00Z" w:initials="KC">
    <w:p w14:paraId="35987A85" w14:textId="77777777" w:rsidR="005E2FEE" w:rsidRDefault="005E2FEE" w:rsidP="008D04B8">
      <w:r>
        <w:rPr>
          <w:rStyle w:val="CommentReference"/>
        </w:rPr>
        <w:annotationRef/>
      </w:r>
      <w:r>
        <w:rPr>
          <w:color w:val="000000"/>
          <w:sz w:val="20"/>
          <w:szCs w:val="20"/>
        </w:rPr>
        <w:t>alt: elucidate</w:t>
      </w:r>
    </w:p>
  </w:comment>
  <w:comment w:id="56" w:author="Em Lim" w:date="2024-02-23T14:25:00Z" w:initials="EL">
    <w:p w14:paraId="7A692BA4" w14:textId="1C14B3C8" w:rsidR="005E2FEE" w:rsidRDefault="005E2FEE">
      <w:pPr>
        <w:pStyle w:val="CommentText"/>
      </w:pPr>
      <w:r>
        <w:rPr>
          <w:rStyle w:val="CommentReference"/>
        </w:rPr>
        <w:annotationRef/>
      </w:r>
      <w:r>
        <w:t>Anyone have any more good BMSC papers we should cite here?</w:t>
      </w:r>
    </w:p>
  </w:comment>
  <w:comment w:id="57" w:author="Kieran Cox" w:date="2024-03-21T16:57:00Z" w:initials="KC">
    <w:p w14:paraId="40F76117" w14:textId="77777777" w:rsidR="005E2FEE" w:rsidRDefault="005E2FEE" w:rsidP="008D04B8">
      <w:r>
        <w:rPr>
          <w:rStyle w:val="CommentReference"/>
        </w:rPr>
        <w:annotationRef/>
      </w:r>
      <w:r>
        <w:rPr>
          <w:color w:val="000000"/>
          <w:sz w:val="20"/>
          <w:szCs w:val="20"/>
        </w:rPr>
        <w:t>I mean ya could cite a recent hot off-the-press photo series that talks about how rad and important BMSC is for kelp research, but also that Sam’s MEPS paper that I sent you could go here as it will be out next month</w:t>
      </w:r>
    </w:p>
  </w:comment>
  <w:comment w:id="58" w:author="Kieran Cox" w:date="2024-03-22T07:50:00Z" w:initials="KC">
    <w:p w14:paraId="00360759" w14:textId="77777777" w:rsidR="005E2FEE" w:rsidRDefault="005E2FEE" w:rsidP="00355A76">
      <w:r>
        <w:rPr>
          <w:rStyle w:val="CommentReference"/>
        </w:rPr>
        <w:annotationRef/>
      </w:r>
      <w:r>
        <w:rPr>
          <w:color w:val="000000"/>
          <w:sz w:val="20"/>
          <w:szCs w:val="20"/>
        </w:rPr>
        <w:t>Really though the photo article is perfect for this type of citation cause it saws exactly what you are referring too, and even speaks a bit to the specific project</w:t>
      </w:r>
    </w:p>
  </w:comment>
  <w:comment w:id="59" w:author="Kieran Cox" w:date="2024-03-21T16:59:00Z" w:initials="KC">
    <w:p w14:paraId="089269FA" w14:textId="4A80DD93" w:rsidR="005E2FEE" w:rsidRDefault="005E2FEE"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5E2FEE" w:rsidRDefault="005E2FEE" w:rsidP="008D04B8"/>
    <w:p w14:paraId="6CE554D0" w14:textId="77777777" w:rsidR="005E2FEE" w:rsidRDefault="005E2FEE" w:rsidP="008D04B8">
      <w:r>
        <w:rPr>
          <w:color w:val="000000"/>
          <w:sz w:val="20"/>
          <w:szCs w:val="20"/>
        </w:rPr>
        <w:t>Dealers choice if you want to include species names here but it looks like you use them elsewhere</w:t>
      </w:r>
    </w:p>
  </w:comment>
  <w:comment w:id="60" w:author="Kieran Cox" w:date="2024-03-22T08:41:00Z" w:initials="KC">
    <w:p w14:paraId="78B0E8B8" w14:textId="77777777" w:rsidR="005E2FEE" w:rsidRDefault="005E2FEE"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61" w:author="Kieran Cox" w:date="2024-03-21T17:01:00Z" w:initials="KC">
    <w:p w14:paraId="7A82F56B" w14:textId="7D96C9DB" w:rsidR="005E2FEE" w:rsidRDefault="005E2FEE"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62" w:author="Kieran Cox" w:date="2024-03-22T07:51:00Z" w:initials="KC">
    <w:p w14:paraId="0D4D4846" w14:textId="77777777" w:rsidR="005E2FEE" w:rsidRDefault="005E2FEE"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3" w:author="Kieran Cox" w:date="2024-03-22T08:46:00Z" w:initials="KC">
    <w:p w14:paraId="005215D3" w14:textId="77777777" w:rsidR="005E2FEE" w:rsidRDefault="005E2FEE"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4" w:author="Em Lim" w:date="2024-03-26T11:31:00Z" w:initials="EL">
    <w:p w14:paraId="17D38A3B" w14:textId="2909B194" w:rsidR="0067503F" w:rsidRDefault="0067503F">
      <w:pPr>
        <w:pStyle w:val="CommentText"/>
      </w:pPr>
      <w:r>
        <w:rPr>
          <w:rStyle w:val="CommentReference"/>
        </w:rPr>
        <w:annotationRef/>
      </w:r>
      <w:r>
        <w:t>We’re hoping to include this in the ammonium methods paper I’m working on!</w:t>
      </w:r>
    </w:p>
  </w:comment>
  <w:comment w:id="65" w:author="Isabelle Cote" w:date="2024-02-07T14:32:00Z" w:initials="IC">
    <w:p w14:paraId="39119A83" w14:textId="47764534" w:rsidR="005E2FEE" w:rsidRDefault="005E2FEE" w:rsidP="00895C86">
      <w:pPr>
        <w:pStyle w:val="CommentText"/>
      </w:pPr>
      <w:r>
        <w:rPr>
          <w:rStyle w:val="CommentReference"/>
        </w:rPr>
        <w:annotationRef/>
      </w:r>
      <w:r>
        <w:t>The reviewers might wonder about the change and whether it had an impact on the results</w:t>
      </w:r>
    </w:p>
  </w:comment>
  <w:comment w:id="66" w:author="Kieran Cox" w:date="2024-03-22T08:48:00Z" w:initials="KC">
    <w:p w14:paraId="40ACD5F1" w14:textId="77777777" w:rsidR="005E2FEE" w:rsidRDefault="005E2FEE"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7" w:author="Kieran Cox" w:date="2024-03-22T08:55:00Z" w:initials="KC">
    <w:p w14:paraId="64211845" w14:textId="77777777" w:rsidR="005E2FEE" w:rsidRDefault="005E2FEE"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8" w:author="Em Lim" w:date="2024-02-02T10:43:00Z" w:initials="EL">
    <w:p w14:paraId="02CC6045" w14:textId="60F9E5FE" w:rsidR="005E2FEE" w:rsidRDefault="005E2FEE">
      <w:pPr>
        <w:pStyle w:val="CommentText"/>
      </w:pPr>
      <w:r>
        <w:rPr>
          <w:rStyle w:val="CommentReference"/>
        </w:rPr>
        <w:annotationRef/>
      </w:r>
      <w:r>
        <w:t>Claire, can you confirm? The density calculations indicate it was a 1 x 5 rectangle but one of your old methods protocols said 2 x 5.</w:t>
      </w:r>
    </w:p>
  </w:comment>
  <w:comment w:id="69" w:author="Kieran Cox" w:date="2024-03-22T09:01:00Z" w:initials="KC">
    <w:p w14:paraId="52A5CFE4" w14:textId="77777777" w:rsidR="005E2FEE" w:rsidRDefault="005E2FEE"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70" w:author="Em Lim" w:date="2024-03-26T11:39:00Z" w:initials="EL">
    <w:p w14:paraId="0EA8F40A" w14:textId="6B960426" w:rsidR="00B164BF" w:rsidRDefault="00B164BF">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B164BF" w:rsidRDefault="00B164BF">
      <w:pPr>
        <w:pStyle w:val="CommentText"/>
        <w:rPr>
          <w:rFonts w:ascii="Times New Roman" w:hAnsi="Times New Roman" w:cs="Times New Roman"/>
          <w:lang w:val="en-CA"/>
        </w:rPr>
      </w:pPr>
    </w:p>
    <w:p w14:paraId="4DB51421" w14:textId="72616200" w:rsidR="00B164BF" w:rsidRDefault="00B164BF">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71" w:author="Em Lim" w:date="2024-02-15T16:49:00Z" w:initials="EL">
    <w:p w14:paraId="53EF394E" w14:textId="3A1B674C" w:rsidR="005E2FEE" w:rsidRDefault="005E2FEE">
      <w:pPr>
        <w:pStyle w:val="CommentText"/>
      </w:pPr>
      <w:r>
        <w:rPr>
          <w:rStyle w:val="CommentReference"/>
        </w:rPr>
        <w:annotationRef/>
      </w:r>
      <w:r>
        <w:t xml:space="preserve">Sample depths ranged from 0.7 – 5 m deep, but each pair was collected at the same depth </w:t>
      </w:r>
    </w:p>
  </w:comment>
  <w:comment w:id="72" w:author="Kieran Cox" w:date="2024-03-22T09:25:00Z" w:initials="KC">
    <w:p w14:paraId="6241F8BC" w14:textId="77777777" w:rsidR="005E2FEE" w:rsidRDefault="005E2FEE" w:rsidP="00526E5E">
      <w:r>
        <w:rPr>
          <w:rStyle w:val="CommentReference"/>
        </w:rPr>
        <w:annotationRef/>
      </w:r>
      <w:r>
        <w:rPr>
          <w:color w:val="000000"/>
          <w:sz w:val="20"/>
          <w:szCs w:val="20"/>
        </w:rPr>
        <w:t>I can’t seem to follow what this means. Will folks that know this method better then me (ahh so anyone) get it?</w:t>
      </w:r>
    </w:p>
  </w:comment>
  <w:comment w:id="73" w:author="Kieran Cox" w:date="2024-03-22T09:27:00Z" w:initials="KC">
    <w:p w14:paraId="71120E43" w14:textId="77777777" w:rsidR="005E2FEE" w:rsidRDefault="005E2FEE" w:rsidP="00526E5E">
      <w:r>
        <w:rPr>
          <w:rStyle w:val="CommentReference"/>
        </w:rPr>
        <w:annotationRef/>
      </w:r>
      <w:r>
        <w:rPr>
          <w:color w:val="000000"/>
          <w:sz w:val="20"/>
          <w:szCs w:val="20"/>
        </w:rPr>
        <w:t xml:space="preserve">alt: </w:t>
      </w:r>
    </w:p>
    <w:p w14:paraId="1DABC380" w14:textId="77777777" w:rsidR="005E2FEE" w:rsidRDefault="005E2FEE" w:rsidP="00526E5E">
      <w:r>
        <w:rPr>
          <w:color w:val="000000"/>
          <w:sz w:val="20"/>
          <w:szCs w:val="20"/>
        </w:rPr>
        <w:t>paired inside and outside of the kelp NH4 sample…</w:t>
      </w:r>
    </w:p>
  </w:comment>
  <w:comment w:id="74" w:author="Kieran Cox" w:date="2024-03-22T09:49:00Z" w:initials="KC">
    <w:p w14:paraId="750B71F8" w14:textId="77777777" w:rsidR="005E2FEE" w:rsidRDefault="005E2FEE"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5E2FEE" w:rsidRDefault="005E2FEE" w:rsidP="00F17ED1"/>
  </w:comment>
  <w:comment w:id="75" w:author="Kieran Cox" w:date="2024-03-22T09:52:00Z" w:initials="KC">
    <w:p w14:paraId="1462B7F6" w14:textId="77777777" w:rsidR="005E2FEE" w:rsidRDefault="005E2FEE" w:rsidP="00F17ED1">
      <w:r>
        <w:rPr>
          <w:rStyle w:val="CommentReference"/>
        </w:rPr>
        <w:annotationRef/>
      </w:r>
      <w:r>
        <w:rPr>
          <w:color w:val="000000"/>
          <w:sz w:val="20"/>
          <w:szCs w:val="20"/>
        </w:rPr>
        <w:t>You could add an example here, or include the number of taxa this occurred for to clarify the potential ‘impacts’</w:t>
      </w:r>
    </w:p>
  </w:comment>
  <w:comment w:id="76" w:author="Em Lim" w:date="2024-02-26T12:02:00Z" w:initials="EL">
    <w:p w14:paraId="6FC76E13" w14:textId="4A68C8D7" w:rsidR="005E2FEE" w:rsidRDefault="005E2FEE">
      <w:pPr>
        <w:pStyle w:val="CommentText"/>
      </w:pPr>
      <w:r>
        <w:rPr>
          <w:rStyle w:val="CommentReference"/>
        </w:rPr>
        <w:annotationRef/>
      </w:r>
      <w:r>
        <w:t>?</w:t>
      </w:r>
    </w:p>
  </w:comment>
  <w:comment w:id="77" w:author="Kieran Cox" w:date="2024-03-21T07:54:00Z" w:initials="KC">
    <w:p w14:paraId="5188AD0A" w14:textId="095B73BD" w:rsidR="005E2FEE" w:rsidRDefault="005E2FEE"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5E2FEE" w:rsidRDefault="005E2FEE" w:rsidP="00930939"/>
    <w:p w14:paraId="1F56115F" w14:textId="77777777" w:rsidR="005E2FEE" w:rsidRDefault="005E2FEE" w:rsidP="00930939">
      <w:r>
        <w:rPr>
          <w:color w:val="000000"/>
          <w:sz w:val="20"/>
          <w:szCs w:val="20"/>
        </w:rPr>
        <w:t>If you do this, you may need to move the concentration and site type legend into the map, but it looks like it could fit in the bottom left</w:t>
      </w:r>
    </w:p>
  </w:comment>
  <w:comment w:id="78" w:author="Kieran Cox" w:date="2024-03-21T08:02:00Z" w:initials="KC">
    <w:p w14:paraId="097F1C04" w14:textId="77777777" w:rsidR="005E2FEE" w:rsidRDefault="005E2FEE"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9" w:author="Kieran Cox" w:date="2024-03-21T08:03:00Z" w:initials="KC">
    <w:p w14:paraId="6248F20C" w14:textId="77777777" w:rsidR="005E2FEE" w:rsidRDefault="005E2FEE"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0" w:author="Kieran Cox" w:date="2024-03-21T08:07:00Z" w:initials="KC">
    <w:p w14:paraId="0ADB0963" w14:textId="77777777" w:rsidR="005E2FEE" w:rsidRDefault="005E2FEE"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5E2FEE" w:rsidRDefault="005E2FEE" w:rsidP="00805704">
      <w:r>
        <w:rPr>
          <w:color w:val="000000"/>
          <w:sz w:val="20"/>
          <w:szCs w:val="20"/>
        </w:rPr>
        <w:t xml:space="preserve">Perhaps something like, </w:t>
      </w:r>
    </w:p>
    <w:p w14:paraId="7F721B6E" w14:textId="77777777" w:rsidR="005E2FEE" w:rsidRDefault="005E2FEE" w:rsidP="00805704">
      <w:r>
        <w:rPr>
          <w:color w:val="000000"/>
          <w:sz w:val="20"/>
          <w:szCs w:val="20"/>
        </w:rPr>
        <w:t>Ecological co-variates of ammonium concretions observed across Barkely Sound, BC. (a)…</w:t>
      </w:r>
    </w:p>
    <w:p w14:paraId="0DB4366E" w14:textId="77777777" w:rsidR="005E2FEE" w:rsidRDefault="005E2FEE" w:rsidP="00805704"/>
  </w:comment>
  <w:comment w:id="81" w:author="Kieran Cox" w:date="2024-03-21T08:10:00Z" w:initials="KC">
    <w:p w14:paraId="685C2B2B" w14:textId="77777777" w:rsidR="005E2FEE" w:rsidRDefault="005E2FEE" w:rsidP="00805704">
      <w:r>
        <w:rPr>
          <w:rStyle w:val="CommentReference"/>
        </w:rPr>
        <w:annotationRef/>
      </w:r>
      <w:r>
        <w:rPr>
          <w:color w:val="000000"/>
          <w:sz w:val="20"/>
          <w:szCs w:val="20"/>
        </w:rPr>
        <w:t xml:space="preserve">I don’t think it matters but given the modeling approach you used below to remove the intercept value, if I was reviewing this I may ask why you didn’t do that here or suggest that you do, but I don’t think this is vital to address before submitting </w:t>
      </w:r>
    </w:p>
  </w:comment>
  <w:comment w:id="83" w:author="Kieran Cox" w:date="2024-03-21T09:11:00Z" w:initials="KC">
    <w:p w14:paraId="5A24C090" w14:textId="77777777" w:rsidR="005E2FEE" w:rsidRDefault="005E2FEE"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4" w:author="Kieran Cox" w:date="2024-03-21T09:10:00Z" w:initials="KC">
    <w:p w14:paraId="44163916" w14:textId="173C0666" w:rsidR="005E2FEE" w:rsidRDefault="005E2FEE"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5E2FEE" w:rsidRDefault="005E2FEE" w:rsidP="00406F74"/>
    <w:p w14:paraId="09196CA4" w14:textId="77777777" w:rsidR="005E2FEE" w:rsidRDefault="005E2FEE"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6" w:author="Kieran Cox" w:date="2024-03-22T10:06:00Z" w:initials="KC">
    <w:p w14:paraId="6ED83976" w14:textId="77777777" w:rsidR="005E2FEE" w:rsidRDefault="005E2FEE"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7" w:author="Kieran Cox" w:date="2024-03-21T10:45:00Z" w:initials="KC">
    <w:p w14:paraId="75E15649" w14:textId="51706D9E" w:rsidR="005E2FEE" w:rsidRDefault="005E2FEE"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8" w:author="Em Lim" w:date="2024-02-21T17:08:00Z" w:initials="EL">
    <w:p w14:paraId="48CC7B98" w14:textId="3AE49E8A" w:rsidR="005E2FEE" w:rsidRDefault="005E2FEE"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7A692BA4" w15:done="0"/>
  <w15:commentEx w15:paraId="40F76117" w15:paraIdParent="7A692BA4" w15:done="0"/>
  <w15:commentEx w15:paraId="00360759" w15:paraIdParent="7A692BA4"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685C2B2B"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7A692BA4" w16cid:durableId="2983295B"/>
  <w16cid:commentId w16cid:paraId="40F76117" w16cid:durableId="66D89A4D"/>
  <w16cid:commentId w16cid:paraId="00360759" w16cid:durableId="2B19DEBD"/>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685C2B2B" w16cid:durableId="6847EA98"/>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B91A" w14:textId="77777777" w:rsidR="003D5A5B" w:rsidRDefault="003D5A5B" w:rsidP="009B4C2B">
      <w:r>
        <w:separator/>
      </w:r>
    </w:p>
  </w:endnote>
  <w:endnote w:type="continuationSeparator" w:id="0">
    <w:p w14:paraId="425F800F" w14:textId="77777777" w:rsidR="003D5A5B" w:rsidRDefault="003D5A5B"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05885" w14:textId="77777777" w:rsidR="003D5A5B" w:rsidRDefault="003D5A5B" w:rsidP="009B4C2B">
      <w:r>
        <w:separator/>
      </w:r>
    </w:p>
  </w:footnote>
  <w:footnote w:type="continuationSeparator" w:id="0">
    <w:p w14:paraId="476466B5" w14:textId="77777777" w:rsidR="003D5A5B" w:rsidRDefault="003D5A5B"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5FC5"/>
    <w:rsid w:val="00237ED0"/>
    <w:rsid w:val="00245C88"/>
    <w:rsid w:val="0025202D"/>
    <w:rsid w:val="00252E04"/>
    <w:rsid w:val="00253D0A"/>
    <w:rsid w:val="00261545"/>
    <w:rsid w:val="002620AE"/>
    <w:rsid w:val="00263F14"/>
    <w:rsid w:val="0026711E"/>
    <w:rsid w:val="00271E58"/>
    <w:rsid w:val="002750B2"/>
    <w:rsid w:val="00280722"/>
    <w:rsid w:val="002840C9"/>
    <w:rsid w:val="00290BF1"/>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665DF"/>
    <w:rsid w:val="003801C9"/>
    <w:rsid w:val="00380F24"/>
    <w:rsid w:val="003859F6"/>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306A"/>
    <w:rsid w:val="004253ED"/>
    <w:rsid w:val="004317DC"/>
    <w:rsid w:val="0043235D"/>
    <w:rsid w:val="00433289"/>
    <w:rsid w:val="0043787D"/>
    <w:rsid w:val="00437D2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E0F38"/>
    <w:rsid w:val="008E62A2"/>
    <w:rsid w:val="008E7707"/>
    <w:rsid w:val="00900E3F"/>
    <w:rsid w:val="00903BFA"/>
    <w:rsid w:val="0091520C"/>
    <w:rsid w:val="00915C04"/>
    <w:rsid w:val="00920FC5"/>
    <w:rsid w:val="00923779"/>
    <w:rsid w:val="00925056"/>
    <w:rsid w:val="00930939"/>
    <w:rsid w:val="00932640"/>
    <w:rsid w:val="00933A0C"/>
    <w:rsid w:val="009341AA"/>
    <w:rsid w:val="00943023"/>
    <w:rsid w:val="0094446B"/>
    <w:rsid w:val="00946EB9"/>
    <w:rsid w:val="009500AF"/>
    <w:rsid w:val="00950C3D"/>
    <w:rsid w:val="009529BF"/>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6691"/>
    <w:rsid w:val="00BB6F7F"/>
    <w:rsid w:val="00BC1B34"/>
    <w:rsid w:val="00BC20AB"/>
    <w:rsid w:val="00BC463D"/>
    <w:rsid w:val="00BD0E57"/>
    <w:rsid w:val="00BD1256"/>
    <w:rsid w:val="00BD1992"/>
    <w:rsid w:val="00BD384B"/>
    <w:rsid w:val="00BE5F43"/>
    <w:rsid w:val="00BF1FB2"/>
    <w:rsid w:val="00BF7831"/>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B029A"/>
    <w:rsid w:val="00DB5A3B"/>
    <w:rsid w:val="00DC0493"/>
    <w:rsid w:val="00DC4A52"/>
    <w:rsid w:val="00DC5B5B"/>
    <w:rsid w:val="00DE151A"/>
    <w:rsid w:val="00DE493D"/>
    <w:rsid w:val="00DE63E7"/>
    <w:rsid w:val="00DF4B83"/>
    <w:rsid w:val="00DF5087"/>
    <w:rsid w:val="00DF59A5"/>
    <w:rsid w:val="00E01F00"/>
    <w:rsid w:val="00E0703E"/>
    <w:rsid w:val="00E12068"/>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C101B"/>
    <w:rsid w:val="00EC6CAC"/>
    <w:rsid w:val="00ED1C7F"/>
    <w:rsid w:val="00ED5552"/>
    <w:rsid w:val="00EE4634"/>
    <w:rsid w:val="00EE4DBD"/>
    <w:rsid w:val="00EE5DD8"/>
    <w:rsid w:val="00EF0BBA"/>
    <w:rsid w:val="00EF0CFA"/>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D58AF-89B3-0546-B51F-836DBBFB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34</Pages>
  <Words>25787</Words>
  <Characters>146988</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17</cp:revision>
  <dcterms:created xsi:type="dcterms:W3CDTF">2024-03-15T22:42:00Z</dcterms:created>
  <dcterms:modified xsi:type="dcterms:W3CDTF">2024-03-26T19:58:00Z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