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0BF08D59" w:rsidR="008307A0" w:rsidRPr="005F1E8D" w:rsidRDefault="008307A0" w:rsidP="00813785">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w:t>
      </w:r>
      <w:del w:id="1" w:author="Em Lim" w:date="2024-03-26T08:42:00Z">
        <w:r w:rsidRPr="005F1E8D" w:rsidDel="005E2FEE">
          <w:rPr>
            <w:rFonts w:ascii="Times New Roman" w:hAnsi="Times New Roman" w:cs="Times New Roman"/>
            <w:lang w:val="en-CA"/>
          </w:rPr>
          <w:delText xml:space="preserve">is known to </w:delText>
        </w:r>
      </w:del>
      <w:r w:rsidRPr="005F1E8D">
        <w:rPr>
          <w:rFonts w:ascii="Times New Roman" w:hAnsi="Times New Roman" w:cs="Times New Roman"/>
          <w:lang w:val="en-CA"/>
        </w:rPr>
        <w:t>drive</w:t>
      </w:r>
      <w:ins w:id="2" w:author="Em Lim" w:date="2024-03-26T08:42:00Z">
        <w:r w:rsidR="005E2FEE">
          <w:rPr>
            <w:rFonts w:ascii="Times New Roman" w:hAnsi="Times New Roman" w:cs="Times New Roman"/>
            <w:lang w:val="en-CA"/>
          </w:rPr>
          <w:t>s</w:t>
        </w:r>
      </w:ins>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w:t>
      </w:r>
      <w:r w:rsidR="008C2771">
        <w:rPr>
          <w:rFonts w:ascii="Times New Roman" w:hAnsi="Times New Roman" w:cs="Times New Roman"/>
          <w:lang w:val="en-CA"/>
        </w:rPr>
        <w:t xml:space="preserve">the occurrences of X </w:t>
      </w:r>
      <w:r w:rsidRPr="005F1E8D">
        <w:rPr>
          <w:rFonts w:ascii="Times New Roman" w:hAnsi="Times New Roman" w:cs="Times New Roman"/>
          <w:lang w:val="en-CA"/>
        </w:rPr>
        <w:t xml:space="preserve">fish and </w:t>
      </w:r>
      <w:r w:rsidR="008C2771">
        <w:rPr>
          <w:rFonts w:ascii="Times New Roman" w:hAnsi="Times New Roman" w:cs="Times New Roman"/>
          <w:lang w:val="en-CA"/>
        </w:rPr>
        <w:t xml:space="preserve">X </w:t>
      </w:r>
      <w:r w:rsidRPr="005F1E8D">
        <w:rPr>
          <w:rFonts w:ascii="Times New Roman" w:hAnsi="Times New Roman" w:cs="Times New Roman"/>
          <w:lang w:val="en-CA"/>
        </w:rPr>
        <w:t xml:space="preserve">macroinvertebrates </w:t>
      </w:r>
      <w:commentRangeStart w:id="3"/>
      <w:commentRangeStart w:id="4"/>
      <w:r w:rsidRPr="005F1E8D">
        <w:rPr>
          <w:rFonts w:ascii="Times New Roman" w:hAnsi="Times New Roman" w:cs="Times New Roman"/>
          <w:lang w:val="en-CA"/>
        </w:rPr>
        <w:t xml:space="preserve">and </w:t>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lang w:val="en-CA"/>
        </w:rPr>
        <w:t xml:space="preserve">measuring their ammonium excretions at 27 rocky reefs (3 years) and 17 kelp forests of varying density (1 year) in Barkley Sound, British Columbia. 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commentRangeStart w:id="5"/>
      <w:r w:rsidRPr="005F1E8D">
        <w:rPr>
          <w:rFonts w:ascii="Times New Roman" w:hAnsi="Times New Roman" w:cs="Times New Roman"/>
          <w:lang w:val="en-CA"/>
        </w:rPr>
        <w:t xml:space="preserve">varied </w:t>
      </w:r>
      <w:commentRangeEnd w:id="5"/>
      <w:r w:rsidR="00171DD6">
        <w:rPr>
          <w:rStyle w:val="CommentReference"/>
        </w:rPr>
        <w:commentReference w:id="5"/>
      </w:r>
      <w:r w:rsidRPr="005F1E8D">
        <w:rPr>
          <w:rFonts w:ascii="Times New Roman" w:hAnsi="Times New Roman" w:cs="Times New Roman"/>
          <w:lang w:val="en-CA"/>
        </w:rPr>
        <w:t xml:space="preserve">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w:t>
      </w:r>
      <w:ins w:id="6" w:author="Kieran Cox" w:date="2024-03-21T12:19:00Z">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ins>
      <w:sdt>
        <w:sdtPr>
          <w:rPr>
            <w:rFonts w:ascii="Times New Roman" w:hAnsi="Times New Roman" w:cs="Times New Roman"/>
          </w:rPr>
          <w:tag w:val="goog_rdk_3"/>
          <w:id w:val="594221998"/>
        </w:sdtPr>
        <w:sdtContent/>
      </w:sdt>
      <w:r w:rsidRPr="005F1E8D">
        <w:rPr>
          <w:rFonts w:ascii="Times New Roman" w:hAnsi="Times New Roman" w:cs="Times New Roman"/>
          <w:lang w:val="en-CA"/>
        </w:rPr>
        <w:t xml:space="preserve">fine-scale ammonium variability and nutrient enrichment on a scale of meters </w:t>
      </w:r>
      <w:commentRangeStart w:id="7"/>
      <w:r w:rsidRPr="005F1E8D">
        <w:rPr>
          <w:rFonts w:ascii="Times New Roman" w:hAnsi="Times New Roman" w:cs="Times New Roman"/>
          <w:lang w:val="en-CA"/>
        </w:rPr>
        <w:t>was</w:t>
      </w:r>
      <w:r w:rsidR="005E0538" w:rsidRPr="005F1E8D">
        <w:rPr>
          <w:rFonts w:ascii="Times New Roman" w:hAnsi="Times New Roman" w:cs="Times New Roman"/>
          <w:lang w:val="en-CA"/>
        </w:rPr>
        <w:t xml:space="preserve"> </w:t>
      </w:r>
      <w:commentRangeEnd w:id="7"/>
      <w:r w:rsidR="00F86B25">
        <w:rPr>
          <w:rStyle w:val="CommentReference"/>
        </w:rPr>
        <w:commentReference w:id="7"/>
      </w:r>
      <w:r w:rsidR="005E0538" w:rsidRPr="005F1E8D">
        <w:rPr>
          <w:rFonts w:ascii="Times New Roman" w:hAnsi="Times New Roman" w:cs="Times New Roman"/>
          <w:lang w:val="en-CA"/>
        </w:rPr>
        <w:t>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8"/>
      <w:commentRangeStart w:id="9"/>
      <w:commentRangeStart w:id="10"/>
      <w:r w:rsidRPr="005F1E8D">
        <w:rPr>
          <w:rFonts w:ascii="Times New Roman" w:hAnsi="Times New Roman" w:cs="Times New Roman"/>
          <w:iCs/>
          <w:lang w:val="en-CA"/>
        </w:rPr>
        <w:t>.</w:t>
      </w:r>
      <w:commentRangeEnd w:id="8"/>
      <w:r w:rsidR="00813785">
        <w:rPr>
          <w:rStyle w:val="CommentReference"/>
        </w:rPr>
        <w:commentReference w:id="8"/>
      </w:r>
      <w:commentRangeEnd w:id="9"/>
      <w:r w:rsidR="00813785">
        <w:rPr>
          <w:rStyle w:val="CommentReference"/>
        </w:rPr>
        <w:commentReference w:id="9"/>
      </w:r>
      <w:commentRangeEnd w:id="10"/>
      <w:r w:rsidR="00813785">
        <w:rPr>
          <w:rStyle w:val="CommentReference"/>
        </w:rPr>
        <w:commentReference w:id="10"/>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07B2C1ED"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11"/>
      <w:commentRangeStart w:id="12"/>
      <w:commentRangeStart w:id="13"/>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commentRangeEnd w:id="11"/>
      <w:r w:rsidR="008C6BDA">
        <w:rPr>
          <w:rStyle w:val="CommentReference"/>
        </w:rPr>
        <w:commentReference w:id="11"/>
      </w:r>
      <w:commentRangeEnd w:id="12"/>
      <w:r w:rsidR="00B047D8">
        <w:rPr>
          <w:rStyle w:val="CommentReference"/>
        </w:rPr>
        <w:commentReference w:id="12"/>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w:t>
      </w:r>
      <w:commentRangeEnd w:id="13"/>
      <w:r w:rsidR="00BB6F7F">
        <w:rPr>
          <w:rStyle w:val="CommentReference"/>
        </w:rPr>
        <w:commentReference w:id="13"/>
      </w:r>
      <w:r w:rsidR="004317DC" w:rsidRPr="005F1E8D">
        <w:rPr>
          <w:rFonts w:ascii="Times New Roman" w:eastAsia="Times New Roman" w:hAnsi="Times New Roman" w:cs="Times New Roman"/>
          <w:color w:val="000000"/>
        </w:rPr>
        <w:t xml:space="preserve">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ins w:id="14" w:author="Em Lim" w:date="2024-03-26T08:53:00Z">
        <w:r w:rsidR="00AF1C1D">
          <w:rPr>
            <w:rFonts w:ascii="Times New Roman" w:eastAsia="Times New Roman" w:hAnsi="Times New Roman" w:cs="Times New Roman"/>
            <w:color w:val="000000"/>
          </w:rPr>
          <w:t xml:space="preserve">also </w:t>
        </w:r>
      </w:ins>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w:t>
      </w:r>
      <w:commentRangeStart w:id="15"/>
      <w:r w:rsidR="0002013E" w:rsidRPr="005F1E8D">
        <w:rPr>
          <w:rFonts w:ascii="Times New Roman" w:eastAsia="Times New Roman" w:hAnsi="Times New Roman" w:cs="Times New Roman"/>
          <w:color w:val="000000"/>
        </w:rPr>
        <w:t>CND</w:t>
      </w:r>
      <w:commentRangeEnd w:id="15"/>
      <w:r w:rsidR="00D93294">
        <w:rPr>
          <w:rStyle w:val="CommentReference"/>
        </w:rPr>
        <w:commentReference w:id="15"/>
      </w:r>
      <w:r w:rsidR="0002013E" w:rsidRPr="005F1E8D">
        <w:rPr>
          <w:rFonts w:ascii="Times New Roman" w:eastAsia="Times New Roman" w:hAnsi="Times New Roman" w:cs="Times New Roman"/>
          <w:color w:val="000000"/>
        </w:rPr>
        <w:t>)</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commentRangeStart w:id="16"/>
      <w:proofErr w:type="gramStart"/>
      <w:r w:rsidR="001A0C35" w:rsidRPr="005F1E8D">
        <w:rPr>
          <w:rFonts w:ascii="Times New Roman" w:eastAsia="Times New Roman" w:hAnsi="Times New Roman" w:cs="Times New Roman"/>
          <w:color w:val="000000"/>
        </w:rPr>
        <w:t>However</w:t>
      </w:r>
      <w:commentRangeEnd w:id="16"/>
      <w:proofErr w:type="gramEnd"/>
      <w:r w:rsidR="00171DD6">
        <w:rPr>
          <w:rStyle w:val="CommentReference"/>
        </w:rPr>
        <w:commentReference w:id="16"/>
      </w:r>
      <w:r w:rsidR="001A0C35" w:rsidRPr="005F1E8D">
        <w:rPr>
          <w:rFonts w:ascii="Times New Roman" w:eastAsia="Times New Roman" w:hAnsi="Times New Roman" w:cs="Times New Roman"/>
          <w:color w:val="000000"/>
        </w:rPr>
        <w:t xml:space="preserve">, </w:t>
      </w:r>
      <w:commentRangeStart w:id="17"/>
      <w:r w:rsidR="001A0C35" w:rsidRPr="005F1E8D">
        <w:rPr>
          <w:rFonts w:ascii="Times New Roman" w:eastAsia="Times New Roman" w:hAnsi="Times New Roman" w:cs="Times New Roman"/>
          <w:color w:val="000000"/>
        </w:rPr>
        <w:t xml:space="preserve">the </w:t>
      </w:r>
      <w:commentRangeEnd w:id="17"/>
      <w:r w:rsidR="009500AF">
        <w:rPr>
          <w:rStyle w:val="CommentReference"/>
        </w:rPr>
        <w:commentReference w:id="17"/>
      </w:r>
      <w:r w:rsidR="001A0C35" w:rsidRPr="005F1E8D">
        <w:rPr>
          <w:rFonts w:ascii="Times New Roman" w:eastAsia="Times New Roman" w:hAnsi="Times New Roman" w:cs="Times New Roman"/>
          <w:color w:val="000000"/>
        </w:rPr>
        <w:t xml:space="preserve">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xml:space="preserve">. Therefore, identifying the scale on which biologically relevant variation in nutrient availability contributes </w:t>
      </w:r>
      <w:commentRangeStart w:id="18"/>
      <w:r w:rsidR="00DC4A52" w:rsidRPr="005F1E8D">
        <w:rPr>
          <w:rFonts w:ascii="Times New Roman" w:eastAsia="Times New Roman" w:hAnsi="Times New Roman" w:cs="Times New Roman"/>
          <w:color w:val="000000"/>
        </w:rPr>
        <w:t xml:space="preserve">meaningfully </w:t>
      </w:r>
      <w:commentRangeEnd w:id="18"/>
      <w:r w:rsidR="009500AF">
        <w:rPr>
          <w:rStyle w:val="CommentReference"/>
        </w:rPr>
        <w:commentReference w:id="18"/>
      </w:r>
      <w:r w:rsidR="00DC4A52" w:rsidRPr="005F1E8D">
        <w:rPr>
          <w:rFonts w:ascii="Times New Roman" w:eastAsia="Times New Roman" w:hAnsi="Times New Roman" w:cs="Times New Roman"/>
          <w:color w:val="000000"/>
        </w:rPr>
        <w:t>to community structure remains an active area of research</w:t>
      </w:r>
      <w:commentRangeStart w:id="19"/>
      <w:r w:rsidR="00565A8B" w:rsidRPr="005F1E8D">
        <w:rPr>
          <w:rFonts w:ascii="Times New Roman" w:eastAsia="Times New Roman" w:hAnsi="Times New Roman" w:cs="Times New Roman"/>
          <w:color w:val="000000"/>
        </w:rPr>
        <w:t>.</w:t>
      </w:r>
      <w:commentRangeEnd w:id="19"/>
      <w:r w:rsidR="009500AF">
        <w:rPr>
          <w:rStyle w:val="CommentReference"/>
        </w:rPr>
        <w:commentReference w:id="19"/>
      </w:r>
    </w:p>
    <w:p w14:paraId="0023B6D6" w14:textId="6930DEB0"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20"/>
      <w:commentRangeStart w:id="21"/>
      <w:r w:rsidR="00761A9D" w:rsidRPr="005F1E8D">
        <w:rPr>
          <w:rFonts w:ascii="Times New Roman" w:eastAsia="Times New Roman" w:hAnsi="Times New Roman" w:cs="Times New Roman"/>
          <w:color w:val="000000"/>
        </w:rPr>
        <w:t xml:space="preserve">productivity increases with proximity </w:t>
      </w:r>
      <w:commentRangeEnd w:id="20"/>
      <w:r w:rsidR="00F86B25">
        <w:rPr>
          <w:rStyle w:val="CommentReference"/>
        </w:rPr>
        <w:commentReference w:id="20"/>
      </w:r>
      <w:commentRangeEnd w:id="21"/>
      <w:r w:rsidR="00AF1C1D">
        <w:rPr>
          <w:rStyle w:val="CommentReference"/>
        </w:rPr>
        <w:commentReference w:id="21"/>
      </w:r>
      <w:r w:rsidR="00761A9D" w:rsidRPr="005F1E8D">
        <w:rPr>
          <w:rFonts w:ascii="Times New Roman" w:eastAsia="Times New Roman" w:hAnsi="Times New Roman" w:cs="Times New Roman"/>
          <w:color w:val="000000"/>
        </w:rPr>
        <w:t xml:space="preserve">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ins w:id="22" w:author="Em Lim" w:date="2024-03-26T09:00:00Z">
        <w:r w:rsidR="00AF1C1D">
          <w:rPr>
            <w:rFonts w:ascii="Times New Roman" w:eastAsia="Times New Roman" w:hAnsi="Times New Roman" w:cs="Times New Roman"/>
            <w:color w:val="000000"/>
          </w:rPr>
          <w:t xml:space="preserve"> in their tissues</w:t>
        </w:r>
      </w:ins>
      <w:r w:rsidR="00F92DAE" w:rsidRPr="005F1E8D">
        <w:rPr>
          <w:rFonts w:ascii="Times New Roman" w:eastAsia="Times New Roman" w:hAnsi="Times New Roman" w:cs="Times New Roman"/>
          <w:color w:val="000000"/>
        </w:rPr>
        <w:t xml:space="preserve"> </w:t>
      </w:r>
      <w:commentRangeStart w:id="23"/>
      <w:commentRangeStart w:id="24"/>
      <w:r w:rsidR="00F92DAE" w:rsidRPr="005F1E8D">
        <w:rPr>
          <w:rFonts w:ascii="Times New Roman" w:eastAsia="Times New Roman" w:hAnsi="Times New Roman" w:cs="Times New Roman"/>
          <w:color w:val="000000"/>
        </w:rPr>
        <w:t>with them</w:t>
      </w:r>
      <w:commentRangeEnd w:id="23"/>
      <w:r w:rsidR="009500AF">
        <w:rPr>
          <w:rStyle w:val="CommentReference"/>
        </w:rPr>
        <w:commentReference w:id="23"/>
      </w:r>
      <w:commentRangeEnd w:id="24"/>
      <w:r w:rsidR="00AF1C1D">
        <w:rPr>
          <w:rStyle w:val="CommentReference"/>
        </w:rPr>
        <w:commentReference w:id="24"/>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 xml:space="preserve">whales </w:t>
      </w:r>
      <w:commentRangeStart w:id="25"/>
      <w:commentRangeStart w:id="26"/>
      <w:r w:rsidR="004C7077" w:rsidRPr="005F1E8D">
        <w:rPr>
          <w:rFonts w:ascii="Times New Roman" w:eastAsia="Times New Roman" w:hAnsi="Times New Roman" w:cs="Times New Roman"/>
          <w:color w:val="000000"/>
        </w:rPr>
        <w:t>transport</w:t>
      </w:r>
      <w:r w:rsidR="00F92DAE" w:rsidRPr="005F1E8D">
        <w:rPr>
          <w:rFonts w:ascii="Times New Roman" w:eastAsia="Times New Roman" w:hAnsi="Times New Roman" w:cs="Times New Roman"/>
          <w:color w:val="000000"/>
        </w:rPr>
        <w:t xml:space="preserve"> </w:t>
      </w:r>
      <w:commentRangeEnd w:id="25"/>
      <w:r w:rsidR="009500AF">
        <w:rPr>
          <w:rStyle w:val="CommentReference"/>
        </w:rPr>
        <w:commentReference w:id="25"/>
      </w:r>
      <w:commentRangeEnd w:id="26"/>
      <w:r w:rsidR="00AF1C1D">
        <w:rPr>
          <w:rStyle w:val="CommentReference"/>
        </w:rPr>
        <w:commentReference w:id="26"/>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commentRangeStart w:id="27"/>
      <w:r w:rsidR="00066613" w:rsidRPr="005F1E8D">
        <w:rPr>
          <w:rFonts w:ascii="Times New Roman" w:eastAsia="Times New Roman" w:hAnsi="Times New Roman" w:cs="Times New Roman"/>
          <w:color w:val="000000"/>
        </w:rPr>
        <w:t>,</w:t>
      </w:r>
      <w:commentRangeEnd w:id="27"/>
      <w:r w:rsidR="002B400A">
        <w:rPr>
          <w:rStyle w:val="CommentReference"/>
        </w:rPr>
        <w:commentReference w:id="27"/>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270CB56" w:rsidR="00237ED0" w:rsidRPr="005F1E8D" w:rsidRDefault="00237ED0" w:rsidP="00C31EA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w:t>
      </w:r>
      <w:commentRangeStart w:id="28"/>
      <w:r w:rsidR="00A44D01" w:rsidRPr="005F1E8D">
        <w:rPr>
          <w:rFonts w:ascii="Times New Roman" w:eastAsia="Times New Roman" w:hAnsi="Times New Roman" w:cs="Times New Roman"/>
          <w:color w:val="000000"/>
        </w:rPr>
        <w:t xml:space="preserve">traditionally </w:t>
      </w:r>
      <w:commentRangeEnd w:id="28"/>
      <w:r w:rsidR="00EF7628">
        <w:rPr>
          <w:rStyle w:val="CommentReference"/>
        </w:rPr>
        <w:commentReference w:id="28"/>
      </w:r>
      <w:r w:rsidR="00A44D01" w:rsidRPr="005F1E8D">
        <w:rPr>
          <w:rFonts w:ascii="Times New Roman" w:eastAsia="Times New Roman" w:hAnsi="Times New Roman" w:cs="Times New Roman"/>
          <w:color w:val="000000"/>
        </w:rPr>
        <w:t>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commentRangeStart w:id="29"/>
      <w:r w:rsidRPr="005F1E8D">
        <w:rPr>
          <w:rFonts w:ascii="Times New Roman" w:eastAsia="Times New Roman" w:hAnsi="Times New Roman" w:cs="Times New Roman"/>
          <w:color w:val="000000"/>
        </w:rPr>
        <w:t xml:space="preserve">meso-scale </w:t>
      </w:r>
      <w:r w:rsidR="008964CE" w:rsidRPr="005F1E8D">
        <w:rPr>
          <w:rFonts w:ascii="Times New Roman" w:eastAsia="Times New Roman" w:hAnsi="Times New Roman" w:cs="Times New Roman"/>
          <w:color w:val="000000"/>
        </w:rPr>
        <w:t>(</w:t>
      </w:r>
      <w:commentRangeStart w:id="30"/>
      <w:r w:rsidR="008964CE" w:rsidRPr="005F1E8D">
        <w:rPr>
          <w:rFonts w:ascii="Times New Roman" w:eastAsia="Times New Roman" w:hAnsi="Times New Roman" w:cs="Times New Roman"/>
          <w:color w:val="000000"/>
        </w:rPr>
        <w:t>10 to 100 km</w:t>
      </w:r>
      <w:commentRangeEnd w:id="30"/>
      <w:r w:rsidR="008964CE" w:rsidRPr="005F1E8D">
        <w:rPr>
          <w:rStyle w:val="CommentReference"/>
          <w:rFonts w:ascii="Times New Roman" w:hAnsi="Times New Roman" w:cs="Times New Roman"/>
        </w:rPr>
        <w:commentReference w:id="30"/>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variation</w:t>
      </w:r>
      <w:commentRangeEnd w:id="29"/>
      <w:r w:rsidR="00EF7628">
        <w:rPr>
          <w:rStyle w:val="CommentReference"/>
        </w:rPr>
        <w:commentReference w:id="29"/>
      </w:r>
      <w:r w:rsidRPr="005F1E8D">
        <w:rPr>
          <w:rFonts w:ascii="Times New Roman" w:eastAsia="Times New Roman" w:hAnsi="Times New Roman" w:cs="Times New Roman"/>
          <w:color w:val="000000"/>
        </w:rPr>
        <w:t xml:space="preserve">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31"/>
      <w:r w:rsidRPr="005F1E8D">
        <w:rPr>
          <w:rFonts w:ascii="Times New Roman" w:eastAsia="Times New Roman" w:hAnsi="Times New Roman" w:cs="Times New Roman"/>
          <w:color w:val="000000"/>
        </w:rPr>
        <w:t>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exposed shoreline</w:t>
      </w:r>
      <w:commentRangeEnd w:id="31"/>
      <w:r w:rsidR="00C31EA3">
        <w:rPr>
          <w:rStyle w:val="CommentReference"/>
        </w:rPr>
        <w:commentReference w:id="31"/>
      </w:r>
      <w:r w:rsidRPr="005F1E8D">
        <w:rPr>
          <w:rFonts w:ascii="Times New Roman" w:eastAsia="Times New Roman" w:hAnsi="Times New Roman" w:cs="Times New Roman"/>
          <w:color w:val="000000"/>
        </w:rPr>
        <w:t xml:space="preserv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32" w:author="Isabelle Cote" w:date="2024-02-07T11:22:00Z">
        <w:r w:rsidR="00E6680F" w:rsidRPr="005F1E8D">
          <w:rPr>
            <w:rFonts w:ascii="Times New Roman" w:eastAsia="Times New Roman" w:hAnsi="Times New Roman" w:cs="Times New Roman"/>
            <w:color w:val="000000"/>
          </w:rPr>
          <w:t xml:space="preserve"> </w:t>
        </w:r>
      </w:ins>
      <w:commentRangeStart w:id="33"/>
      <w:commentRangeStart w:id="34"/>
      <w:r w:rsidRPr="005F1E8D">
        <w:rPr>
          <w:rFonts w:ascii="Times New Roman" w:eastAsia="Times New Roman" w:hAnsi="Times New Roman" w:cs="Times New Roman"/>
          <w:color w:val="000000"/>
        </w:rPr>
        <w:t xml:space="preserve">variation </w:t>
      </w:r>
      <w:commentRangeEnd w:id="33"/>
      <w:r w:rsidR="007A1A41">
        <w:rPr>
          <w:rStyle w:val="CommentReference"/>
        </w:rPr>
        <w:commentReference w:id="33"/>
      </w:r>
      <w:commentRangeEnd w:id="34"/>
      <w:r w:rsidR="007A1A41">
        <w:rPr>
          <w:rStyle w:val="CommentReference"/>
        </w:rPr>
        <w:commentReference w:id="34"/>
      </w:r>
      <w:commentRangeStart w:id="35"/>
      <w:r w:rsidRPr="005F1E8D">
        <w:rPr>
          <w:rFonts w:ascii="Times New Roman" w:eastAsia="Times New Roman" w:hAnsi="Times New Roman" w:cs="Times New Roman"/>
          <w:color w:val="000000"/>
        </w:rPr>
        <w:t>by</w:t>
      </w:r>
      <w:commentRangeEnd w:id="35"/>
      <w:r w:rsidR="00D93294">
        <w:rPr>
          <w:rStyle w:val="CommentReference"/>
        </w:rPr>
        <w:commentReference w:id="35"/>
      </w:r>
      <w:r w:rsidRPr="005F1E8D">
        <w:rPr>
          <w:rFonts w:ascii="Times New Roman" w:eastAsia="Times New Roman" w:hAnsi="Times New Roman" w:cs="Times New Roman"/>
          <w:color w:val="000000"/>
        </w:rPr>
        <w:t xml:space="preserve">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column </w:t>
      </w:r>
      <w:commentRangeStart w:id="36"/>
      <w:ins w:id="37" w:author="Kieran Cox" w:date="2024-03-21T16:11:00Z">
        <w:r w:rsidR="007A283D">
          <w:rPr>
            <w:rFonts w:ascii="Times New Roman" w:eastAsia="Times New Roman" w:hAnsi="Times New Roman" w:cs="Times New Roman"/>
            <w:color w:val="000000"/>
          </w:rPr>
          <w:t xml:space="preserve">can </w:t>
        </w:r>
      </w:ins>
      <w:commentRangeEnd w:id="36"/>
      <w:ins w:id="38" w:author="Kieran Cox" w:date="2024-03-21T16:12:00Z">
        <w:r w:rsidR="007A283D">
          <w:rPr>
            <w:rStyle w:val="CommentReference"/>
          </w:rPr>
          <w:commentReference w:id="36"/>
        </w:r>
      </w:ins>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w:t>
      </w:r>
      <w:commentRangeStart w:id="39"/>
      <w:commentRangeStart w:id="40"/>
      <w:r w:rsidR="00FA0E9B" w:rsidRPr="005F1E8D">
        <w:rPr>
          <w:rFonts w:ascii="Times New Roman" w:eastAsia="Times New Roman" w:hAnsi="Times New Roman" w:cs="Times New Roman"/>
          <w:color w:val="000000"/>
        </w:rPr>
        <w:t xml:space="preserve">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w:t>
      </w:r>
      <w:commentRangeEnd w:id="39"/>
      <w:r w:rsidR="007A283D">
        <w:rPr>
          <w:rStyle w:val="CommentReference"/>
        </w:rPr>
        <w:commentReference w:id="39"/>
      </w:r>
      <w:r w:rsidR="00C26711" w:rsidRPr="005F1E8D">
        <w:rPr>
          <w:rFonts w:ascii="Times New Roman" w:eastAsia="Times New Roman" w:hAnsi="Times New Roman" w:cs="Times New Roman"/>
          <w:color w:val="000000"/>
        </w:rPr>
        <w:t>around kelp forests</w:t>
      </w:r>
      <w:commentRangeEnd w:id="40"/>
      <w:r w:rsidR="007A283D">
        <w:rPr>
          <w:rStyle w:val="CommentReference"/>
        </w:rPr>
        <w:commentReference w:id="40"/>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lastRenderedPageBreak/>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commentRangeStart w:id="41"/>
      <w:r w:rsidR="00BC463D" w:rsidRPr="005F1E8D">
        <w:rPr>
          <w:rFonts w:ascii="Times New Roman" w:eastAsia="Times New Roman" w:hAnsi="Times New Roman" w:cs="Times New Roman"/>
          <w:color w:val="000000"/>
        </w:rPr>
        <w:t>Therefore</w:t>
      </w:r>
      <w:commentRangeEnd w:id="41"/>
      <w:r w:rsidR="007A283D">
        <w:rPr>
          <w:rStyle w:val="CommentReference"/>
        </w:rPr>
        <w:commentReference w:id="41"/>
      </w:r>
      <w:r w:rsidR="00BC463D" w:rsidRPr="005F1E8D">
        <w:rPr>
          <w:rFonts w:ascii="Times New Roman" w:eastAsia="Times New Roman" w:hAnsi="Times New Roman" w:cs="Times New Roman"/>
          <w:color w:val="000000"/>
        </w:rPr>
        <w:t xml:space="preserv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5CB36FF" w:rsidR="00D57AB2" w:rsidRPr="005F1E8D" w:rsidRDefault="00AD64D7" w:rsidP="003A204B">
      <w:pPr>
        <w:pBdr>
          <w:top w:val="nil"/>
          <w:left w:val="nil"/>
          <w:bottom w:val="nil"/>
          <w:right w:val="nil"/>
          <w:between w:val="nil"/>
        </w:pBdr>
        <w:spacing w:line="480" w:lineRule="auto"/>
        <w:ind w:firstLine="720"/>
        <w:rPr>
          <w:rFonts w:ascii="Times New Roman" w:eastAsia="Times New Roman" w:hAnsi="Times New Roman" w:cs="Times New Roman"/>
          <w:color w:val="000000"/>
        </w:rPr>
      </w:pPr>
      <w:commentRangeStart w:id="42"/>
      <w:r w:rsidRPr="005F1E8D">
        <w:rPr>
          <w:rFonts w:ascii="Times New Roman" w:eastAsia="Times New Roman" w:hAnsi="Times New Roman" w:cs="Times New Roman"/>
          <w:color w:val="000000"/>
        </w:rPr>
        <w:t xml:space="preserve">Contrary </w:t>
      </w:r>
      <w:commentRangeEnd w:id="42"/>
      <w:r w:rsidR="003A204B">
        <w:rPr>
          <w:rStyle w:val="CommentReference"/>
        </w:rPr>
        <w:commentReference w:id="42"/>
      </w:r>
      <w:commentRangeStart w:id="43"/>
      <w:r w:rsidRPr="005F1E8D">
        <w:rPr>
          <w:rFonts w:ascii="Times New Roman" w:eastAsia="Times New Roman" w:hAnsi="Times New Roman" w:cs="Times New Roman"/>
          <w:color w:val="000000"/>
        </w:rPr>
        <w:t>to</w:t>
      </w:r>
      <w:commentRangeEnd w:id="43"/>
      <w:r w:rsidR="003A204B">
        <w:rPr>
          <w:rStyle w:val="CommentReference"/>
        </w:rPr>
        <w:commentReference w:id="43"/>
      </w:r>
      <w:r w:rsidRPr="005F1E8D">
        <w:rPr>
          <w:rFonts w:ascii="Times New Roman" w:eastAsia="Times New Roman" w:hAnsi="Times New Roman" w:cs="Times New Roman"/>
          <w:color w:val="000000"/>
        </w:rPr>
        <w:t xml:space="preserve">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w:t>
      </w:r>
      <w:commentRangeStart w:id="44"/>
      <w:r w:rsidRPr="005F1E8D">
        <w:rPr>
          <w:rFonts w:ascii="Times New Roman" w:eastAsia="Times New Roman" w:hAnsi="Times New Roman" w:cs="Times New Roman"/>
          <w:color w:val="000000"/>
        </w:rPr>
        <w:t xml:space="preserve">Both of these </w:t>
      </w:r>
      <w:commentRangeEnd w:id="44"/>
      <w:r w:rsidR="003A204B">
        <w:rPr>
          <w:rStyle w:val="CommentReference"/>
        </w:rPr>
        <w:commentReference w:id="44"/>
      </w:r>
      <w:r w:rsidRPr="005F1E8D">
        <w:rPr>
          <w:rFonts w:ascii="Times New Roman" w:eastAsia="Times New Roman" w:hAnsi="Times New Roman" w:cs="Times New Roman"/>
          <w:color w:val="000000"/>
        </w:rPr>
        <w:t>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45"/>
      <w:commentRangeStart w:id="46"/>
      <w:r w:rsidR="00E34FA8" w:rsidRPr="005F1E8D">
        <w:rPr>
          <w:rFonts w:ascii="Times New Roman" w:eastAsia="Times New Roman" w:hAnsi="Times New Roman" w:cs="Times New Roman"/>
          <w:color w:val="000000"/>
        </w:rPr>
        <w:t xml:space="preserve">These </w:t>
      </w:r>
      <w:commentRangeEnd w:id="45"/>
      <w:r w:rsidR="00477D12">
        <w:rPr>
          <w:rStyle w:val="CommentReference"/>
        </w:rPr>
        <w:commentReference w:id="45"/>
      </w:r>
      <w:r w:rsidR="00E34FA8" w:rsidRPr="005F1E8D">
        <w:rPr>
          <w:rFonts w:ascii="Times New Roman" w:eastAsia="Times New Roman" w:hAnsi="Times New Roman" w:cs="Times New Roman"/>
          <w:color w:val="000000"/>
        </w:rPr>
        <w:t xml:space="preserve">biomass and biodiversity hot spots </w:t>
      </w:r>
      <w:commentRangeEnd w:id="46"/>
      <w:r w:rsidR="003A204B">
        <w:rPr>
          <w:rStyle w:val="CommentReference"/>
        </w:rPr>
        <w:commentReference w:id="46"/>
      </w:r>
      <w:r w:rsidR="00E34FA8" w:rsidRPr="005F1E8D">
        <w:rPr>
          <w:rFonts w:ascii="Times New Roman" w:eastAsia="Times New Roman" w:hAnsi="Times New Roman" w:cs="Times New Roman"/>
          <w:color w:val="000000"/>
        </w:rPr>
        <w:t xml:space="preserve">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 xml:space="preserve">Nereocystis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35277BC"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 xml:space="preserve">regenerated nutrients to </w:t>
      </w:r>
      <w:commentRangeStart w:id="47"/>
      <w:commentRangeStart w:id="48"/>
      <w:r w:rsidR="00D57AB2" w:rsidRPr="005F1E8D">
        <w:rPr>
          <w:rFonts w:ascii="Times New Roman" w:eastAsia="Times New Roman" w:hAnsi="Times New Roman" w:cs="Times New Roman"/>
          <w:color w:val="000000"/>
        </w:rPr>
        <w:t>spatial variability</w:t>
      </w:r>
      <w:r w:rsidRPr="005F1E8D">
        <w:rPr>
          <w:rFonts w:ascii="Times New Roman" w:eastAsia="Times New Roman" w:hAnsi="Times New Roman" w:cs="Times New Roman"/>
          <w:color w:val="000000"/>
        </w:rPr>
        <w:t xml:space="preserve"> </w:t>
      </w:r>
      <w:commentRangeEnd w:id="47"/>
      <w:r w:rsidR="00477D12">
        <w:rPr>
          <w:rStyle w:val="CommentReference"/>
        </w:rPr>
        <w:commentReference w:id="47"/>
      </w:r>
      <w:commentRangeEnd w:id="48"/>
      <w:r w:rsidR="00355A76">
        <w:rPr>
          <w:rStyle w:val="CommentReference"/>
        </w:rPr>
        <w:commentReference w:id="48"/>
      </w:r>
      <w:commentRangeStart w:id="49"/>
      <w:r w:rsidRPr="005F1E8D">
        <w:rPr>
          <w:rFonts w:ascii="Times New Roman" w:eastAsia="Times New Roman" w:hAnsi="Times New Roman" w:cs="Times New Roman"/>
          <w:color w:val="000000"/>
        </w:rPr>
        <w:t>in</w:t>
      </w:r>
      <w:commentRangeEnd w:id="49"/>
      <w:r w:rsidR="00477D12">
        <w:rPr>
          <w:rStyle w:val="CommentReference"/>
        </w:rPr>
        <w:commentReference w:id="4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Pr="005F1E8D">
        <w:rPr>
          <w:rFonts w:ascii="Times New Roman" w:eastAsia="Times New Roman" w:hAnsi="Times New Roman" w:cs="Times New Roman"/>
          <w:color w:val="000000"/>
        </w:rPr>
        <w:t xml:space="preserve">, </w:t>
      </w:r>
      <w:commentRangeStart w:id="50"/>
      <w:r w:rsidRPr="005F1E8D">
        <w:rPr>
          <w:rFonts w:ascii="Times New Roman" w:eastAsia="Times New Roman" w:hAnsi="Times New Roman" w:cs="Times New Roman"/>
          <w:color w:val="000000"/>
        </w:rPr>
        <w:t xml:space="preserve">which are </w:t>
      </w:r>
      <w:commentRangeEnd w:id="50"/>
      <w:r w:rsidR="00477D12">
        <w:rPr>
          <w:rStyle w:val="CommentReference"/>
        </w:rPr>
        <w:commentReference w:id="50"/>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 xml:space="preserve">measured </w:t>
      </w:r>
      <w:commentRangeStart w:id="51"/>
      <w:r w:rsidR="00A213FF" w:rsidRPr="005F1E8D">
        <w:rPr>
          <w:rFonts w:ascii="Times New Roman" w:eastAsia="Times New Roman" w:hAnsi="Times New Roman" w:cs="Times New Roman"/>
          <w:color w:val="000000"/>
        </w:rPr>
        <w:t>variation in</w:t>
      </w:r>
      <w:commentRangeEnd w:id="51"/>
      <w:r w:rsidR="00477D12">
        <w:rPr>
          <w:rStyle w:val="CommentReference"/>
        </w:rPr>
        <w:commentReference w:id="51"/>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w:t>
      </w:r>
      <w:commentRangeStart w:id="52"/>
      <w:r w:rsidR="00FC6B44" w:rsidRPr="005F1E8D">
        <w:rPr>
          <w:rFonts w:ascii="Times New Roman" w:eastAsia="Times New Roman" w:hAnsi="Times New Roman" w:cs="Times New Roman"/>
          <w:color w:val="000000"/>
        </w:rPr>
        <w:t xml:space="preserve">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r w:rsidR="006C6F43" w:rsidRPr="005F1E8D">
        <w:rPr>
          <w:rFonts w:ascii="Times New Roman" w:eastAsia="Times New Roman" w:hAnsi="Times New Roman" w:cs="Times New Roman"/>
          <w:color w:val="000000"/>
        </w:rPr>
        <w:t>meters</w:t>
      </w:r>
      <w:commentRangeEnd w:id="52"/>
      <w:r w:rsidR="006B016A">
        <w:rPr>
          <w:rStyle w:val="CommentReference"/>
        </w:rPr>
        <w:commentReference w:id="52"/>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w:t>
      </w:r>
      <w:commentRangeStart w:id="53"/>
      <w:r w:rsidR="00E34FA8" w:rsidRPr="005F1E8D">
        <w:rPr>
          <w:rFonts w:ascii="Times New Roman" w:eastAsia="Times New Roman" w:hAnsi="Times New Roman" w:cs="Times New Roman"/>
          <w:color w:val="000000"/>
        </w:rPr>
        <w:t>the meaningful scale of animal-driven nutrient variability</w:t>
      </w:r>
      <w:r w:rsidR="002C3747" w:rsidRPr="005F1E8D">
        <w:rPr>
          <w:rFonts w:ascii="Times New Roman" w:eastAsia="Times New Roman" w:hAnsi="Times New Roman" w:cs="Times New Roman"/>
          <w:color w:val="000000"/>
        </w:rPr>
        <w:t xml:space="preserve"> </w:t>
      </w:r>
      <w:commentRangeEnd w:id="53"/>
      <w:r w:rsidR="008D04B8">
        <w:rPr>
          <w:rStyle w:val="CommentReference"/>
        </w:rPr>
        <w:commentReference w:id="53"/>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commentRangeStart w:id="54"/>
      <w:r w:rsidR="002C3747" w:rsidRPr="005F1E8D">
        <w:rPr>
          <w:rFonts w:ascii="Times New Roman" w:eastAsia="Times New Roman" w:hAnsi="Times New Roman" w:cs="Times New Roman"/>
          <w:color w:val="000000"/>
        </w:rPr>
        <w:t xml:space="preserve">to better explain </w:t>
      </w:r>
      <w:commentRangeEnd w:id="54"/>
      <w:r w:rsidR="008D04B8">
        <w:rPr>
          <w:rStyle w:val="CommentReference"/>
        </w:rPr>
        <w:commentReference w:id="54"/>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21733ABE"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ins w:id="55" w:author="Kieran Cox" w:date="2024-03-21T12:28:00Z">
        <w:r w:rsidR="005E0A73">
          <w:rPr>
            <w:rFonts w:ascii="Times New Roman" w:hAnsi="Times New Roman" w:cs="Times New Roman"/>
            <w:lang w:val="en-CA"/>
          </w:rPr>
          <w:t>s</w:t>
        </w:r>
      </w:ins>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 xml:space="preserve">scale patterns of kelp response to heatwaves and establish ecological </w:t>
      </w:r>
      <w:commentRangeStart w:id="56"/>
      <w:commentRangeStart w:id="57"/>
      <w:commentRangeStart w:id="58"/>
      <w:r w:rsidR="00444BD0" w:rsidRPr="005F1E8D">
        <w:rPr>
          <w:rFonts w:ascii="Times New Roman" w:hAnsi="Times New Roman" w:cs="Times New Roman"/>
          <w:lang w:val="en-CA"/>
        </w:rPr>
        <w:t>baselines</w:t>
      </w:r>
      <w:r w:rsidR="00E639BB">
        <w:rPr>
          <w:rFonts w:ascii="Times New Roman" w:hAnsi="Times New Roman" w:cs="Times New Roman"/>
          <w:lang w:val="en-CA"/>
        </w:rPr>
        <w:t xml:space="preserve"> </w:t>
      </w:r>
      <w:commentRangeEnd w:id="56"/>
      <w:r w:rsidR="00E639BB">
        <w:rPr>
          <w:rStyle w:val="CommentReference"/>
        </w:rPr>
        <w:commentReference w:id="56"/>
      </w:r>
      <w:commentRangeEnd w:id="57"/>
      <w:r w:rsidR="008D04B8">
        <w:rPr>
          <w:rStyle w:val="CommentReference"/>
        </w:rPr>
        <w:commentReference w:id="57"/>
      </w:r>
      <w:commentRangeEnd w:id="58"/>
      <w:r w:rsidR="00355A76">
        <w:rPr>
          <w:rStyle w:val="CommentReference"/>
        </w:rPr>
        <w:commentReference w:id="58"/>
      </w:r>
      <w:r w:rsidR="00E639BB">
        <w:rPr>
          <w:rFonts w:ascii="Times New Roman" w:hAnsi="Times New Roman" w:cs="Times New Roman"/>
          <w:lang w:val="en-CA"/>
        </w:rPr>
        <w:fldChar w:fldCharType="begin"/>
      </w:r>
      <w:r w:rsidR="0043235D">
        <w:rPr>
          <w:rFonts w:ascii="Times New Roman" w:hAnsi="Times New Roman" w:cs="Times New Roman"/>
          <w:lang w:val="en-CA"/>
        </w:rPr>
        <w:instrText xml:space="preserve"> ADDIN ZOTERO_ITEM CSL_CITATION {"citationID":"jjR0pRF2","properties":{"formattedCitation":"(Attridge et al., n.d.; Howard et al., 2019; Starko et al., 2022; Tanasichuk, 1998)","plainCitation":"(Attridge et al., n.d.; Howard et al., 2019; Starko et al., 2022; Tanasichuk, 1998)","noteIndex":0},"citationItems":[{"id":4613,"uris":["http://zotero.org/users/local/idKDtb7T/items/XUTQCTPX"],"itemData":{"id":4613,"type":"article-journal","container-title":"Fisheries","DOI":"10.1002/fsh.11065","ISSN":"1548-8446","issue":"n/a","language":"en","license":"© 2024 American Fisheries Society.","note":"_eprint: https://onlinelibrary.wiley.com/doi/pdf/10.1002/fsh.11065","source":"Wiley Online Library","title":"Studying Kelp Forests of Today to Forecast Ecosystems of the Future","URL":"https://onlinelibrary.wiley.com/doi/abs/10.1002/fsh.11065","volume":"n/a","author":[{"family":"Attridge","given":"Claire M."},{"family":"Cox","given":"Kieran D."},{"family":"Maher","given":"Bridget"},{"family":"Gross","given":"Shane"},{"family":"Lim","given":"Em G."},{"family":"Kattler","given":"Kiara R."},{"family":"Côté","given":"Isabelle M."}],"accessed":{"date-parts":[["2024",3,26]]}}},{"id":1336,"uris":["http://zotero.org/users/local/idKDtb7T/items/USLVMC77"],"itemData":{"id":1336,"type":"article-journal","abstract":"Dominant,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43235D">
        <w:rPr>
          <w:rFonts w:ascii="Times New Roman" w:hAnsi="Times New Roman" w:cs="Times New Roman"/>
          <w:noProof/>
          <w:lang w:val="en-CA"/>
        </w:rPr>
        <w:t>(Attridge et al., n.d.; Howard et al., 2019; Starko et al.,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w:t>
      </w:r>
      <w:commentRangeStart w:id="59"/>
      <w:r w:rsidR="00444BD0" w:rsidRPr="005F1E8D">
        <w:rPr>
          <w:rFonts w:ascii="Times New Roman" w:hAnsi="Times New Roman" w:cs="Times New Roman"/>
          <w:lang w:val="en-CA"/>
        </w:rPr>
        <w:t xml:space="preserve">Subtidal </w:t>
      </w:r>
      <w:r w:rsidR="00796F8D" w:rsidRPr="005F1E8D">
        <w:rPr>
          <w:rFonts w:ascii="Times New Roman" w:hAnsi="Times New Roman" w:cs="Times New Roman"/>
          <w:lang w:val="en-CA"/>
        </w:rPr>
        <w:t xml:space="preserve">fish </w:t>
      </w:r>
      <w:commentRangeEnd w:id="59"/>
      <w:r w:rsidR="008D04B8">
        <w:rPr>
          <w:rStyle w:val="CommentReference"/>
        </w:rPr>
        <w:commentReference w:id="59"/>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77777777" w:rsidR="0067503F" w:rsidRPr="005F1E8D" w:rsidRDefault="0067503F" w:rsidP="00EB3BC7">
      <w:pPr>
        <w:spacing w:line="480" w:lineRule="auto"/>
        <w:rPr>
          <w:rFonts w:ascii="Times New Roman" w:hAnsi="Times New Roman" w:cs="Times New Roman"/>
          <w:i/>
          <w:lang w:val="en-CA"/>
        </w:rPr>
      </w:pPr>
    </w:p>
    <w:p w14:paraId="7DD35F2F" w14:textId="6A3F8236"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lastRenderedPageBreak/>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 xml:space="preserve">-scale) </w:t>
      </w:r>
      <w:r w:rsidR="0067503F">
        <w:rPr>
          <w:rFonts w:ascii="Times New Roman" w:hAnsi="Times New Roman" w:cs="Times New Roman"/>
          <w:i/>
          <w:lang w:val="en-CA"/>
        </w:rPr>
        <w:t>surveys</w:t>
      </w:r>
    </w:p>
    <w:p w14:paraId="58195507" w14:textId="2027C6A2" w:rsidR="009E6CC7" w:rsidRPr="005F1E8D"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commentRangeStart w:id="60"/>
      <w:r w:rsidRPr="005F1E8D">
        <w:rPr>
          <w:rFonts w:ascii="Times New Roman" w:eastAsia="Times New Roman" w:hAnsi="Times New Roman" w:cs="Times New Roman"/>
          <w:color w:val="000000"/>
        </w:rPr>
        <w:t xml:space="preserve">We considered </w:t>
      </w:r>
      <w:commentRangeEnd w:id="60"/>
      <w:r w:rsidR="001D7BE9">
        <w:rPr>
          <w:rStyle w:val="CommentReference"/>
        </w:rPr>
        <w:commentReference w:id="60"/>
      </w:r>
      <w:commentRangeStart w:id="61"/>
      <w:r w:rsidRPr="005F1E8D">
        <w:rPr>
          <w:rFonts w:ascii="Times New Roman" w:eastAsia="Times New Roman" w:hAnsi="Times New Roman" w:cs="Times New Roman"/>
          <w:color w:val="000000"/>
        </w:rPr>
        <w:t xml:space="preserve">meso-scale variation </w:t>
      </w:r>
      <w:commentRangeEnd w:id="61"/>
      <w:r w:rsidR="008D04B8">
        <w:rPr>
          <w:rStyle w:val="CommentReference"/>
        </w:rPr>
        <w:commentReference w:id="61"/>
      </w:r>
      <w:r w:rsidRPr="005F1E8D">
        <w:rPr>
          <w:rFonts w:ascii="Times New Roman" w:eastAsia="Times New Roman" w:hAnsi="Times New Roman" w:cs="Times New Roman"/>
          <w:color w:val="000000"/>
        </w:rPr>
        <w:t>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BMSC</w:t>
      </w:r>
      <w:r w:rsidR="0067503F">
        <w:rPr>
          <w:rFonts w:ascii="Times New Roman" w:hAnsi="Times New Roman" w:cs="Times New Roman"/>
          <w:lang w:val="en-CA"/>
        </w:rPr>
        <w:t xml:space="preserve">. </w:t>
      </w:r>
      <w:r w:rsidR="0067503F" w:rsidRPr="0067503F">
        <w:rPr>
          <w:rFonts w:ascii="Times New Roman" w:hAnsi="Times New Roman" w:cs="Times New Roman"/>
          <w:lang w:val="en-CA"/>
        </w:rPr>
        <w:t>Each site was surveyed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62"/>
      <w:r w:rsidR="00CF7FD0" w:rsidRPr="005F1E8D">
        <w:rPr>
          <w:rFonts w:ascii="Times New Roman" w:hAnsi="Times New Roman" w:cs="Times New Roman"/>
          <w:highlight w:val="green"/>
          <w:lang w:val="en-CA"/>
        </w:rPr>
        <w:t>Fig. 2</w:t>
      </w:r>
      <w:commentRangeEnd w:id="62"/>
      <w:r w:rsidR="00355A76">
        <w:rPr>
          <w:rStyle w:val="CommentReference"/>
        </w:rPr>
        <w:commentReference w:id="62"/>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63"/>
      <w:commentRangeStart w:id="64"/>
      <w:r w:rsidR="007268C2" w:rsidRPr="005F1E8D">
        <w:rPr>
          <w:rFonts w:ascii="Times New Roman" w:hAnsi="Times New Roman" w:cs="Times New Roman"/>
          <w:color w:val="000000"/>
          <w:lang w:val="en-CA"/>
        </w:rPr>
        <w:t>Lim, unpublished data</w:t>
      </w:r>
      <w:commentRangeEnd w:id="63"/>
      <w:r w:rsidR="001D7BE9">
        <w:rPr>
          <w:rStyle w:val="CommentReference"/>
        </w:rPr>
        <w:commentReference w:id="63"/>
      </w:r>
      <w:commentRangeEnd w:id="64"/>
      <w:r w:rsidR="0067503F">
        <w:rPr>
          <w:rStyle w:val="CommentReference"/>
        </w:rPr>
        <w:commentReference w:id="64"/>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standard-</w:t>
      </w:r>
      <w:r w:rsidRPr="005F1E8D">
        <w:rPr>
          <w:rFonts w:ascii="Times New Roman" w:hAnsi="Times New Roman" w:cs="Times New Roman"/>
          <w:color w:val="000000"/>
          <w:lang w:val="en-CA"/>
        </w:rPr>
        <w:lastRenderedPageBreak/>
        <w:t xml:space="preserve">additions protocol II </w:t>
      </w:r>
      <w:commentRangeStart w:id="65"/>
      <w:commentRangeStart w:id="66"/>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65"/>
      <w:r w:rsidR="00895C86" w:rsidRPr="005F1E8D">
        <w:rPr>
          <w:rStyle w:val="CommentReference"/>
          <w:rFonts w:ascii="Times New Roman" w:hAnsi="Times New Roman" w:cs="Times New Roman"/>
        </w:rPr>
        <w:commentReference w:id="65"/>
      </w:r>
      <w:commentRangeEnd w:id="66"/>
      <w:r w:rsidR="001D7BE9">
        <w:rPr>
          <w:rStyle w:val="CommentReference"/>
        </w:rPr>
        <w:commentReference w:id="66"/>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2DAEB813"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sidR="0067503F">
        <w:rPr>
          <w:rFonts w:ascii="Times New Roman" w:hAnsi="Times New Roman" w:cs="Times New Roman"/>
          <w:i/>
          <w:lang w:val="en-CA"/>
        </w:rPr>
        <w:t>surveys</w:t>
      </w:r>
    </w:p>
    <w:p w14:paraId="7247B5E3" w14:textId="32D45CC6"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w:t>
      </w:r>
      <w:commentRangeStart w:id="67"/>
      <w:r w:rsidRPr="005F1E8D">
        <w:rPr>
          <w:rFonts w:ascii="Times New Roman" w:hAnsi="Times New Roman" w:cs="Times New Roman"/>
          <w:lang w:val="en-CA"/>
        </w:rPr>
        <w:t xml:space="preserve">varying density and composition at </w:t>
      </w:r>
      <w:commentRangeEnd w:id="67"/>
      <w:r w:rsidR="00E31706">
        <w:rPr>
          <w:rStyle w:val="CommentReference"/>
        </w:rPr>
        <w:commentReference w:id="67"/>
      </w:r>
      <w:r w:rsidRPr="005F1E8D">
        <w:rPr>
          <w:rFonts w:ascii="Times New Roman" w:hAnsi="Times New Roman" w:cs="Times New Roman"/>
          <w:lang w:val="en-CA"/>
        </w:rPr>
        <w:t>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Pr="0067503F">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 xml:space="preserve">divers used the RLS protocol to survey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68"/>
      <w:commentRangeStart w:id="69"/>
      <w:r w:rsidR="001F79DB" w:rsidRPr="005F1E8D">
        <w:rPr>
          <w:rFonts w:ascii="Times New Roman" w:hAnsi="Times New Roman" w:cs="Times New Roman"/>
          <w:lang w:val="en-CA"/>
        </w:rPr>
        <w:t xml:space="preserve">0.5 m </w:t>
      </w:r>
      <w:commentRangeEnd w:id="68"/>
      <w:r w:rsidR="000A1681" w:rsidRPr="005F1E8D">
        <w:rPr>
          <w:rStyle w:val="CommentReference"/>
          <w:rFonts w:ascii="Times New Roman" w:hAnsi="Times New Roman" w:cs="Times New Roman"/>
        </w:rPr>
        <w:commentReference w:id="68"/>
      </w:r>
      <w:commentRangeEnd w:id="69"/>
      <w:r w:rsidR="00E31706">
        <w:rPr>
          <w:rStyle w:val="CommentReference"/>
        </w:rPr>
        <w:commentReference w:id="69"/>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1F79DB" w:rsidRPr="005F1E8D">
        <w:rPr>
          <w:rFonts w:ascii="Times New Roman" w:hAnsi="Times New Roman" w:cs="Times New Roman"/>
          <w:lang w:val="en-CA"/>
        </w:rPr>
        <w:lastRenderedPageBreak/>
        <w:t xml:space="preserve">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w:t>
      </w:r>
      <w:commentRangeStart w:id="70"/>
      <w:r w:rsidR="001F79DB" w:rsidRPr="005F1E8D">
        <w:rPr>
          <w:rFonts w:ascii="Times New Roman" w:hAnsi="Times New Roman" w:cs="Times New Roman"/>
          <w:lang w:val="en-CA"/>
        </w:rPr>
        <w:t xml:space="preserve"> </w:t>
      </w:r>
      <w:commentRangeEnd w:id="70"/>
      <w:r w:rsidR="00B164BF">
        <w:rPr>
          <w:rStyle w:val="CommentReference"/>
        </w:rPr>
        <w:commentReference w:id="70"/>
      </w:r>
    </w:p>
    <w:p w14:paraId="50BA9561" w14:textId="5A938E38"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71"/>
      <w:r w:rsidR="00895C86" w:rsidRPr="005F1E8D">
        <w:rPr>
          <w:rFonts w:ascii="Times New Roman" w:hAnsi="Times New Roman" w:cs="Times New Roman"/>
          <w:lang w:val="en-CA"/>
        </w:rPr>
        <w:t>depth</w:t>
      </w:r>
      <w:commentRangeEnd w:id="71"/>
      <w:r w:rsidR="00152CBA" w:rsidRPr="005F1E8D">
        <w:rPr>
          <w:rStyle w:val="CommentReference"/>
          <w:rFonts w:ascii="Times New Roman" w:hAnsi="Times New Roman" w:cs="Times New Roman"/>
        </w:rPr>
        <w:commentReference w:id="71"/>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 </w:t>
      </w:r>
      <w:commentRangeStart w:id="72"/>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commentRangeEnd w:id="72"/>
      <w:r w:rsidR="00526E5E">
        <w:rPr>
          <w:rStyle w:val="CommentReference"/>
        </w:rPr>
        <w:commentReference w:id="72"/>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w:t>
      </w:r>
      <w:commentRangeStart w:id="73"/>
      <w:r w:rsidR="00417390" w:rsidRPr="005F1E8D">
        <w:rPr>
          <w:rFonts w:ascii="Times New Roman" w:hAnsi="Times New Roman" w:cs="Times New Roman"/>
          <w:color w:val="000000"/>
          <w:lang w:val="en-CA"/>
        </w:rPr>
        <w:t xml:space="preserve">paired inside </w:t>
      </w:r>
      <w:r w:rsidR="00526E5E">
        <w:rPr>
          <w:rFonts w:ascii="Times New Roman" w:hAnsi="Times New Roman" w:cs="Times New Roman"/>
          <w:color w:val="000000"/>
          <w:lang w:val="en-CA"/>
        </w:rPr>
        <w:t xml:space="preserve">the kelp </w:t>
      </w:r>
      <w:r w:rsidR="00417390" w:rsidRPr="005F1E8D">
        <w:rPr>
          <w:rFonts w:ascii="Times New Roman" w:hAnsi="Times New Roman" w:cs="Times New Roman"/>
          <w:color w:val="000000"/>
          <w:lang w:val="en-CA"/>
        </w:rPr>
        <w:t>vs outside</w:t>
      </w:r>
      <w:r w:rsidR="00526E5E">
        <w:rPr>
          <w:rFonts w:ascii="Times New Roman" w:hAnsi="Times New Roman" w:cs="Times New Roman"/>
          <w:color w:val="000000"/>
          <w:lang w:val="en-CA"/>
        </w:rPr>
        <w:t xml:space="preserve"> the kelp</w:t>
      </w:r>
      <w:commentRangeEnd w:id="73"/>
      <w:r w:rsidR="00526E5E">
        <w:rPr>
          <w:rStyle w:val="CommentReference"/>
        </w:rPr>
        <w:commentReference w:id="73"/>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74"/>
      <w:r w:rsidR="00136DB7" w:rsidRPr="005F1E8D">
        <w:rPr>
          <w:rFonts w:ascii="Times New Roman" w:hAnsi="Times New Roman" w:cs="Times New Roman"/>
          <w:i/>
          <w:lang w:val="en-CA"/>
        </w:rPr>
        <w:t>very small-scale</w:t>
      </w:r>
      <w:commentRangeEnd w:id="74"/>
      <w:r w:rsidR="00F17ED1">
        <w:rPr>
          <w:rStyle w:val="CommentReference"/>
        </w:rPr>
        <w:commentReference w:id="74"/>
      </w:r>
      <w:r w:rsidR="00136DB7" w:rsidRPr="005F1E8D">
        <w:rPr>
          <w:rFonts w:ascii="Times New Roman" w:hAnsi="Times New Roman" w:cs="Times New Roman"/>
          <w:i/>
          <w:lang w:val="en-CA"/>
        </w:rPr>
        <w:t>) variation</w:t>
      </w:r>
    </w:p>
    <w:p w14:paraId="39EFC3F8" w14:textId="40CEACAA"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immediate surroundings. Both experiments were conducted near Bamfield</w:t>
      </w:r>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3350D" w:rsidRPr="005F1E8D">
        <w:rPr>
          <w:rFonts w:ascii="Times New Roman" w:hAnsi="Times New Roman" w:cs="Times New Roman"/>
          <w:highlight w:val="yellow"/>
          <w:lang w:val="en-CA"/>
        </w:rPr>
        <w:t xml:space="preserve">X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C12458" w:rsidRPr="005F1E8D">
        <w:rPr>
          <w:rFonts w:ascii="Times New Roman" w:hAnsi="Times New Roman" w:cs="Times New Roman"/>
          <w:highlight w:val="yellow"/>
          <w:lang w:val="en-CA"/>
        </w:rPr>
        <w:t>X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xml:space="preserve">) from the site via SCUBA, measured contracted sea cucumber length and girth, and immediately placed them into </w:t>
      </w:r>
      <w:r w:rsidR="00C12458" w:rsidRPr="005F1E8D">
        <w:rPr>
          <w:rFonts w:ascii="Times New Roman" w:hAnsi="Times New Roman" w:cs="Times New Roman"/>
          <w:lang w:val="en-CA"/>
        </w:rPr>
        <w:lastRenderedPageBreak/>
        <w:t>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232809D"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7D6070" w:rsidRPr="005F1E8D">
        <w:rPr>
          <w:rFonts w:ascii="Times New Roman" w:hAnsi="Times New Roman" w:cs="Times New Roman"/>
          <w:color w:val="000000"/>
          <w:highlight w:val="yellow"/>
          <w:lang w:val="en-CA"/>
        </w:rPr>
        <w:t>X mm</w:t>
      </w:r>
      <w:r w:rsidR="007D6070" w:rsidRPr="005F1E8D">
        <w:rPr>
          <w:rFonts w:ascii="Times New Roman" w:hAnsi="Times New Roman" w:cs="Times New Roman"/>
          <w:color w:val="000000"/>
          <w:lang w:val="en-CA"/>
        </w:rPr>
        <w:t xml:space="preserve"> plastic mesh and </w:t>
      </w:r>
      <w:r w:rsidR="007D6070" w:rsidRPr="005F1E8D">
        <w:rPr>
          <w:rFonts w:ascii="Times New Roman" w:hAnsi="Times New Roman" w:cs="Times New Roman"/>
          <w:color w:val="000000"/>
          <w:highlight w:val="yellow"/>
          <w:lang w:val="en-CA"/>
        </w:rPr>
        <w:t>X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w:t>
      </w:r>
      <w:r w:rsidR="00C540DD" w:rsidRPr="005F1E8D">
        <w:rPr>
          <w:rFonts w:ascii="Times New Roman" w:hAnsi="Times New Roman" w:cs="Times New Roman"/>
          <w:color w:val="000000"/>
          <w:lang w:val="en-CA"/>
        </w:rPr>
        <w:lastRenderedPageBreak/>
        <w:t>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2C351AB5" w:rsidR="00943023" w:rsidRPr="00792779" w:rsidRDefault="00943023" w:rsidP="00EB3BC7">
      <w:pPr>
        <w:spacing w:line="480" w:lineRule="auto"/>
        <w:rPr>
          <w:rFonts w:ascii="Times New Roman" w:eastAsia="Times New Roman" w:hAnsi="Times New Roman" w:cs="Times New Roman"/>
          <w:color w:val="000000"/>
          <w:lang w:val="en-CA"/>
        </w:rPr>
      </w:pPr>
      <w:r w:rsidRPr="005F1E8D">
        <w:rPr>
          <w:rFonts w:ascii="Times New Roman" w:hAnsi="Times New Roman" w:cs="Times New Roman"/>
          <w:lang w:val="en-CA"/>
        </w:rPr>
        <w:tab/>
        <w:t>For each Reef Life Survey conducted, we calculated fish biomass from fish length following the formula (W = exp(log(a) + b*log(L)))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FishBase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Supplemental Table 1</w:t>
      </w:r>
      <w:r w:rsidR="00920FC5" w:rsidRPr="005F1E8D">
        <w:rPr>
          <w:rFonts w:ascii="Times New Roman" w:hAnsi="Times New Roman" w:cs="Times New Roman"/>
          <w:lang w:val="en-CA"/>
        </w:rPr>
        <w:t>)</w:t>
      </w:r>
      <w:commentRangeStart w:id="75"/>
      <w:r w:rsidR="00792779">
        <w:rPr>
          <w:rFonts w:ascii="Times New Roman" w:hAnsi="Times New Roman" w:cs="Times New Roman"/>
          <w:lang w:val="en-CA"/>
        </w:rPr>
        <w:t>.</w:t>
      </w:r>
      <w:commentRangeEnd w:id="75"/>
      <w:r w:rsidR="00F17ED1">
        <w:rPr>
          <w:rStyle w:val="CommentReference"/>
        </w:rPr>
        <w:commentReference w:id="75"/>
      </w:r>
      <w:r w:rsidR="00792779">
        <w:rPr>
          <w:rFonts w:ascii="Times New Roman" w:eastAsia="Times New Roman" w:hAnsi="Times New Roman" w:cs="Times New Roman"/>
          <w:color w:val="000000"/>
          <w:lang w:val="en-CA"/>
        </w:rPr>
        <w:t xml:space="preserve"> </w:t>
      </w:r>
      <w:r w:rsidRPr="005F1E8D">
        <w:rPr>
          <w:rFonts w:ascii="Times New Roman" w:hAnsi="Times New Roman" w:cs="Times New Roman"/>
          <w:lang w:val="en-CA"/>
        </w:rPr>
        <w:t xml:space="preserve">Animal abundance was calculated as the total number of fishes and invertebrates counted on </w:t>
      </w:r>
      <w:r w:rsidR="008600C1" w:rsidRPr="005F1E8D">
        <w:rPr>
          <w:rFonts w:ascii="Times New Roman" w:hAnsi="Times New Roman" w:cs="Times New Roman"/>
          <w:lang w:val="en-CA"/>
        </w:rPr>
        <w:t xml:space="preserve">each </w:t>
      </w:r>
      <w:r w:rsidRPr="005F1E8D">
        <w:rPr>
          <w:rFonts w:ascii="Times New Roman" w:hAnsi="Times New Roman" w:cs="Times New Roman"/>
          <w:lang w:val="en-CA"/>
        </w:rPr>
        <w:t>survey</w:t>
      </w:r>
      <w:r w:rsidR="00C25CFD" w:rsidRPr="005F1E8D">
        <w:rPr>
          <w:rFonts w:ascii="Times New Roman" w:hAnsi="Times New Roman" w:cs="Times New Roman"/>
          <w:lang w:val="en-CA"/>
        </w:rPr>
        <w:t xml:space="preserve">, </w:t>
      </w:r>
      <w:r w:rsidR="0041407D" w:rsidRPr="005F1E8D">
        <w:rPr>
          <w:rFonts w:ascii="Times New Roman" w:hAnsi="Times New Roman" w:cs="Times New Roman"/>
          <w:lang w:val="en-CA"/>
        </w:rPr>
        <w:t>and we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one hour </w:t>
      </w:r>
      <w:r w:rsidRPr="005F1E8D">
        <w:rPr>
          <w:rFonts w:ascii="Times New Roman" w:hAnsi="Times New Roman" w:cs="Times New Roman"/>
          <w:lang w:val="en-CA"/>
        </w:rPr>
        <w:lastRenderedPageBreak/>
        <w:t xml:space="preserve">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5720C576" w14:textId="21C4158D" w:rsidR="00670555" w:rsidRPr="005F1E8D"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792779">
        <w:rPr>
          <w:rFonts w:ascii="Times New Roman" w:hAnsi="Times New Roman" w:cs="Times New Roman"/>
          <w:highlight w:val="green"/>
          <w:lang w:val="en-CA"/>
        </w:rPr>
        <w:t>2</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xml:space="preserve">, and all values were below 1.75.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4EF7B906"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tide exchange, animal biomass, survey depth, Shannon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animal biomass, and animal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w:t>
      </w:r>
      <w:r w:rsidR="00E32297" w:rsidRPr="005F1E8D">
        <w:rPr>
          <w:rFonts w:ascii="Times New Roman" w:hAnsi="Times New Roman" w:cs="Times New Roman"/>
          <w:color w:val="000000"/>
          <w:lang w:val="en-CA"/>
        </w:rPr>
        <w:lastRenderedPageBreak/>
        <w:t xml:space="preserve">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constructed additional models with animal abundance instead of biomass, and Simpson’s diversity instead of Shannon 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792779" w:rsidRPr="00792779">
        <w:rPr>
          <w:rFonts w:ascii="Times New Roman" w:hAnsi="Times New Roman" w:cs="Times New Roman"/>
          <w:highlight w:val="green"/>
          <w:lang w:val="en-CA"/>
        </w:rPr>
        <w:t>3</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We inspected residuals as above, 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3396D90" w14:textId="5F005F9D" w:rsidR="00C05A5A"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ab/>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0.90), tide exchange (</w:t>
      </w:r>
      <w:r w:rsidR="00A7066E" w:rsidRPr="005F1E8D">
        <w:rPr>
          <w:rFonts w:ascii="Times New Roman" w:hAnsi="Times New Roman" w:cs="Times New Roman"/>
          <w:lang w:val="en-CA"/>
        </w:rPr>
        <w:t xml:space="preserve">p = 0.82), Shannon diversity (p = 0.71), or survey depth (p = 0.65,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xml:space="preserve">). However, we did find a significantly negative interaction between animal abundance and tide exchange (p = 0.02,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3ECEC1D8"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3859F6">
        <w:rPr>
          <w:rFonts w:ascii="Times New Roman" w:hAnsi="Times New Roman" w:cs="Times New Roman"/>
          <w:lang w:val="en-CA"/>
        </w:rPr>
        <w:t>5</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42</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0.6</w:t>
      </w:r>
      <w:r w:rsidR="003859F6">
        <w:rPr>
          <w:rFonts w:ascii="Times New Roman" w:hAnsi="Times New Roman" w:cs="Times New Roman"/>
          <w:lang w:val="en-CA"/>
        </w:rPr>
        <w:t>7</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 tide exchange (</w:t>
      </w:r>
      <w:r w:rsidR="00677126">
        <w:rPr>
          <w:rFonts w:ascii="Times New Roman" w:hAnsi="Times New Roman" w:cs="Times New Roman"/>
          <w:lang w:val="en-CA"/>
        </w:rPr>
        <w:t>0.4</w:t>
      </w:r>
      <w:r w:rsidR="003859F6">
        <w:rPr>
          <w:rFonts w:ascii="Times New Roman" w:hAnsi="Times New Roman" w:cs="Times New Roman"/>
          <w:lang w:val="en-CA"/>
        </w:rPr>
        <w:t>2</w:t>
      </w:r>
      <w:r w:rsidR="00677126">
        <w:rPr>
          <w:rFonts w:ascii="Times New Roman" w:hAnsi="Times New Roman" w:cs="Times New Roman"/>
          <w:lang w:val="en-CA"/>
        </w:rPr>
        <w:t xml:space="preserve"> ± 0.1</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 and animal biomass (</w:t>
      </w:r>
      <w:r w:rsidR="00677126">
        <w:rPr>
          <w:rFonts w:ascii="Times New Roman" w:hAnsi="Times New Roman" w:cs="Times New Roman"/>
          <w:lang w:val="en-CA"/>
        </w:rPr>
        <w:t>0.00</w:t>
      </w:r>
      <w:r w:rsidR="003859F6">
        <w:rPr>
          <w:rFonts w:ascii="Times New Roman" w:hAnsi="Times New Roman" w:cs="Times New Roman"/>
          <w:lang w:val="en-CA"/>
        </w:rPr>
        <w:t>5</w:t>
      </w:r>
      <w:r w:rsidR="00677126">
        <w:rPr>
          <w:rFonts w:ascii="Times New Roman" w:hAnsi="Times New Roman" w:cs="Times New Roman"/>
          <w:lang w:val="en-CA"/>
        </w:rPr>
        <w:t xml:space="preserve"> ± 0.002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056973">
        <w:rPr>
          <w:rFonts w:ascii="Times New Roman" w:hAnsi="Times New Roman" w:cs="Times New Roman"/>
          <w:lang w:val="en-CA"/>
        </w:rPr>
        <w:t>0</w:t>
      </w:r>
      <w:r w:rsidR="003859F6">
        <w:rPr>
          <w:rFonts w:ascii="Times New Roman" w:hAnsi="Times New Roman" w:cs="Times New Roman"/>
          <w:lang w:val="en-CA"/>
        </w:rPr>
        <w:t>4</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4253ED" w:rsidRPr="005F1E8D">
        <w:rPr>
          <w:rFonts w:ascii="Times New Roman" w:hAnsi="Times New Roman" w:cs="Times New Roman"/>
          <w:lang w:val="en-CA"/>
        </w:rPr>
        <w:t xml:space="preserve">did not vary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.10</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3859F6">
        <w:rPr>
          <w:rFonts w:ascii="Times New Roman" w:hAnsi="Times New Roman" w:cs="Times New Roman"/>
          <w:lang w:val="en-CA"/>
        </w:rPr>
        <w:t>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3859F6">
        <w:rPr>
          <w:rFonts w:ascii="Times New Roman" w:hAnsi="Times New Roman" w:cs="Times New Roman"/>
          <w:lang w:val="en-CA"/>
        </w:rPr>
        <w:t>17</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with </w:t>
      </w:r>
      <w:r w:rsidR="00C673A5" w:rsidRPr="005F1E8D">
        <w:rPr>
          <w:rFonts w:ascii="Times New Roman" w:hAnsi="Times New Roman" w:cs="Times New Roman"/>
          <w:lang w:val="en-CA"/>
        </w:rPr>
        <w:t>Shannon diversity (- 0.</w:t>
      </w:r>
      <w:r w:rsidR="00677126">
        <w:rPr>
          <w:rFonts w:ascii="Times New Roman" w:hAnsi="Times New Roman" w:cs="Times New Roman"/>
          <w:lang w:val="en-CA"/>
        </w:rPr>
        <w:t>3</w:t>
      </w:r>
      <w:r w:rsidR="003859F6">
        <w:rPr>
          <w:rFonts w:ascii="Times New Roman" w:hAnsi="Times New Roman" w:cs="Times New Roman"/>
          <w:lang w:val="en-CA"/>
        </w:rPr>
        <w:t>9</w:t>
      </w:r>
      <w:r w:rsidR="00C673A5" w:rsidRPr="005F1E8D">
        <w:rPr>
          <w:rFonts w:ascii="Times New Roman" w:hAnsi="Times New Roman" w:cs="Times New Roman"/>
          <w:lang w:val="en-CA"/>
        </w:rPr>
        <w:t xml:space="preserve"> ± 0.</w:t>
      </w:r>
      <w:r w:rsidR="00677126">
        <w:rPr>
          <w:rFonts w:ascii="Times New Roman" w:hAnsi="Times New Roman" w:cs="Times New Roman"/>
          <w:lang w:val="en-CA"/>
        </w:rPr>
        <w:t>1</w:t>
      </w:r>
      <w:r w:rsidR="003859F6">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&lt; 0.001) and </w:t>
      </w:r>
      <w:r w:rsidR="00715D27" w:rsidRPr="005F1E8D">
        <w:rPr>
          <w:rFonts w:ascii="Times New Roman" w:hAnsi="Times New Roman" w:cs="Times New Roman"/>
          <w:lang w:val="en-CA"/>
        </w:rPr>
        <w:t xml:space="preserve">there was </w:t>
      </w:r>
      <w:r w:rsidR="0025202D">
        <w:rPr>
          <w:rFonts w:ascii="Times New Roman" w:hAnsi="Times New Roman" w:cs="Times New Roman"/>
          <w:lang w:val="en-CA"/>
        </w:rPr>
        <w:t>a weakly positive</w:t>
      </w:r>
      <w:r w:rsidR="00C673A5" w:rsidRPr="005F1E8D">
        <w:rPr>
          <w:rFonts w:ascii="Times New Roman" w:hAnsi="Times New Roman" w:cs="Times New Roman"/>
          <w:lang w:val="en-CA"/>
        </w:rPr>
        <w:t xml:space="preserve"> effect of survey depth (0.0</w:t>
      </w:r>
      <w:r w:rsidR="00677126">
        <w:rPr>
          <w:rFonts w:ascii="Times New Roman" w:hAnsi="Times New Roman" w:cs="Times New Roman"/>
          <w:lang w:val="en-CA"/>
        </w:rPr>
        <w:t>5</w:t>
      </w:r>
      <w:r w:rsidR="00C673A5" w:rsidRPr="005F1E8D">
        <w:rPr>
          <w:rFonts w:ascii="Times New Roman" w:hAnsi="Times New Roman" w:cs="Times New Roman"/>
          <w:lang w:val="en-CA"/>
        </w:rPr>
        <w:t xml:space="preserve"> ± 0.0</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w:t>
      </w:r>
      <w:r w:rsidR="00C673A5" w:rsidRPr="005F1E8D">
        <w:rPr>
          <w:rFonts w:ascii="Times New Roman" w:hAnsi="Times New Roman" w:cs="Times New Roman"/>
          <w:lang w:val="en-CA"/>
        </w:rPr>
        <w:t>, p = 0.</w:t>
      </w:r>
      <w:r w:rsidR="0025202D">
        <w:rPr>
          <w:rFonts w:ascii="Times New Roman" w:hAnsi="Times New Roman" w:cs="Times New Roman"/>
          <w:lang w:val="en-CA"/>
        </w:rPr>
        <w:t>0</w:t>
      </w:r>
      <w:r w:rsidR="003859F6">
        <w:rPr>
          <w:rFonts w:ascii="Times New Roman" w:hAnsi="Times New Roman" w:cs="Times New Roman"/>
          <w:lang w:val="en-CA"/>
        </w:rPr>
        <w:t>3</w:t>
      </w:r>
      <w:r w:rsidR="00C673A5" w:rsidRPr="005F1E8D">
        <w:rPr>
          <w:rFonts w:ascii="Times New Roman" w:hAnsi="Times New Roman" w:cs="Times New Roman"/>
          <w:lang w:val="en-CA"/>
        </w:rPr>
        <w:t>) on ∆ NH</w:t>
      </w:r>
      <w:r w:rsidR="00C673A5" w:rsidRPr="005F1E8D">
        <w:rPr>
          <w:rFonts w:ascii="Cambria Math" w:hAnsi="Cambria Math" w:cs="Cambria Math"/>
          <w:lang w:val="en-CA"/>
        </w:rPr>
        <w:t>₄⁺</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682CDC" w:rsidRPr="005F1E8D">
        <w:rPr>
          <w:rFonts w:ascii="Times New Roman" w:hAnsi="Times New Roman" w:cs="Times New Roman"/>
          <w:lang w:val="en-CA"/>
        </w:rPr>
        <w:t>)</w:t>
      </w:r>
      <w:r w:rsidR="00C673A5" w:rsidRPr="005F1E8D">
        <w:rPr>
          <w:rFonts w:ascii="Times New Roman" w:hAnsi="Times New Roman" w:cs="Times New Roman"/>
          <w:lang w:val="en-CA"/>
        </w:rPr>
        <w:t>. We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63</w:t>
      </w:r>
      <w:r w:rsidR="00677126" w:rsidRPr="005F1E8D">
        <w:rPr>
          <w:rFonts w:ascii="Times New Roman" w:hAnsi="Times New Roman" w:cs="Times New Roman"/>
          <w:lang w:val="en-CA"/>
        </w:rPr>
        <w:t xml:space="preserve"> ± 0.</w:t>
      </w:r>
      <w:r w:rsidR="003859F6">
        <w:rPr>
          <w:rFonts w:ascii="Times New Roman" w:hAnsi="Times New Roman" w:cs="Times New Roman"/>
          <w:lang w:val="en-CA"/>
        </w:rPr>
        <w:t>59</w:t>
      </w:r>
      <w:r w:rsidR="00677126">
        <w:rPr>
          <w:rFonts w:ascii="Times New Roman" w:hAnsi="Times New Roman" w:cs="Times New Roman"/>
          <w:lang w:val="en-CA"/>
        </w:rPr>
        <w:t xml:space="preserve"> </w:t>
      </w:r>
      <w:commentRangeStart w:id="76"/>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76"/>
      <w:r w:rsidR="007E4686">
        <w:rPr>
          <w:rStyle w:val="CommentReference"/>
        </w:rPr>
        <w:commentReference w:id="76"/>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weakly negative interaction between kelp biomass and animal biomass (- 0.005 ± 0.002, p = 0.02), but t</w:t>
      </w:r>
      <w:r w:rsidR="00C673A5" w:rsidRPr="005F1E8D">
        <w:rPr>
          <w:rFonts w:ascii="Times New Roman" w:hAnsi="Times New Roman" w:cs="Times New Roman"/>
          <w:lang w:val="en-CA"/>
        </w:rPr>
        <w:t>he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was</w:t>
      </w:r>
      <w:r w:rsidR="00C673A5" w:rsidRPr="005F1E8D">
        <w:rPr>
          <w:rFonts w:ascii="Times New Roman" w:hAnsi="Times New Roman" w:cs="Times New Roman"/>
          <w:lang w:val="en-CA"/>
        </w:rPr>
        <w:t xml:space="preserve"> not significant (p </w:t>
      </w:r>
      <w:r w:rsidR="00222A9E">
        <w:rPr>
          <w:rFonts w:ascii="Times New Roman" w:hAnsi="Times New Roman" w:cs="Times New Roman"/>
          <w:lang w:val="en-CA"/>
        </w:rPr>
        <w:t>= 0.41</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5799936C"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36E20D87" w14:textId="77777777" w:rsidR="00C05A5A" w:rsidRDefault="00C05A5A" w:rsidP="00EB3BC7">
      <w:pPr>
        <w:spacing w:line="480" w:lineRule="auto"/>
        <w:rPr>
          <w:rFonts w:ascii="Times New Roman" w:hAnsi="Times New Roman" w:cs="Times New Roman"/>
          <w:lang w:val="en-CA"/>
        </w:rPr>
      </w:pPr>
    </w:p>
    <w:p w14:paraId="442B19BD" w14:textId="0B30F297" w:rsidR="00D37004" w:rsidRPr="006C6F43" w:rsidRDefault="00034975">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131A71A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77777777" w:rsidR="006C6F43" w:rsidRDefault="006C6F43" w:rsidP="006C6F43">
      <w:pPr>
        <w:rPr>
          <w:rFonts w:ascii="Times New Roman" w:hAnsi="Times New Roman" w:cs="Times New Roman"/>
          <w:lang w:val="en-CA"/>
        </w:rPr>
      </w:pPr>
      <w:commentRangeStart w:id="77"/>
      <w:commentRangeStart w:id="78"/>
      <w:commentRangeStart w:id="79"/>
      <w:r>
        <w:rPr>
          <w:rFonts w:ascii="Times New Roman" w:hAnsi="Times New Roman" w:cs="Times New Roman"/>
          <w:b/>
          <w:lang w:val="en-CA"/>
        </w:rPr>
        <w:t>Figure 1</w:t>
      </w:r>
      <w:commentRangeEnd w:id="77"/>
      <w:r w:rsidR="00930939">
        <w:rPr>
          <w:rStyle w:val="CommentReference"/>
        </w:rPr>
        <w:commentReference w:id="77"/>
      </w:r>
      <w:commentRangeEnd w:id="78"/>
      <w:r w:rsidR="00930939">
        <w:rPr>
          <w:rStyle w:val="CommentReference"/>
        </w:rPr>
        <w:commentReference w:id="78"/>
      </w:r>
      <w:commentRangeEnd w:id="79"/>
      <w:r w:rsidR="00930939">
        <w:rPr>
          <w:rStyle w:val="CommentReference"/>
        </w:rPr>
        <w:commentReference w:id="79"/>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57FEB2BC" w14:textId="5D016C8E" w:rsidR="00C05A5A" w:rsidRDefault="00C05A5A">
      <w:pPr>
        <w:rPr>
          <w:rFonts w:ascii="Times New Roman" w:hAnsi="Times New Roman" w:cs="Times New Roman"/>
          <w:b/>
          <w:lang w:val="en-CA"/>
        </w:rPr>
      </w:pPr>
      <w:r>
        <w:rPr>
          <w:rFonts w:ascii="Times New Roman" w:hAnsi="Times New Roman" w:cs="Times New Roman"/>
          <w:b/>
          <w:lang w:val="en-CA"/>
        </w:rPr>
        <w:br w:type="page"/>
      </w:r>
    </w:p>
    <w:p w14:paraId="611BAC9D" w14:textId="0E0DF4E8" w:rsidR="00C05A5A" w:rsidRDefault="00E15F93"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807A163" wp14:editId="4879155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08D86D" w14:textId="7881CE7E"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commentRangeStart w:id="80"/>
      <w:r>
        <w:rPr>
          <w:rFonts w:ascii="Times New Roman" w:hAnsi="Times New Roman" w:cs="Times New Roman"/>
          <w:b/>
          <w:lang w:val="en-CA"/>
        </w:rPr>
        <w:t xml:space="preserve"> </w:t>
      </w:r>
      <w:commentRangeEnd w:id="80"/>
      <w:r w:rsidR="00805704">
        <w:rPr>
          <w:rStyle w:val="CommentReference"/>
        </w:rPr>
        <w:commentReference w:id="80"/>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commentRangeStart w:id="81"/>
      <w:r w:rsidR="00D37004">
        <w:rPr>
          <w:rFonts w:ascii="Times New Roman" w:hAnsi="Times New Roman" w:cs="Times New Roman"/>
          <w:lang w:val="en-CA"/>
        </w:rPr>
        <w:t>Model</w:t>
      </w:r>
      <w:commentRangeEnd w:id="81"/>
      <w:r w:rsidR="00805704">
        <w:rPr>
          <w:rStyle w:val="CommentReference"/>
        </w:rPr>
        <w:commentReference w:id="81"/>
      </w:r>
      <w:r w:rsidR="00D37004">
        <w:rPr>
          <w:rFonts w:ascii="Times New Roman" w:hAnsi="Times New Roman" w:cs="Times New Roman"/>
          <w:lang w:val="en-CA"/>
        </w:rPr>
        <w:t xml:space="preserve">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 generated predictions for the investigation of among-site, meso-scale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26DBB9B3" w14:textId="77777777" w:rsidR="005C6C7A" w:rsidRDefault="005C6C7A" w:rsidP="00C05A5A">
      <w:pPr>
        <w:rPr>
          <w:rFonts w:ascii="Times New Roman" w:hAnsi="Times New Roman" w:cs="Times New Roman"/>
          <w:lang w:val="en-CA"/>
        </w:rPr>
      </w:pPr>
    </w:p>
    <w:p w14:paraId="6B59B13A" w14:textId="77777777" w:rsidR="00817AD8" w:rsidRDefault="00817AD8" w:rsidP="00C05A5A">
      <w:pPr>
        <w:rPr>
          <w:rFonts w:ascii="Times New Roman" w:hAnsi="Times New Roman" w:cs="Times New Roman"/>
          <w:lang w:val="en-CA"/>
        </w:rPr>
      </w:pPr>
    </w:p>
    <w:p w14:paraId="5A281342" w14:textId="77777777" w:rsidR="005C6C7A" w:rsidRDefault="005C6C7A">
      <w:pPr>
        <w:rPr>
          <w:rFonts w:ascii="Times New Roman" w:hAnsi="Times New Roman" w:cs="Times New Roman"/>
          <w:lang w:val="en-CA"/>
        </w:rPr>
      </w:pPr>
      <w:r>
        <w:rPr>
          <w:rFonts w:ascii="Times New Roman" w:hAnsi="Times New Roman" w:cs="Times New Roman"/>
          <w:lang w:val="en-CA"/>
        </w:rPr>
        <w:br w:type="page"/>
      </w:r>
    </w:p>
    <w:p w14:paraId="7DD4F0DA" w14:textId="0A96E6FC" w:rsidR="00817AD8" w:rsidRDefault="005C6C7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67E8753B" wp14:editId="0D0D37A1">
            <wp:extent cx="5465445" cy="409908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sh_famil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5555" cy="4136667"/>
                    </a:xfrm>
                    <a:prstGeom prst="rect">
                      <a:avLst/>
                    </a:prstGeom>
                  </pic:spPr>
                </pic:pic>
              </a:graphicData>
            </a:graphic>
          </wp:inline>
        </w:drawing>
      </w:r>
    </w:p>
    <w:p w14:paraId="39A14E41" w14:textId="7F0EE5F7" w:rsidR="00C826A7" w:rsidRDefault="005C6C7A">
      <w:pPr>
        <w:rPr>
          <w:rFonts w:ascii="Times New Roman" w:hAnsi="Times New Roman" w:cs="Times New Roman"/>
          <w:lang w:val="en-CA"/>
        </w:rPr>
      </w:pPr>
      <w:r>
        <w:rPr>
          <w:rFonts w:ascii="Times New Roman" w:hAnsi="Times New Roman" w:cs="Times New Roman"/>
          <w:noProof/>
          <w:lang w:val="en-CA"/>
        </w:rPr>
        <w:drawing>
          <wp:inline distT="0" distB="0" distL="0" distR="0" wp14:anchorId="79992ABD" wp14:editId="5E514E77">
            <wp:extent cx="5465853" cy="409938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rt_famili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3753" cy="4120314"/>
                    </a:xfrm>
                    <a:prstGeom prst="rect">
                      <a:avLst/>
                    </a:prstGeom>
                  </pic:spPr>
                </pic:pic>
              </a:graphicData>
            </a:graphic>
          </wp:inline>
        </w:drawing>
      </w:r>
      <w:r w:rsidR="00C826A7">
        <w:rPr>
          <w:rFonts w:ascii="Times New Roman" w:hAnsi="Times New Roman" w:cs="Times New Roman"/>
          <w:lang w:val="en-CA"/>
        </w:rPr>
        <w:br w:type="page"/>
      </w:r>
    </w:p>
    <w:p w14:paraId="1D5B7041" w14:textId="77777777" w:rsidR="005C6C7A" w:rsidRDefault="005C6C7A">
      <w:pPr>
        <w:rPr>
          <w:rFonts w:ascii="Times New Roman" w:hAnsi="Times New Roman" w:cs="Times New Roman"/>
          <w:lang w:val="en-CA"/>
        </w:rPr>
      </w:pPr>
    </w:p>
    <w:p w14:paraId="1EAE8CCE" w14:textId="2A4C0BCB" w:rsidR="00AB275A" w:rsidRDefault="008F7AFF"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426D2903" wp14:editId="51D377FC">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Start w:id="82" w:name="_GoBack"/>
      <w:bookmarkEnd w:id="82"/>
    </w:p>
    <w:p w14:paraId="1F349ECD" w14:textId="30295E44" w:rsidR="00462E79" w:rsidRPr="00C05A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commentRangeStart w:id="83"/>
      <w:r>
        <w:rPr>
          <w:rFonts w:ascii="Times New Roman" w:hAnsi="Times New Roman" w:cs="Times New Roman"/>
          <w:lang w:val="en-CA"/>
        </w:rPr>
        <w:t xml:space="preserve"> </w:t>
      </w:r>
      <w:commentRangeEnd w:id="83"/>
      <w:r w:rsidR="00406F74">
        <w:rPr>
          <w:rStyle w:val="CommentReference"/>
        </w:rPr>
        <w:commentReference w:id="83"/>
      </w:r>
      <w:r w:rsidR="00C826A7">
        <w:rPr>
          <w:rFonts w:ascii="Times New Roman" w:hAnsi="Times New Roman" w:cs="Times New Roman"/>
          <w:lang w:val="en-CA"/>
        </w:rPr>
        <w:t xml:space="preserve">(a) </w:t>
      </w:r>
      <w:commentRangeStart w:id="84"/>
      <w:r w:rsidR="00D37004">
        <w:rPr>
          <w:rFonts w:ascii="Times New Roman" w:hAnsi="Times New Roman" w:cs="Times New Roman"/>
          <w:lang w:val="en-CA"/>
        </w:rPr>
        <w:t xml:space="preserve">Model </w:t>
      </w:r>
      <w:commentRangeEnd w:id="84"/>
      <w:r w:rsidR="00406F74">
        <w:rPr>
          <w:rStyle w:val="CommentReference"/>
        </w:rPr>
        <w:commentReference w:id="84"/>
      </w:r>
      <w:r w:rsidR="00D37004">
        <w:rPr>
          <w:rFonts w:ascii="Times New Roman" w:hAnsi="Times New Roman" w:cs="Times New Roman"/>
          <w:lang w:val="en-CA"/>
        </w:rPr>
        <w:t xml:space="preserve">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 xml:space="preserve">in order to facilitate comparisons between variables measured in different units. </w:t>
      </w:r>
    </w:p>
    <w:p w14:paraId="5E0A7AE7" w14:textId="4CD2260B" w:rsidR="00DF59A5" w:rsidRPr="00B50D62" w:rsidRDefault="00406F74" w:rsidP="00B50D62">
      <w:pPr>
        <w:spacing w:after="120" w:line="276" w:lineRule="auto"/>
        <w:rPr>
          <w:ins w:id="85" w:author="Kieran Cox" w:date="2024-03-21T09:44:00Z"/>
          <w:rFonts w:ascii="Times New Roman" w:hAnsi="Times New Roman" w:cs="Times New Roman"/>
          <w:bCs/>
          <w:lang w:val="en-CA"/>
        </w:rPr>
      </w:pPr>
      <w:bookmarkStart w:id="86" w:name="OLE_LINK1"/>
      <w:bookmarkStart w:id="87" w:name="OLE_LINK2"/>
      <w:ins w:id="88" w:author="Kieran Cox" w:date="2024-03-21T09:11:00Z">
        <w:r w:rsidRPr="00B50D62">
          <w:rPr>
            <w:rFonts w:ascii="Times New Roman" w:hAnsi="Times New Roman" w:cs="Times New Roman"/>
            <w:bCs/>
            <w:lang w:val="en-CA"/>
          </w:rPr>
          <w:t xml:space="preserve">K so, Marco, </w:t>
        </w:r>
      </w:ins>
      <w:proofErr w:type="spellStart"/>
      <w:ins w:id="89" w:author="Kieran Cox" w:date="2024-03-21T09:43:00Z">
        <w:r w:rsidR="00DF59A5" w:rsidRPr="00B50D62">
          <w:rPr>
            <w:rFonts w:ascii="Times New Roman" w:hAnsi="Times New Roman" w:cs="Times New Roman"/>
            <w:bCs/>
            <w:lang w:val="en-CA"/>
          </w:rPr>
          <w:t>Nereo</w:t>
        </w:r>
        <w:proofErr w:type="spellEnd"/>
        <w:r w:rsidR="00DF59A5" w:rsidRPr="00B50D62">
          <w:rPr>
            <w:rFonts w:ascii="Times New Roman" w:hAnsi="Times New Roman" w:cs="Times New Roman"/>
            <w:bCs/>
            <w:lang w:val="en-CA"/>
          </w:rPr>
          <w:t>, biodiversity, depth, kelp biomass, anima</w:t>
        </w:r>
      </w:ins>
      <w:ins w:id="90" w:author="Kieran Cox" w:date="2024-03-21T09:44:00Z">
        <w:r w:rsidR="00DF59A5" w:rsidRPr="00B50D62">
          <w:rPr>
            <w:rFonts w:ascii="Times New Roman" w:hAnsi="Times New Roman" w:cs="Times New Roman"/>
            <w:bCs/>
            <w:lang w:val="en-CA"/>
          </w:rPr>
          <w:t xml:space="preserve">l biomass, tide, </w:t>
        </w:r>
      </w:ins>
      <w:ins w:id="91" w:author="Kieran Cox" w:date="2024-03-21T09:45:00Z">
        <w:r w:rsidR="00DF59A5" w:rsidRPr="00B50D62">
          <w:rPr>
            <w:rFonts w:ascii="Times New Roman" w:hAnsi="Times New Roman" w:cs="Times New Roman"/>
            <w:bCs/>
            <w:lang w:val="en-CA"/>
          </w:rPr>
          <w:t xml:space="preserve">kelp: tide, </w:t>
        </w:r>
      </w:ins>
      <w:proofErr w:type="spellStart"/>
      <w:proofErr w:type="gramStart"/>
      <w:ins w:id="92" w:author="Kieran Cox" w:date="2024-03-21T09:44:00Z">
        <w:r w:rsidR="00DF59A5" w:rsidRPr="00B50D62">
          <w:rPr>
            <w:rFonts w:ascii="Times New Roman" w:hAnsi="Times New Roman" w:cs="Times New Roman"/>
            <w:bCs/>
            <w:lang w:val="en-CA"/>
          </w:rPr>
          <w:t>kelp:animals</w:t>
        </w:r>
        <w:proofErr w:type="spellEnd"/>
        <w:proofErr w:type="gramEnd"/>
        <w:r w:rsidR="00DF59A5" w:rsidRPr="00B50D62">
          <w:rPr>
            <w:rFonts w:ascii="Times New Roman" w:hAnsi="Times New Roman" w:cs="Times New Roman"/>
            <w:bCs/>
            <w:lang w:val="en-CA"/>
          </w:rPr>
          <w:t xml:space="preserve"> are all popping out. </w:t>
        </w:r>
      </w:ins>
    </w:p>
    <w:p w14:paraId="74AF0917" w14:textId="6CD73B8C" w:rsidR="00DF59A5" w:rsidRPr="00B50D62" w:rsidRDefault="00DF59A5" w:rsidP="00B50D62">
      <w:pPr>
        <w:spacing w:after="120" w:line="276" w:lineRule="auto"/>
        <w:rPr>
          <w:ins w:id="93" w:author="Kieran Cox" w:date="2024-03-21T09:47:00Z"/>
          <w:rFonts w:ascii="Times New Roman" w:hAnsi="Times New Roman" w:cs="Times New Roman"/>
          <w:bCs/>
          <w:lang w:val="en-CA"/>
        </w:rPr>
      </w:pPr>
      <w:ins w:id="94" w:author="Kieran Cox" w:date="2024-03-21T09:44:00Z">
        <w:r w:rsidRPr="00B50D62">
          <w:rPr>
            <w:rFonts w:ascii="Times New Roman" w:hAnsi="Times New Roman" w:cs="Times New Roman"/>
            <w:bCs/>
            <w:lang w:val="en-CA"/>
          </w:rPr>
          <w:t>-You’ve done an awesome job showing animal biomass, tide, and kelp biomass</w:t>
        </w:r>
      </w:ins>
      <w:ins w:id="95" w:author="Kieran Cox" w:date="2024-03-21T10:12:00Z">
        <w:r w:rsidR="00B50D62" w:rsidRPr="00B50D62">
          <w:rPr>
            <w:rFonts w:ascii="Times New Roman" w:hAnsi="Times New Roman" w:cs="Times New Roman"/>
            <w:bCs/>
            <w:lang w:val="en-CA"/>
          </w:rPr>
          <w:t>, so this is more or</w:t>
        </w:r>
      </w:ins>
      <w:ins w:id="96" w:author="Kieran Cox" w:date="2024-03-21T09:45:00Z">
        <w:r w:rsidRPr="00B50D62">
          <w:rPr>
            <w:rFonts w:ascii="Times New Roman" w:hAnsi="Times New Roman" w:cs="Times New Roman"/>
            <w:bCs/>
            <w:lang w:val="en-CA"/>
          </w:rPr>
          <w:t xml:space="preserve"> less leaves: </w:t>
        </w:r>
      </w:ins>
      <w:ins w:id="97" w:author="Kieran Cox" w:date="2024-03-21T09:46:00Z">
        <w:r w:rsidRPr="00B50D62">
          <w:rPr>
            <w:rFonts w:ascii="Times New Roman" w:hAnsi="Times New Roman" w:cs="Times New Roman"/>
            <w:bCs/>
            <w:lang w:val="en-CA"/>
          </w:rPr>
          <w:t xml:space="preserve">Marco, </w:t>
        </w:r>
        <w:proofErr w:type="spellStart"/>
        <w:r w:rsidRPr="00B50D62">
          <w:rPr>
            <w:rFonts w:ascii="Times New Roman" w:hAnsi="Times New Roman" w:cs="Times New Roman"/>
            <w:bCs/>
            <w:lang w:val="en-CA"/>
          </w:rPr>
          <w:t>Nereo</w:t>
        </w:r>
        <w:proofErr w:type="spellEnd"/>
        <w:r w:rsidRPr="00B50D62">
          <w:rPr>
            <w:rFonts w:ascii="Times New Roman" w:hAnsi="Times New Roman" w:cs="Times New Roman"/>
            <w:bCs/>
            <w:lang w:val="en-CA"/>
          </w:rPr>
          <w:t>, biodiversity, animal biomass (optional as species level cause it’s interesting), depth.</w:t>
        </w:r>
      </w:ins>
    </w:p>
    <w:p w14:paraId="016AC638" w14:textId="4D5C9C68" w:rsidR="00DF59A5" w:rsidRPr="00B50D62" w:rsidRDefault="00DF59A5" w:rsidP="00B50D62">
      <w:pPr>
        <w:spacing w:after="120" w:line="276" w:lineRule="auto"/>
        <w:rPr>
          <w:ins w:id="98" w:author="Kieran Cox" w:date="2024-03-21T09:48:00Z"/>
          <w:rFonts w:ascii="Times New Roman" w:hAnsi="Times New Roman" w:cs="Times New Roman"/>
          <w:bCs/>
          <w:lang w:val="en-CA"/>
        </w:rPr>
      </w:pPr>
      <w:ins w:id="99" w:author="Kieran Cox" w:date="2024-03-21T09:47:00Z">
        <w:r w:rsidRPr="00B50D62">
          <w:rPr>
            <w:rFonts w:ascii="Times New Roman" w:hAnsi="Times New Roman" w:cs="Times New Roman"/>
            <w:bCs/>
            <w:lang w:val="en-CA"/>
          </w:rPr>
          <w:t>-Optional plots to consider would be (and this list is going to be far from perfect given my limited understanding of the data</w:t>
        </w:r>
      </w:ins>
      <w:ins w:id="100" w:author="Kieran Cox" w:date="2024-03-21T10:21:00Z">
        <w:r w:rsidR="00B50D62">
          <w:rPr>
            <w:rFonts w:ascii="Times New Roman" w:hAnsi="Times New Roman" w:cs="Times New Roman"/>
            <w:bCs/>
            <w:lang w:val="en-CA"/>
          </w:rPr>
          <w:t>,</w:t>
        </w:r>
      </w:ins>
      <w:ins w:id="101" w:author="Kieran Cox" w:date="2024-03-21T09:47:00Z">
        <w:r w:rsidRPr="00B50D62">
          <w:rPr>
            <w:rFonts w:ascii="Times New Roman" w:hAnsi="Times New Roman" w:cs="Times New Roman"/>
            <w:bCs/>
            <w:lang w:val="en-CA"/>
          </w:rPr>
          <w:t xml:space="preserve"> so tweak it as needed</w:t>
        </w:r>
      </w:ins>
      <w:ins w:id="102" w:author="Kieran Cox" w:date="2024-03-21T09:48:00Z">
        <w:r w:rsidRPr="00B50D62">
          <w:rPr>
            <w:rFonts w:ascii="Times New Roman" w:hAnsi="Times New Roman" w:cs="Times New Roman"/>
            <w:bCs/>
            <w:lang w:val="en-CA"/>
          </w:rPr>
          <w:t xml:space="preserve">, the point </w:t>
        </w:r>
      </w:ins>
      <w:ins w:id="103" w:author="Kieran Cox" w:date="2024-03-21T10:38:00Z">
        <w:r w:rsidR="007F1484">
          <w:rPr>
            <w:rFonts w:ascii="Times New Roman" w:hAnsi="Times New Roman" w:cs="Times New Roman"/>
            <w:bCs/>
            <w:lang w:val="en-CA"/>
          </w:rPr>
          <w:t>is</w:t>
        </w:r>
      </w:ins>
      <w:ins w:id="104" w:author="Kieran Cox" w:date="2024-03-21T09:48:00Z">
        <w:r w:rsidRPr="00B50D62">
          <w:rPr>
            <w:rFonts w:ascii="Times New Roman" w:hAnsi="Times New Roman" w:cs="Times New Roman"/>
            <w:bCs/>
            <w:lang w:val="en-CA"/>
          </w:rPr>
          <w:t xml:space="preserve"> to show the trends that can be further unpacked</w:t>
        </w:r>
      </w:ins>
      <w:ins w:id="105" w:author="Kieran Cox" w:date="2024-03-21T10:38:00Z">
        <w:r w:rsidR="007F1484">
          <w:rPr>
            <w:rFonts w:ascii="Times New Roman" w:hAnsi="Times New Roman" w:cs="Times New Roman"/>
            <w:bCs/>
            <w:lang w:val="en-CA"/>
          </w:rPr>
          <w:t xml:space="preserve"> and not leave biodiversity is an unresolved place</w:t>
        </w:r>
      </w:ins>
      <w:ins w:id="106" w:author="Kieran Cox" w:date="2024-03-21T09:48:00Z">
        <w:r w:rsidRPr="00B50D62">
          <w:rPr>
            <w:rFonts w:ascii="Times New Roman" w:hAnsi="Times New Roman" w:cs="Times New Roman"/>
            <w:bCs/>
            <w:lang w:val="en-CA"/>
          </w:rPr>
          <w:t>).</w:t>
        </w:r>
      </w:ins>
      <w:ins w:id="107" w:author="Kieran Cox" w:date="2024-03-21T10:15:00Z">
        <w:r w:rsidR="00B50D62">
          <w:rPr>
            <w:rFonts w:ascii="Times New Roman" w:hAnsi="Times New Roman" w:cs="Times New Roman"/>
            <w:bCs/>
            <w:lang w:val="en-CA"/>
          </w:rPr>
          <w:t xml:space="preserve"> Plots could either go in the main figure or the supplemental. </w:t>
        </w:r>
      </w:ins>
    </w:p>
    <w:p w14:paraId="3539036E" w14:textId="0F563E5F" w:rsidR="00B50D62" w:rsidRDefault="00DF59A5" w:rsidP="00B50D62">
      <w:pPr>
        <w:spacing w:after="120" w:line="276" w:lineRule="auto"/>
        <w:rPr>
          <w:ins w:id="108" w:author="Kieran Cox" w:date="2024-03-21T10:20:00Z"/>
          <w:rFonts w:ascii="Times New Roman" w:hAnsi="Times New Roman" w:cs="Times New Roman"/>
          <w:bCs/>
          <w:lang w:val="en-CA"/>
        </w:rPr>
      </w:pPr>
      <w:ins w:id="109" w:author="Kieran Cox" w:date="2024-03-21T09:48:00Z">
        <w:r w:rsidRPr="00B50D62">
          <w:rPr>
            <w:rFonts w:ascii="Times New Roman" w:hAnsi="Times New Roman" w:cs="Times New Roman"/>
            <w:bCs/>
            <w:lang w:val="en-CA"/>
          </w:rPr>
          <w:t>-1) Ammonium</w:t>
        </w:r>
      </w:ins>
      <w:ins w:id="110" w:author="Kieran Cox" w:date="2024-03-21T10:12:00Z">
        <w:r w:rsidR="00B50D62">
          <w:rPr>
            <w:rFonts w:ascii="Times New Roman" w:hAnsi="Times New Roman" w:cs="Times New Roman"/>
            <w:b/>
            <w:lang w:val="en-CA"/>
          </w:rPr>
          <w:t xml:space="preserve"> </w:t>
        </w:r>
      </w:ins>
      <w:ins w:id="111" w:author="Kieran Cox" w:date="2024-03-21T10:13:00Z">
        <w:r w:rsidR="00B50D62">
          <w:rPr>
            <w:rFonts w:ascii="Times New Roman" w:hAnsi="Times New Roman" w:cs="Times New Roman"/>
            <w:bCs/>
            <w:lang w:val="en-CA"/>
          </w:rPr>
          <w:t xml:space="preserve">concentrations within macro, </w:t>
        </w:r>
        <w:proofErr w:type="spellStart"/>
        <w:r w:rsidR="00B50D62">
          <w:rPr>
            <w:rFonts w:ascii="Times New Roman" w:hAnsi="Times New Roman" w:cs="Times New Roman"/>
            <w:bCs/>
            <w:lang w:val="en-CA"/>
          </w:rPr>
          <w:t>nereo</w:t>
        </w:r>
        <w:proofErr w:type="spellEnd"/>
        <w:r w:rsidR="00B50D62">
          <w:rPr>
            <w:rFonts w:ascii="Times New Roman" w:hAnsi="Times New Roman" w:cs="Times New Roman"/>
            <w:bCs/>
            <w:lang w:val="en-CA"/>
          </w:rPr>
          <w:t xml:space="preserve">, and no kelp sites, either as a </w:t>
        </w:r>
      </w:ins>
      <w:ins w:id="112" w:author="Kieran Cox" w:date="2024-03-21T10:14:00Z">
        <w:r w:rsidR="00B50D62">
          <w:rPr>
            <w:rFonts w:ascii="Times New Roman" w:hAnsi="Times New Roman" w:cs="Times New Roman"/>
            <w:bCs/>
            <w:lang w:val="en-CA"/>
          </w:rPr>
          <w:t>box plot (but this will</w:t>
        </w:r>
      </w:ins>
      <w:ins w:id="113" w:author="Kieran Cox" w:date="2024-03-21T10:19:00Z">
        <w:r w:rsidR="00B50D62">
          <w:rPr>
            <w:rFonts w:ascii="Times New Roman" w:hAnsi="Times New Roman" w:cs="Times New Roman"/>
            <w:bCs/>
            <w:lang w:val="en-CA"/>
          </w:rPr>
          <w:t xml:space="preserve"> somewhat</w:t>
        </w:r>
      </w:ins>
      <w:ins w:id="114" w:author="Kieran Cox" w:date="2024-03-21T10:14:00Z">
        <w:r w:rsidR="00B50D62">
          <w:rPr>
            <w:rFonts w:ascii="Times New Roman" w:hAnsi="Times New Roman" w:cs="Times New Roman"/>
            <w:bCs/>
            <w:lang w:val="en-CA"/>
          </w:rPr>
          <w:t xml:space="preserve"> recreate the trend seen in a), so perhaps include depth in this (although a bit </w:t>
        </w:r>
      </w:ins>
      <w:ins w:id="115" w:author="Kieran Cox" w:date="2024-03-21T10:15:00Z">
        <w:r w:rsidR="00B50D62">
          <w:rPr>
            <w:rFonts w:ascii="Times New Roman" w:hAnsi="Times New Roman" w:cs="Times New Roman"/>
            <w:bCs/>
            <w:lang w:val="en-CA"/>
          </w:rPr>
          <w:t xml:space="preserve">redundant, I think </w:t>
        </w:r>
      </w:ins>
      <w:ins w:id="116" w:author="Kieran Cox" w:date="2024-03-21T10:20:00Z">
        <w:r w:rsidR="00B50D62">
          <w:rPr>
            <w:rFonts w:ascii="Times New Roman" w:hAnsi="Times New Roman" w:cs="Times New Roman"/>
            <w:bCs/>
            <w:lang w:val="en-CA"/>
          </w:rPr>
          <w:t>concentrations will be</w:t>
        </w:r>
      </w:ins>
      <w:ins w:id="117" w:author="Kieran Cox" w:date="2024-03-21T10:15:00Z">
        <w:r w:rsidR="00B50D62">
          <w:rPr>
            <w:rFonts w:ascii="Times New Roman" w:hAnsi="Times New Roman" w:cs="Times New Roman"/>
            <w:bCs/>
            <w:lang w:val="en-CA"/>
          </w:rPr>
          <w:t xml:space="preserve"> kind of stat that folks cite a lot)</w:t>
        </w:r>
      </w:ins>
      <w:ins w:id="118" w:author="Kieran Cox" w:date="2024-03-21T10:20:00Z">
        <w:r w:rsidR="00B50D62">
          <w:rPr>
            <w:rFonts w:ascii="Times New Roman" w:hAnsi="Times New Roman" w:cs="Times New Roman"/>
            <w:bCs/>
            <w:lang w:val="en-CA"/>
          </w:rPr>
          <w:t>.</w:t>
        </w:r>
      </w:ins>
      <w:ins w:id="119" w:author="Kieran Cox" w:date="2024-03-21T10:38:00Z">
        <w:r w:rsidR="007F1484">
          <w:rPr>
            <w:rFonts w:ascii="Times New Roman" w:hAnsi="Times New Roman" w:cs="Times New Roman"/>
            <w:bCs/>
            <w:lang w:val="en-CA"/>
          </w:rPr>
          <w:t xml:space="preserve"> This cou</w:t>
        </w:r>
      </w:ins>
      <w:ins w:id="120" w:author="Kieran Cox" w:date="2024-03-21T10:39:00Z">
        <w:r w:rsidR="007F1484">
          <w:rPr>
            <w:rFonts w:ascii="Times New Roman" w:hAnsi="Times New Roman" w:cs="Times New Roman"/>
            <w:bCs/>
            <w:lang w:val="en-CA"/>
          </w:rPr>
          <w:t xml:space="preserve">ld def be a supplemental plot. </w:t>
        </w:r>
      </w:ins>
    </w:p>
    <w:p w14:paraId="793D0BF0" w14:textId="5EBD24A9" w:rsidR="00900E3F" w:rsidRDefault="00B50D62" w:rsidP="00B50D62">
      <w:pPr>
        <w:spacing w:after="120" w:line="276" w:lineRule="auto"/>
        <w:rPr>
          <w:ins w:id="121" w:author="Kieran Cox" w:date="2024-03-21T10:28:00Z"/>
          <w:rFonts w:ascii="Times New Roman" w:hAnsi="Times New Roman" w:cs="Times New Roman"/>
          <w:bCs/>
          <w:lang w:val="en-CA"/>
        </w:rPr>
      </w:pPr>
      <w:ins w:id="122" w:author="Kieran Cox" w:date="2024-03-21T10:20:00Z">
        <w:r>
          <w:rPr>
            <w:rFonts w:ascii="Times New Roman" w:hAnsi="Times New Roman" w:cs="Times New Roman"/>
            <w:bCs/>
            <w:lang w:val="en-CA"/>
          </w:rPr>
          <w:t xml:space="preserve">-2) </w:t>
        </w:r>
      </w:ins>
      <w:ins w:id="123" w:author="Kieran Cox" w:date="2024-03-21T10:22:00Z">
        <w:r w:rsidR="00900E3F">
          <w:rPr>
            <w:rFonts w:ascii="Times New Roman" w:hAnsi="Times New Roman" w:cs="Times New Roman"/>
            <w:bCs/>
            <w:lang w:val="en-CA"/>
          </w:rPr>
          <w:t xml:space="preserve">correlation between </w:t>
        </w:r>
        <w:r w:rsidR="00900E3F" w:rsidRPr="00B50D62">
          <w:rPr>
            <w:rFonts w:ascii="Times New Roman" w:hAnsi="Times New Roman" w:cs="Times New Roman"/>
            <w:bCs/>
            <w:lang w:val="en-CA"/>
          </w:rPr>
          <w:t>biodiversit</w:t>
        </w:r>
        <w:r w:rsidR="00900E3F">
          <w:rPr>
            <w:rFonts w:ascii="Times New Roman" w:hAnsi="Times New Roman" w:cs="Times New Roman"/>
            <w:bCs/>
            <w:lang w:val="en-CA"/>
          </w:rPr>
          <w:t>y and 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concentrations, </w:t>
        </w:r>
      </w:ins>
      <w:ins w:id="124" w:author="Kieran Cox" w:date="2024-03-21T10:23:00Z">
        <w:r w:rsidR="00900E3F">
          <w:rPr>
            <w:rFonts w:ascii="Times New Roman" w:hAnsi="Times New Roman" w:cs="Times New Roman"/>
            <w:bCs/>
            <w:lang w:val="en-CA"/>
          </w:rPr>
          <w:t xml:space="preserve">likely with site type shown. I think it’s important </w:t>
        </w:r>
      </w:ins>
      <w:ins w:id="125" w:author="Kieran Cox" w:date="2024-03-21T10:24:00Z">
        <w:r w:rsidR="00900E3F">
          <w:rPr>
            <w:rFonts w:ascii="Times New Roman" w:hAnsi="Times New Roman" w:cs="Times New Roman"/>
            <w:bCs/>
            <w:lang w:val="en-CA"/>
          </w:rPr>
          <w:t>not to</w:t>
        </w:r>
      </w:ins>
      <w:ins w:id="126" w:author="Kieran Cox" w:date="2024-03-21T10:23:00Z">
        <w:r w:rsidR="00900E3F">
          <w:rPr>
            <w:rFonts w:ascii="Times New Roman" w:hAnsi="Times New Roman" w:cs="Times New Roman"/>
            <w:bCs/>
            <w:lang w:val="en-CA"/>
          </w:rPr>
          <w:t xml:space="preserve"> leave</w:t>
        </w:r>
      </w:ins>
      <w:ins w:id="127" w:author="Kieran Cox" w:date="2024-03-21T10:39:00Z">
        <w:r w:rsidR="007F1484">
          <w:rPr>
            <w:rFonts w:ascii="Times New Roman" w:hAnsi="Times New Roman" w:cs="Times New Roman"/>
            <w:bCs/>
            <w:lang w:val="en-CA"/>
          </w:rPr>
          <w:t xml:space="preserve"> the</w:t>
        </w:r>
      </w:ins>
      <w:ins w:id="128" w:author="Kieran Cox" w:date="2024-03-21T10:23:00Z">
        <w:r w:rsidR="00900E3F">
          <w:rPr>
            <w:rFonts w:ascii="Times New Roman" w:hAnsi="Times New Roman" w:cs="Times New Roman"/>
            <w:bCs/>
            <w:lang w:val="en-CA"/>
          </w:rPr>
          <w:t xml:space="preserve"> </w:t>
        </w:r>
      </w:ins>
      <w:ins w:id="129" w:author="Kieran Cox" w:date="2024-03-21T10:39:00Z">
        <w:r w:rsidR="007F1484">
          <w:rPr>
            <w:rFonts w:ascii="Times New Roman" w:hAnsi="Times New Roman" w:cs="Times New Roman"/>
            <w:bCs/>
            <w:lang w:val="en-CA"/>
          </w:rPr>
          <w:t>biodiversity finding</w:t>
        </w:r>
      </w:ins>
      <w:ins w:id="130" w:author="Kieran Cox" w:date="2024-03-21T10:23:00Z">
        <w:r w:rsidR="00900E3F">
          <w:rPr>
            <w:rFonts w:ascii="Times New Roman" w:hAnsi="Times New Roman" w:cs="Times New Roman"/>
            <w:bCs/>
            <w:lang w:val="en-CA"/>
          </w:rPr>
          <w:t xml:space="preserve"> in an unclear place and sort out what specifically is going on, especially as this could be a function of co-linearity</w:t>
        </w:r>
      </w:ins>
      <w:ins w:id="131" w:author="Kieran Cox" w:date="2024-03-21T10:39:00Z">
        <w:r w:rsidR="007F1484">
          <w:rPr>
            <w:rFonts w:ascii="Times New Roman" w:hAnsi="Times New Roman" w:cs="Times New Roman"/>
            <w:bCs/>
            <w:lang w:val="en-CA"/>
          </w:rPr>
          <w:t xml:space="preserve">, i.e., if the </w:t>
        </w:r>
        <w:proofErr w:type="spellStart"/>
        <w:r w:rsidR="007F1484">
          <w:rPr>
            <w:rFonts w:ascii="Times New Roman" w:hAnsi="Times New Roman" w:cs="Times New Roman"/>
            <w:bCs/>
            <w:lang w:val="en-CA"/>
          </w:rPr>
          <w:t>marco</w:t>
        </w:r>
        <w:proofErr w:type="spellEnd"/>
        <w:r w:rsidR="007F1484">
          <w:rPr>
            <w:rFonts w:ascii="Times New Roman" w:hAnsi="Times New Roman" w:cs="Times New Roman"/>
            <w:bCs/>
            <w:lang w:val="en-CA"/>
          </w:rPr>
          <w:t xml:space="preserve"> sites are more biologically diverse, then the </w:t>
        </w:r>
        <w:proofErr w:type="spellStart"/>
        <w:r w:rsidR="007F1484">
          <w:rPr>
            <w:rFonts w:ascii="Times New Roman" w:hAnsi="Times New Roman" w:cs="Times New Roman"/>
            <w:bCs/>
            <w:lang w:val="en-CA"/>
          </w:rPr>
          <w:t>nereo</w:t>
        </w:r>
      </w:ins>
      <w:proofErr w:type="spellEnd"/>
      <w:ins w:id="132" w:author="Kieran Cox" w:date="2024-03-21T10:24:00Z">
        <w:r w:rsidR="00900E3F">
          <w:rPr>
            <w:rFonts w:ascii="Times New Roman" w:hAnsi="Times New Roman" w:cs="Times New Roman"/>
            <w:bCs/>
            <w:lang w:val="en-CA"/>
          </w:rPr>
          <w:t xml:space="preserve"> sites, </w:t>
        </w:r>
      </w:ins>
      <w:ins w:id="133" w:author="Kieran Cox" w:date="2024-03-21T10:25:00Z">
        <w:r w:rsidR="00900E3F">
          <w:rPr>
            <w:rFonts w:ascii="Times New Roman" w:hAnsi="Times New Roman" w:cs="Times New Roman"/>
            <w:bCs/>
            <w:lang w:val="en-CA"/>
          </w:rPr>
          <w:t>this would contribute to this negative correlation</w:t>
        </w:r>
      </w:ins>
      <w:ins w:id="134" w:author="Kieran Cox" w:date="2024-03-21T10:26:00Z">
        <w:r w:rsidR="00900E3F">
          <w:rPr>
            <w:rFonts w:ascii="Times New Roman" w:hAnsi="Times New Roman" w:cs="Times New Roman"/>
            <w:bCs/>
            <w:lang w:val="en-CA"/>
          </w:rPr>
          <w:t xml:space="preserve">. The same could be true for the no kelp sites given the ‘flaws’ of species richness as a </w:t>
        </w:r>
        <w:r w:rsidR="00900E3F">
          <w:rPr>
            <w:rFonts w:ascii="Times New Roman" w:hAnsi="Times New Roman" w:cs="Times New Roman"/>
            <w:bCs/>
            <w:lang w:val="en-CA"/>
          </w:rPr>
          <w:lastRenderedPageBreak/>
          <w:t>term, i.e.</w:t>
        </w:r>
      </w:ins>
      <w:ins w:id="135" w:author="Kieran Cox" w:date="2024-03-21T10:27:00Z">
        <w:r w:rsidR="00900E3F">
          <w:rPr>
            <w:rFonts w:ascii="Times New Roman" w:hAnsi="Times New Roman" w:cs="Times New Roman"/>
            <w:bCs/>
            <w:lang w:val="en-CA"/>
          </w:rPr>
          <w:t>,</w:t>
        </w:r>
      </w:ins>
      <w:ins w:id="136" w:author="Kieran Cox" w:date="2024-03-21T10:26:00Z">
        <w:r w:rsidR="00900E3F">
          <w:rPr>
            <w:rFonts w:ascii="Times New Roman" w:hAnsi="Times New Roman" w:cs="Times New Roman"/>
            <w:bCs/>
            <w:lang w:val="en-CA"/>
          </w:rPr>
          <w:t xml:space="preserve"> 9 species at a no kelp site that occur at low abundances </w:t>
        </w:r>
      </w:ins>
      <w:ins w:id="137" w:author="Kieran Cox" w:date="2024-03-21T10:27:00Z">
        <w:r w:rsidR="00900E3F">
          <w:rPr>
            <w:rFonts w:ascii="Times New Roman" w:hAnsi="Times New Roman" w:cs="Times New Roman"/>
            <w:bCs/>
            <w:lang w:val="en-CA"/>
          </w:rPr>
          <w:t>verse 6 species at a kelp site that occur at high abundances, would create a very understan</w:t>
        </w:r>
      </w:ins>
      <w:ins w:id="138" w:author="Kieran Cox" w:date="2024-03-21T10:28:00Z">
        <w:r w:rsidR="00900E3F">
          <w:rPr>
            <w:rFonts w:ascii="Times New Roman" w:hAnsi="Times New Roman" w:cs="Times New Roman"/>
            <w:bCs/>
            <w:lang w:val="en-CA"/>
          </w:rPr>
          <w:t>da</w:t>
        </w:r>
      </w:ins>
      <w:ins w:id="139" w:author="Kieran Cox" w:date="2024-03-21T10:27:00Z">
        <w:r w:rsidR="00900E3F">
          <w:rPr>
            <w:rFonts w:ascii="Times New Roman" w:hAnsi="Times New Roman" w:cs="Times New Roman"/>
            <w:bCs/>
            <w:lang w:val="en-CA"/>
          </w:rPr>
          <w:t xml:space="preserve">ble negative correlation between richness and </w:t>
        </w:r>
      </w:ins>
      <w:ins w:id="140" w:author="Kieran Cox" w:date="2024-03-21T10:28:00Z">
        <w:r w:rsidR="00900E3F">
          <w:rPr>
            <w:rFonts w:ascii="Times New Roman" w:hAnsi="Times New Roman" w:cs="Times New Roman"/>
            <w:bCs/>
            <w:lang w:val="en-CA"/>
          </w:rPr>
          <w:t>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w:t>
        </w:r>
      </w:ins>
      <w:ins w:id="141" w:author="Kieran Cox" w:date="2024-03-21T10:29:00Z">
        <w:r w:rsidR="00900E3F">
          <w:rPr>
            <w:rFonts w:ascii="Times New Roman" w:hAnsi="Times New Roman" w:cs="Times New Roman"/>
            <w:bCs/>
            <w:lang w:val="en-CA"/>
          </w:rPr>
          <w:t>If you make this p</w:t>
        </w:r>
      </w:ins>
      <w:ins w:id="142" w:author="Kieran Cox" w:date="2024-03-21T10:30:00Z">
        <w:r w:rsidR="00900E3F">
          <w:rPr>
            <w:rFonts w:ascii="Times New Roman" w:hAnsi="Times New Roman" w:cs="Times New Roman"/>
            <w:bCs/>
            <w:lang w:val="en-CA"/>
          </w:rPr>
          <w:t xml:space="preserve">lot, rerun it with biomass included to see how it changes). </w:t>
        </w:r>
      </w:ins>
    </w:p>
    <w:p w14:paraId="7830CC99" w14:textId="24D66285" w:rsidR="009D6967" w:rsidRPr="007F1484" w:rsidRDefault="00900E3F" w:rsidP="00B50D62">
      <w:pPr>
        <w:spacing w:after="120" w:line="276" w:lineRule="auto"/>
        <w:rPr>
          <w:rFonts w:ascii="Times New Roman" w:hAnsi="Times New Roman" w:cs="Times New Roman"/>
          <w:bCs/>
          <w:lang w:val="en-CA"/>
        </w:rPr>
      </w:pPr>
      <w:ins w:id="143" w:author="Kieran Cox" w:date="2024-03-21T10:28:00Z">
        <w:r>
          <w:rPr>
            <w:rFonts w:ascii="Times New Roman" w:hAnsi="Times New Roman" w:cs="Times New Roman"/>
            <w:bCs/>
            <w:lang w:val="en-CA"/>
          </w:rPr>
          <w:t xml:space="preserve">-3) </w:t>
        </w:r>
      </w:ins>
      <w:ins w:id="144" w:author="Kieran Cox" w:date="2024-03-21T10:30:00Z">
        <w:r>
          <w:rPr>
            <w:rFonts w:ascii="Times New Roman" w:hAnsi="Times New Roman" w:cs="Times New Roman"/>
            <w:bCs/>
            <w:lang w:val="en-CA"/>
          </w:rPr>
          <w:t>several plots, each looking at the abundance of a species relative to a</w:t>
        </w:r>
        <w:r w:rsidRPr="00B50D62">
          <w:rPr>
            <w:rFonts w:ascii="Times New Roman" w:hAnsi="Times New Roman" w:cs="Times New Roman"/>
            <w:bCs/>
            <w:lang w:val="en-CA"/>
          </w:rPr>
          <w:t>mmonium</w:t>
        </w:r>
        <w:r>
          <w:rPr>
            <w:rFonts w:ascii="Times New Roman" w:hAnsi="Times New Roman" w:cs="Times New Roman"/>
            <w:bCs/>
            <w:lang w:val="en-CA"/>
          </w:rPr>
          <w:t xml:space="preserve"> concentrations</w:t>
        </w:r>
      </w:ins>
      <w:ins w:id="145" w:author="Kieran Cox" w:date="2024-03-21T10:31:00Z">
        <w:r>
          <w:rPr>
            <w:rFonts w:ascii="Times New Roman" w:hAnsi="Times New Roman" w:cs="Times New Roman"/>
            <w:bCs/>
            <w:lang w:val="en-CA"/>
          </w:rPr>
          <w:t xml:space="preserve">, </w:t>
        </w:r>
      </w:ins>
      <w:ins w:id="146" w:author="Kieran Cox" w:date="2024-03-21T10:32:00Z">
        <w:r w:rsidR="007F1484">
          <w:rPr>
            <w:rFonts w:ascii="Times New Roman" w:hAnsi="Times New Roman" w:cs="Times New Roman"/>
            <w:bCs/>
            <w:lang w:val="en-CA"/>
          </w:rPr>
          <w:t>with the o</w:t>
        </w:r>
      </w:ins>
      <w:ins w:id="147" w:author="Kieran Cox" w:date="2024-03-21T10:33:00Z">
        <w:r w:rsidR="007F1484">
          <w:rPr>
            <w:rFonts w:ascii="Times New Roman" w:hAnsi="Times New Roman" w:cs="Times New Roman"/>
            <w:bCs/>
            <w:lang w:val="en-CA"/>
          </w:rPr>
          <w:t xml:space="preserve">ption to scale the size of the points by biomass. Biomass and abundance will be </w:t>
        </w:r>
      </w:ins>
      <w:ins w:id="148" w:author="Kieran Cox" w:date="2024-03-21T10:41:00Z">
        <w:r w:rsidR="007F1484">
          <w:rPr>
            <w:rFonts w:ascii="Times New Roman" w:hAnsi="Times New Roman" w:cs="Times New Roman"/>
            <w:bCs/>
            <w:lang w:val="en-CA"/>
          </w:rPr>
          <w:t>correlated</w:t>
        </w:r>
      </w:ins>
      <w:ins w:id="149" w:author="Kieran Cox" w:date="2024-03-21T10:33:00Z">
        <w:r w:rsidR="007F1484">
          <w:rPr>
            <w:rFonts w:ascii="Times New Roman" w:hAnsi="Times New Roman" w:cs="Times New Roman"/>
            <w:bCs/>
            <w:lang w:val="en-CA"/>
          </w:rPr>
          <w:t xml:space="preserve"> for the inverts because the weights ar</w:t>
        </w:r>
      </w:ins>
      <w:ins w:id="150" w:author="Kieran Cox" w:date="2024-03-21T10:34:00Z">
        <w:r w:rsidR="007F1484">
          <w:rPr>
            <w:rFonts w:ascii="Times New Roman" w:hAnsi="Times New Roman" w:cs="Times New Roman"/>
            <w:bCs/>
            <w:lang w:val="en-CA"/>
          </w:rPr>
          <w:t xml:space="preserve">e fixed for each individual, but this isn’t the case for fish, so I’d check the implications of biomass on these plots for fish to determine if biomass needs to be included. </w:t>
        </w:r>
      </w:ins>
      <w:ins w:id="151" w:author="Kieran Cox" w:date="2024-03-21T10:36:00Z">
        <w:r w:rsidR="007F1484">
          <w:rPr>
            <w:rFonts w:ascii="Times New Roman" w:hAnsi="Times New Roman" w:cs="Times New Roman"/>
            <w:bCs/>
            <w:lang w:val="en-CA"/>
          </w:rPr>
          <w:t>This data isn’t really in the model</w:t>
        </w:r>
      </w:ins>
      <w:ins w:id="152" w:author="Kieran Cox" w:date="2024-03-21T10:28:00Z">
        <w:r>
          <w:rPr>
            <w:rFonts w:ascii="Times New Roman" w:hAnsi="Times New Roman" w:cs="Times New Roman"/>
            <w:bCs/>
            <w:lang w:val="en-CA"/>
          </w:rPr>
          <w:t xml:space="preserve">, so there would be the option to make them a standalone plot, but they could also be a bottom panel row. </w:t>
        </w:r>
      </w:ins>
      <w:ins w:id="153" w:author="Kieran Cox" w:date="2024-03-21T10:36:00Z">
        <w:r w:rsidR="007F1484">
          <w:rPr>
            <w:rFonts w:ascii="Times New Roman" w:hAnsi="Times New Roman" w:cs="Times New Roman"/>
            <w:bCs/>
            <w:lang w:val="en-CA"/>
          </w:rPr>
          <w:t>You could make a panel figure</w:t>
        </w:r>
      </w:ins>
      <w:ins w:id="154" w:author="Kieran Cox" w:date="2024-03-21T10:37:00Z">
        <w:r w:rsidR="007F1484">
          <w:rPr>
            <w:rFonts w:ascii="Times New Roman" w:hAnsi="Times New Roman" w:cs="Times New Roman"/>
            <w:bCs/>
            <w:lang w:val="en-CA"/>
          </w:rPr>
          <w:t xml:space="preserve"> for M1 and one for M2, then show the top ~4-5 r2 value species for each. </w:t>
        </w:r>
      </w:ins>
      <w:ins w:id="155" w:author="Kieran Cox" w:date="2024-03-21T10:42:00Z">
        <w:r w:rsidR="007F1484">
          <w:rPr>
            <w:rFonts w:ascii="Times New Roman" w:hAnsi="Times New Roman" w:cs="Times New Roman"/>
            <w:bCs/>
            <w:lang w:val="en-CA"/>
          </w:rPr>
          <w:t xml:space="preserve">I sent it to you, but just in case it any of this isn’t clear, I’m talking about a plot like this </w:t>
        </w:r>
        <w:r w:rsidR="007F1484" w:rsidRPr="007F1484">
          <w:rPr>
            <w:rFonts w:ascii="Times New Roman" w:hAnsi="Times New Roman" w:cs="Times New Roman"/>
            <w:bCs/>
            <w:lang w:val="en-CA"/>
          </w:rPr>
          <w:t xml:space="preserve">https://www.nature.com/articles/s41598-021-97862-8/figures/3 </w:t>
        </w:r>
        <w:r w:rsidR="007F1484">
          <w:rPr>
            <w:rFonts w:ascii="Times New Roman" w:hAnsi="Times New Roman" w:cs="Times New Roman"/>
            <w:bCs/>
            <w:lang w:val="en-CA"/>
          </w:rPr>
          <w:t xml:space="preserve"> </w:t>
        </w:r>
      </w:ins>
      <w:bookmarkEnd w:id="86"/>
      <w:bookmarkEnd w:id="87"/>
      <w:r w:rsidR="00EE4634">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8DA7EE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156"/>
      <w:r w:rsidR="005E6D58">
        <w:rPr>
          <w:rFonts w:ascii="Times New Roman" w:hAnsi="Times New Roman" w:cs="Times New Roman"/>
          <w:lang w:val="en-CA"/>
        </w:rPr>
        <w:t xml:space="preserve">intervals. </w:t>
      </w:r>
      <w:commentRangeEnd w:id="156"/>
      <w:r w:rsidR="00F15086">
        <w:rPr>
          <w:rStyle w:val="CommentReference"/>
        </w:rPr>
        <w:commentReference w:id="156"/>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commentRangeStart w:id="157"/>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commentRangeEnd w:id="157"/>
      <w:r w:rsidR="00E01F00">
        <w:rPr>
          <w:rStyle w:val="CommentReference"/>
        </w:rPr>
        <w:commentReference w:id="157"/>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0FE9C062" w:rsidR="00792779" w:rsidRDefault="00792779" w:rsidP="00792779">
      <w:pPr>
        <w:spacing w:line="480" w:lineRule="auto"/>
        <w:rPr>
          <w:rFonts w:ascii="Times New Roman" w:hAnsi="Times New Roman" w:cs="Times New Roman"/>
        </w:rPr>
      </w:pPr>
      <w:r>
        <w:rPr>
          <w:rFonts w:ascii="Times New Roman" w:hAnsi="Times New Roman" w:cs="Times New Roman"/>
          <w:b/>
          <w:lang w:val="en-CA"/>
        </w:rPr>
        <w:t xml:space="preserve">Supp </w:t>
      </w:r>
      <w:r w:rsidRPr="00E83D6E">
        <w:rPr>
          <w:rFonts w:ascii="Times New Roman" w:hAnsi="Times New Roman" w:cs="Times New Roman"/>
          <w:b/>
          <w:lang w:val="en-CA"/>
        </w:rPr>
        <w:t xml:space="preserve">Table </w:t>
      </w:r>
      <w:r>
        <w:rPr>
          <w:rFonts w:ascii="Times New Roman" w:hAnsi="Times New Roman" w:cs="Times New Roman"/>
          <w:b/>
          <w:lang w:val="en-CA"/>
        </w:rPr>
        <w:t>2</w:t>
      </w:r>
      <w:r>
        <w:rPr>
          <w:rFonts w:ascii="Times New Roman" w:hAnsi="Times New Roman" w:cs="Times New Roman"/>
          <w:lang w:val="en-CA"/>
        </w:rPr>
        <w:t>.</w:t>
      </w:r>
      <w:r>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46.37</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0.47</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46.50</w:t>
            </w:r>
          </w:p>
        </w:tc>
        <w:tc>
          <w:tcPr>
            <w:tcW w:w="1560" w:type="dxa"/>
            <w:tcBorders>
              <w:left w:val="nil"/>
              <w:right w:val="nil"/>
            </w:tcBorders>
            <w:vAlign w:val="bottom"/>
          </w:tcPr>
          <w:p w14:paraId="386611CA"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0.13</w:t>
            </w:r>
          </w:p>
        </w:tc>
        <w:tc>
          <w:tcPr>
            <w:tcW w:w="1701" w:type="dxa"/>
            <w:tcBorders>
              <w:left w:val="nil"/>
            </w:tcBorders>
            <w:vAlign w:val="bottom"/>
          </w:tcPr>
          <w:p w14:paraId="3EC54DDF" w14:textId="77777777"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0.44</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50.85</w:t>
            </w:r>
          </w:p>
        </w:tc>
        <w:tc>
          <w:tcPr>
            <w:tcW w:w="1560" w:type="dxa"/>
            <w:tcBorders>
              <w:left w:val="nil"/>
              <w:bottom w:val="single" w:sz="6" w:space="0" w:color="F2F2F2"/>
              <w:right w:val="nil"/>
            </w:tcBorders>
            <w:vAlign w:val="bottom"/>
          </w:tcPr>
          <w:p w14:paraId="5E8521CA"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4.49</w:t>
            </w:r>
          </w:p>
        </w:tc>
        <w:tc>
          <w:tcPr>
            <w:tcW w:w="1701" w:type="dxa"/>
            <w:tcBorders>
              <w:left w:val="nil"/>
              <w:bottom w:val="single" w:sz="6" w:space="0" w:color="F2F2F2"/>
            </w:tcBorders>
            <w:vAlign w:val="bottom"/>
          </w:tcPr>
          <w:p w14:paraId="346E2D15" w14:textId="77777777"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0.05</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50.94</w:t>
            </w:r>
          </w:p>
        </w:tc>
        <w:tc>
          <w:tcPr>
            <w:tcW w:w="1560" w:type="dxa"/>
            <w:tcBorders>
              <w:top w:val="single" w:sz="6" w:space="0" w:color="F2F2F2"/>
              <w:left w:val="nil"/>
              <w:bottom w:val="single" w:sz="4" w:space="0" w:color="auto"/>
              <w:right w:val="nil"/>
            </w:tcBorders>
            <w:vAlign w:val="bottom"/>
          </w:tcPr>
          <w:p w14:paraId="11173806"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4.57</w:t>
            </w:r>
          </w:p>
        </w:tc>
        <w:tc>
          <w:tcPr>
            <w:tcW w:w="1701" w:type="dxa"/>
            <w:tcBorders>
              <w:top w:val="single" w:sz="6" w:space="0" w:color="F2F2F2"/>
              <w:left w:val="nil"/>
              <w:bottom w:val="single" w:sz="4" w:space="0" w:color="auto"/>
            </w:tcBorders>
            <w:vAlign w:val="bottom"/>
          </w:tcPr>
          <w:p w14:paraId="42CCF900" w14:textId="77777777"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0.05</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7777777" w:rsidR="00792779" w:rsidRDefault="00792779"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 </w:t>
      </w:r>
      <w:commentRangeStart w:id="158"/>
      <w:r w:rsidRPr="00A15B36">
        <w:rPr>
          <w:rFonts w:ascii="Times New Roman" w:hAnsi="Times New Roman" w:cs="Times New Roman"/>
          <w:b/>
          <w:lang w:val="en-CA"/>
        </w:rPr>
        <w:t xml:space="preserve">Table </w:t>
      </w:r>
      <w:commentRangeEnd w:id="158"/>
      <w:r>
        <w:rPr>
          <w:rStyle w:val="CommentReference"/>
        </w:rPr>
        <w:commentReference w:id="158"/>
      </w:r>
      <w:r>
        <w:rPr>
          <w:rFonts w:ascii="Times New Roman" w:hAnsi="Times New Roman" w:cs="Times New Roman"/>
          <w:b/>
          <w:lang w:val="en-CA"/>
        </w:rPr>
        <w:t>3</w:t>
      </w:r>
      <w:r>
        <w:rPr>
          <w:rFonts w:ascii="Times New Roman" w:hAnsi="Times New Roman" w:cs="Times New Roman"/>
          <w:lang w:val="en-CA"/>
        </w:rPr>
        <w:t xml:space="preserve">. </w:t>
      </w:r>
      <w:r>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42.08</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68</w:t>
            </w:r>
          </w:p>
        </w:tc>
      </w:tr>
      <w:tr w:rsidR="00792779" w14:paraId="0F357B07" w14:textId="77777777" w:rsidTr="005E2FEE">
        <w:tc>
          <w:tcPr>
            <w:tcW w:w="6671" w:type="dxa"/>
            <w:tcBorders>
              <w:right w:val="nil"/>
            </w:tcBorders>
          </w:tcPr>
          <w:p w14:paraId="4AC36ED7"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40.42</w:t>
            </w:r>
          </w:p>
        </w:tc>
        <w:tc>
          <w:tcPr>
            <w:tcW w:w="990" w:type="dxa"/>
            <w:tcBorders>
              <w:left w:val="nil"/>
              <w:right w:val="nil"/>
            </w:tcBorders>
            <w:vAlign w:val="bottom"/>
          </w:tcPr>
          <w:p w14:paraId="47E1BE53" w14:textId="77777777" w:rsidR="00792779" w:rsidRPr="00A9541C" w:rsidRDefault="00792779" w:rsidP="005E2FEE">
            <w:pPr>
              <w:spacing w:line="360" w:lineRule="auto"/>
              <w:jc w:val="center"/>
              <w:rPr>
                <w:rFonts w:ascii="Times New Roman" w:hAnsi="Times New Roman" w:cs="Times New Roman"/>
              </w:rPr>
            </w:pPr>
            <w:r>
              <w:rPr>
                <w:rFonts w:ascii="Times New Roman" w:hAnsi="Times New Roman" w:cs="Times New Roman"/>
              </w:rPr>
              <w:t>1.66</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34.54</w:t>
            </w:r>
          </w:p>
        </w:tc>
        <w:tc>
          <w:tcPr>
            <w:tcW w:w="990" w:type="dxa"/>
            <w:tcBorders>
              <w:left w:val="nil"/>
              <w:bottom w:val="single" w:sz="6" w:space="0" w:color="F2F2F2"/>
              <w:right w:val="nil"/>
            </w:tcBorders>
            <w:vAlign w:val="bottom"/>
          </w:tcPr>
          <w:p w14:paraId="2965428D" w14:textId="77777777" w:rsidR="00792779" w:rsidRPr="00A9541C" w:rsidRDefault="00792779" w:rsidP="005E2FEE">
            <w:pPr>
              <w:spacing w:line="360" w:lineRule="auto"/>
              <w:jc w:val="center"/>
              <w:rPr>
                <w:rFonts w:ascii="Times New Roman" w:hAnsi="Times New Roman" w:cs="Times New Roman"/>
              </w:rPr>
            </w:pPr>
            <w:r>
              <w:rPr>
                <w:rFonts w:ascii="Times New Roman" w:hAnsi="Times New Roman" w:cs="Times New Roman"/>
              </w:rPr>
              <w:t>7.55</w:t>
            </w:r>
          </w:p>
        </w:tc>
        <w:tc>
          <w:tcPr>
            <w:tcW w:w="1544" w:type="dxa"/>
            <w:tcBorders>
              <w:left w:val="nil"/>
              <w:bottom w:val="single" w:sz="6" w:space="0" w:color="F2F2F2"/>
            </w:tcBorders>
            <w:vAlign w:val="bottom"/>
          </w:tcPr>
          <w:p w14:paraId="2CB6F0C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w:t>
            </w:r>
            <w:r>
              <w:rPr>
                <w:rFonts w:ascii="Times New Roman" w:hAnsi="Times New Roman" w:cs="Times New Roman"/>
                <w:color w:val="000000"/>
                <w:szCs w:val="22"/>
              </w:rPr>
              <w:t>2</w:t>
            </w:r>
          </w:p>
        </w:tc>
      </w:tr>
      <w:tr w:rsidR="00792779" w14:paraId="165B1E09" w14:textId="77777777" w:rsidTr="005E2FEE">
        <w:tc>
          <w:tcPr>
            <w:tcW w:w="6671" w:type="dxa"/>
            <w:tcBorders>
              <w:top w:val="single" w:sz="6" w:space="0" w:color="F2F2F2"/>
              <w:bottom w:val="single" w:sz="4" w:space="0" w:color="auto"/>
              <w:right w:val="nil"/>
            </w:tcBorders>
          </w:tcPr>
          <w:p w14:paraId="1DAA32AC"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AS + SID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32.10</w:t>
            </w:r>
          </w:p>
        </w:tc>
        <w:tc>
          <w:tcPr>
            <w:tcW w:w="990" w:type="dxa"/>
            <w:tcBorders>
              <w:top w:val="single" w:sz="6" w:space="0" w:color="F2F2F2"/>
              <w:left w:val="nil"/>
              <w:bottom w:val="single" w:sz="4" w:space="0" w:color="auto"/>
              <w:right w:val="nil"/>
            </w:tcBorders>
            <w:vAlign w:val="bottom"/>
          </w:tcPr>
          <w:p w14:paraId="2288EB4D" w14:textId="77777777" w:rsidR="00792779" w:rsidRPr="00A9541C" w:rsidRDefault="00792779" w:rsidP="005E2FEE">
            <w:pPr>
              <w:spacing w:line="360" w:lineRule="auto"/>
              <w:jc w:val="center"/>
              <w:rPr>
                <w:rFonts w:ascii="Times New Roman" w:hAnsi="Times New Roman" w:cs="Times New Roman"/>
              </w:rPr>
            </w:pPr>
            <w:r>
              <w:rPr>
                <w:rFonts w:ascii="Times New Roman" w:hAnsi="Times New Roman" w:cs="Times New Roman"/>
              </w:rPr>
              <w:t>9.98</w:t>
            </w:r>
          </w:p>
        </w:tc>
        <w:tc>
          <w:tcPr>
            <w:tcW w:w="1544" w:type="dxa"/>
            <w:tcBorders>
              <w:top w:val="single" w:sz="6" w:space="0" w:color="F2F2F2"/>
              <w:left w:val="nil"/>
              <w:bottom w:val="single" w:sz="4" w:space="0" w:color="auto"/>
            </w:tcBorders>
            <w:vAlign w:val="bottom"/>
          </w:tcPr>
          <w:p w14:paraId="79B7AC54"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r>
              <w:rPr>
                <w:rFonts w:ascii="Times New Roman" w:hAnsi="Times New Roman" w:cs="Times New Roman"/>
                <w:color w:val="000000"/>
                <w:szCs w:val="22"/>
              </w:rPr>
              <w:t>5</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EAD2EC2" w14:textId="77777777" w:rsidR="0043235D" w:rsidRPr="0043235D" w:rsidRDefault="00EC101B" w:rsidP="0043235D">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43235D" w:rsidRPr="0043235D">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44E783AC"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00B323FF"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73789E30"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Attridge, C.M., Cox, K.D., Maher, B., Gross, S., Lim, E.G., Kattler, K.R., Côté, I.M., n.d. Studying Kelp Forests of Today to Forecast Ecosystems of the Future. Fisheries n/a. https://doi.org/10.1002/fsh.11065</w:t>
      </w:r>
    </w:p>
    <w:p w14:paraId="75598C40"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Benkwitt, C.E., Wilson, S.K., Graham, N.A.J., 2019. Seabird nutrient subsidies alter patterns of algal abundance and fish biomass on coral reefs following a bleaching event. Glob Change Biol 25, 2619–2632. https://doi.org/10.1111/gcb.14643</w:t>
      </w:r>
    </w:p>
    <w:p w14:paraId="07665F86"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D6B5D49"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1AE6AFE9"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1EF730D3"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0C18C474"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2D3559A7"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72BD2864"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lastRenderedPageBreak/>
        <w:t>Francis, F.T., Côté, I.M., 2018. Fish movement drives spatial and temporal patterns of nutrient provisioning on coral reef patches. Ecosphere 9, e02225. https://doi.org/10.1002/ecs2.2225</w:t>
      </w:r>
    </w:p>
    <w:p w14:paraId="5DC38487"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Froese, R., Thorson, J.T., Reyes Jr, R.B., 2014. A Bayesian approach for estimating length-weight relationships in fishes. Journal of Applied Ichthyology 30, 78–85. https://doi.org/10.1111/jai.12299</w:t>
      </w:r>
    </w:p>
    <w:p w14:paraId="30C02727"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6AAE386"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74E77C25"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Hartig, F., 2022. DHARMa: Residual Diagnostics for Hierarchical (Multi-Level / Mixed) Regression Models. R package version 0.4.6.</w:t>
      </w:r>
    </w:p>
    <w:p w14:paraId="6F9289EE"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Holbrook, S.J., Brooks, A.J., Schmitt, R.J., Stewart, H.L., 2008. Effects of sheltering fish on growth of their host corals. Mar Biol 155, 521–530. https://doi.org/10.1007/s00227-008-1051-7</w:t>
      </w:r>
    </w:p>
    <w:p w14:paraId="63C25E47"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32A7BC82"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Howard, B.R., Francis, F.T., Côté, I.M., Therriault, T.W., 2019. Habitat alteration by invasive European green crab (Carcinus maenas) causes eelgrass loss in British Columbia, Canada. Biol Invasions 21, 3607–3618. https://doi.org/10.1007/s10530-019-02072-z</w:t>
      </w:r>
    </w:p>
    <w:p w14:paraId="67F7A496"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2271F4C5"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Leibold, M.A., 1991. Biodiversity and nutrient enrichment in pond plankton communities. Evol. Ecol. Res 1, 73–95.</w:t>
      </w:r>
    </w:p>
    <w:p w14:paraId="08C80116"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Lobban, C.S., Harrison, P.J., 1994. Seaweed Ecology and Physiology. Cambridge University Press.</w:t>
      </w:r>
    </w:p>
    <w:p w14:paraId="7BDE6275"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1D742EEC"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Mann, K.H., 1973. Seaweeds: Their Productivity and Strategy for Growth. Science 182, 975–981. https://doi.org/10.1126/science.182.4116.975</w:t>
      </w:r>
    </w:p>
    <w:p w14:paraId="0D38D680"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Menge, B.A., 1992. Community Regulation: Under What Conditions Are Bottom-Up Factors Important on Rocky Shores? Ecology 73, 755–765. https://doi.org/10.2307/1940155</w:t>
      </w:r>
    </w:p>
    <w:p w14:paraId="588999E8"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Meyer, J.L., Schultz, E.T., 1985. Migrating haemulid fishes as a source of nutrients and organic matter on coral reefs. Limnol Oceanogr 30, 146–156.</w:t>
      </w:r>
    </w:p>
    <w:p w14:paraId="31E235F8"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Meyer, J.L., Schultz, E.T., Helfman, G.S., 1983. Fish schools: An asset to corals. Science 220, 1047–1049. https://doi.org/10.1126/science.220.4601.1047</w:t>
      </w:r>
    </w:p>
    <w:p w14:paraId="4E3D3905"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lastRenderedPageBreak/>
        <w:t>Nielsen, K.J., Navarrete, S.A., 2004. Mesoscale regulation comes from the bottom-up: intertidal interactions between consumers and upwelling. Ecology Letters 7, 31–41. https://doi.org/10.1046/j.1461-0248.2003.00542.x</w:t>
      </w:r>
    </w:p>
    <w:p w14:paraId="1DC14B10"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1B695AEA"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33D17C08"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Pawlowicz, R., 2017. Seasonal cycles, hypoxia, and renewal in a coastal fjord (Barkley Sound, British Columbia). Atmosphere-Ocean 55, 264–283. https://doi.org/10.1080/07055900.2017.1374240</w:t>
      </w:r>
    </w:p>
    <w:p w14:paraId="068FFB27"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Pfister, C.A., Altabet, M.A., Post, D., 2014. Animal regeneration and microbial retention of nitrogen along coastal rocky shores. Ecology 95, 2803–2814. https://doi.org/10.1890/13-1825.1</w:t>
      </w:r>
    </w:p>
    <w:p w14:paraId="5CA2BC24"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6A189B06"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Phillips, J.C., Hurd, C.L., 2004. Kinetics of nitrate, ammonium, and urea uptake by four intertidal seaweeds from New Zealand. J Phycol 40, 534–545. https://doi.org/10.1111/j.1529-8817.2004.03157.x</w:t>
      </w:r>
    </w:p>
    <w:p w14:paraId="4D002F3D"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1B210CE1"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R Core Team, 2019. R: A language and environment for statistical computing.</w:t>
      </w:r>
    </w:p>
    <w:p w14:paraId="5DF7E5C9"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Roman, J., McCarthy, J.J., 2010. The Whale Pump: Marine Mammals Enhance Primary Productivity in a Coastal Basin. PLoS ONE 5, e13255. https://doi.org/10.1371/journal.pone.0013255</w:t>
      </w:r>
    </w:p>
    <w:p w14:paraId="0A3725E4"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RStudio Team, 2016. RStudio: Integrated development for R.</w:t>
      </w:r>
    </w:p>
    <w:p w14:paraId="00B55574"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Sellers, A.J., Leung, B., Torchin, M.E., 2020. Global meta-analysis of how marine upwelling affects herbivory. Global Ecology and Biogeography 29, 370–383. https://doi.org/10.1111/geb.13023</w:t>
      </w:r>
    </w:p>
    <w:p w14:paraId="479BEA67"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Shantz, A.A., Ladd, M.C., Schrack, E., Burkepile, D.E., 2015. Fish-derived nutrient hotspots shape coral reef benthic communities. Ecological Applications 25, 2142–2152. https://doi.org/10.1890/14-2209.1</w:t>
      </w:r>
    </w:p>
    <w:p w14:paraId="437C5227"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Starko, S., Neufeld, C.J., Gendall, L., Timmer, B., Campbell, L., Yakimishyn, J., Druehl, L., Baum, J.K., 2022. Microclimate predicts kelp forest extinction in the face of direct and indirect marine heatwave effects. Ecological Applications 32, e2673. https://doi.org/10.1002/eap.2673</w:t>
      </w:r>
    </w:p>
    <w:p w14:paraId="13687438"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lastRenderedPageBreak/>
        <w:t>Steneck, R.S., Graham, M.H., Bourque, B.J., Corbett, D., Erlandson, J.M., Estes, J.A., Tegner, M.J., 2002. Kelp forest ecosystems: biodiversity, stability, resilience and future. Environmental Conservation 29, 436–459. https://doi.org/10.1017/S0376892902000322</w:t>
      </w:r>
    </w:p>
    <w:p w14:paraId="293F37DA"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Tanasichuk, R., 1998. Interannual variations in the population biology and productivity of Euphausia pacifica in Barkley Sound, Canada, with special reference to the 1992 and 1993 warm ocean years. Mar. Ecol. Prog. Ser. 173, 163–180. https://doi.org/10.3354/meps173163</w:t>
      </w:r>
    </w:p>
    <w:p w14:paraId="794E5FD0"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4EBEA28D"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Tilman, G.D., 1984. Plant Dominance Along an Experimental Nutrient Gradient. Ecology 65, 1445–1453. https://doi.org/10.2307/1939125</w:t>
      </w:r>
    </w:p>
    <w:p w14:paraId="026EDBF6"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Uthicke, S., 2001. Nutrient regeneration by abundant coral reef holothurians. J. Exp. Mar. Biol. Ecol. 265, 153–170. https://doi.org/10.1016/S0022-0981(01)00329-X</w:t>
      </w:r>
    </w:p>
    <w:p w14:paraId="71F90C95"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Vanni, M.J., 2002. Nutrient cycling by animals in freshwater ecosystems. Annu Rev Ecol Syst 33, 341–370. https://doi.org/10.1146/annurev.ecolsys.33.010802.150519</w:t>
      </w:r>
    </w:p>
    <w:p w14:paraId="7A64B460"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48985321"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D96F75" w:rsidRDefault="00D96F75" w:rsidP="00CE5810">
      <w:pPr>
        <w:pStyle w:val="CommentText"/>
      </w:pPr>
      <w:r>
        <w:rPr>
          <w:rStyle w:val="CommentReference"/>
        </w:rPr>
        <w:annotationRef/>
      </w:r>
      <w:r>
        <w:t>I will read this once the MS is complete</w:t>
      </w:r>
    </w:p>
  </w:comment>
  <w:comment w:id="3" w:author="Kieran Cox" w:date="2024-03-21T11:27:00Z" w:initials="KC">
    <w:p w14:paraId="0A5E2A83" w14:textId="77777777" w:rsidR="00D96F75" w:rsidRDefault="00D96F75" w:rsidP="00813785">
      <w:r>
        <w:rPr>
          <w:rStyle w:val="CommentReference"/>
        </w:rPr>
        <w:annotationRef/>
      </w:r>
      <w:r>
        <w:rPr>
          <w:color w:val="000000"/>
          <w:sz w:val="20"/>
          <w:szCs w:val="20"/>
        </w:rPr>
        <w:t>Very optional revision</w:t>
      </w:r>
    </w:p>
    <w:p w14:paraId="5991A5FA" w14:textId="77777777" w:rsidR="00D96F75" w:rsidRDefault="00D96F75" w:rsidP="00813785">
      <w:r>
        <w:rPr>
          <w:color w:val="000000"/>
          <w:sz w:val="20"/>
          <w:szCs w:val="20"/>
        </w:rPr>
        <w:t xml:space="preserve">To examine spatial variation CND within temperate marine ecosystems, we quantified the occurrence of x fish and x macroinvertebrates and measured their ammonium excretions at 27 rocky reefs for three years and 17 kelp forests of varying density for a single year. </w:t>
      </w:r>
    </w:p>
    <w:p w14:paraId="76EA3621" w14:textId="77777777" w:rsidR="00D96F75" w:rsidRDefault="00D96F75" w:rsidP="00813785"/>
  </w:comment>
  <w:comment w:id="4" w:author="Kieran Cox" w:date="2024-03-21T11:28:00Z" w:initials="KC">
    <w:p w14:paraId="31282972" w14:textId="77777777" w:rsidR="00D96F75" w:rsidRDefault="00D96F75" w:rsidP="00813785">
      <w:r>
        <w:rPr>
          <w:rStyle w:val="CommentReference"/>
        </w:rPr>
        <w:annotationRef/>
      </w:r>
      <w:r>
        <w:rPr>
          <w:color w:val="000000"/>
          <w:sz w:val="20"/>
          <w:szCs w:val="20"/>
        </w:rPr>
        <w:t xml:space="preserve">or </w:t>
      </w:r>
    </w:p>
    <w:p w14:paraId="6CCAD30D" w14:textId="77777777" w:rsidR="00D96F75" w:rsidRDefault="00D96F75" w:rsidP="00813785">
      <w:r>
        <w:rPr>
          <w:color w:val="000000"/>
          <w:sz w:val="20"/>
          <w:szCs w:val="20"/>
        </w:rPr>
        <w:t xml:space="preserve">There, we examined spatial variation CND within temperate marine ecosystems by quantifying the occurrence of x fish and x macroinvertebrates and measuring their ammonium excretions at 27 rocky reefs for three years and 17 kelp forests of varying density for a single year. </w:t>
      </w:r>
    </w:p>
    <w:p w14:paraId="31C2E668" w14:textId="77777777" w:rsidR="00D96F75" w:rsidRDefault="00D96F75" w:rsidP="00813785"/>
  </w:comment>
  <w:comment w:id="5" w:author="Kieran Cox" w:date="2024-03-21T14:01:00Z" w:initials="KC">
    <w:p w14:paraId="142E06F7" w14:textId="77777777" w:rsidR="00D96F75" w:rsidRDefault="00D96F75" w:rsidP="00171DD6">
      <w:r>
        <w:rPr>
          <w:rStyle w:val="CommentReference"/>
        </w:rPr>
        <w:annotationRef/>
      </w:r>
      <w:r>
        <w:rPr>
          <w:color w:val="000000"/>
          <w:sz w:val="20"/>
          <w:szCs w:val="20"/>
        </w:rPr>
        <w:t xml:space="preserve">lots of ‘variability’ related statements in this abstract, which are good but </w:t>
      </w:r>
      <w:proofErr w:type="gramStart"/>
      <w:r>
        <w:rPr>
          <w:color w:val="000000"/>
          <w:sz w:val="20"/>
          <w:szCs w:val="20"/>
        </w:rPr>
        <w:t>also</w:t>
      </w:r>
      <w:proofErr w:type="gramEnd"/>
      <w:r>
        <w:rPr>
          <w:color w:val="000000"/>
          <w:sz w:val="20"/>
          <w:szCs w:val="20"/>
        </w:rPr>
        <w:t xml:space="preserve"> they don’t state a directionality and require addition words to clarify. If you want to cut this down, you could go with </w:t>
      </w:r>
    </w:p>
    <w:p w14:paraId="44CDDB04" w14:textId="77777777" w:rsidR="00D96F75" w:rsidRDefault="00D96F75" w:rsidP="00171DD6"/>
    <w:p w14:paraId="28580584" w14:textId="77777777" w:rsidR="00D96F75" w:rsidRDefault="00D96F75" w:rsidP="00171DD6">
      <w:r>
        <w:rPr>
          <w:color w:val="000000"/>
          <w:sz w:val="20"/>
          <w:szCs w:val="20"/>
        </w:rPr>
        <w:t xml:space="preserve">.. ammonium was weakly positive during slack and ebb tides, and weakly negative at flood tides. </w:t>
      </w:r>
    </w:p>
    <w:p w14:paraId="4B515A0C" w14:textId="77777777" w:rsidR="00D96F75" w:rsidRDefault="00D96F75" w:rsidP="00171DD6">
      <w:r>
        <w:rPr>
          <w:color w:val="000000"/>
          <w:sz w:val="20"/>
          <w:szCs w:val="20"/>
        </w:rPr>
        <w:t>*also, we you want to pull ‘weakly’ you can cause it’s a hard-to-define term and your trends are positive and negative</w:t>
      </w:r>
    </w:p>
  </w:comment>
  <w:comment w:id="7" w:author="Kieran Cox" w:date="2024-03-21T12:21:00Z" w:initials="KC">
    <w:p w14:paraId="569D2535" w14:textId="77777777" w:rsidR="00D96F75" w:rsidRDefault="00D96F75" w:rsidP="00F86B25">
      <w:r>
        <w:rPr>
          <w:rStyle w:val="CommentReference"/>
        </w:rPr>
        <w:annotationRef/>
      </w:r>
      <w:r>
        <w:rPr>
          <w:color w:val="000000"/>
          <w:sz w:val="20"/>
          <w:szCs w:val="20"/>
        </w:rPr>
        <w:t>is the second part of this a someone different point or condition? if so, go to ‘which’</w:t>
      </w:r>
    </w:p>
  </w:comment>
  <w:comment w:id="8" w:author="Kieran Cox" w:date="2024-03-21T11:31:00Z" w:initials="KC">
    <w:p w14:paraId="5AAB2810" w14:textId="1E541DC4" w:rsidR="00D96F75" w:rsidRDefault="00D96F75"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9" w:author="Kieran Cox" w:date="2024-03-21T11:32:00Z" w:initials="KC">
    <w:p w14:paraId="37A9109E" w14:textId="77777777" w:rsidR="00D96F75" w:rsidRDefault="00D96F75"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10" w:author="Kieran Cox" w:date="2024-03-21T11:32:00Z" w:initials="KC">
    <w:p w14:paraId="125D4431" w14:textId="77777777" w:rsidR="00D96F75" w:rsidRDefault="00D96F75" w:rsidP="00813785">
      <w:r>
        <w:rPr>
          <w:rStyle w:val="CommentReference"/>
        </w:rPr>
        <w:annotationRef/>
      </w:r>
      <w:r>
        <w:rPr>
          <w:color w:val="000000"/>
          <w:sz w:val="20"/>
          <w:szCs w:val="20"/>
        </w:rPr>
        <w:t>but you’re at 219 words, and most journal limits will be 250 so there is a neat route forward</w:t>
      </w:r>
    </w:p>
  </w:comment>
  <w:comment w:id="11" w:author="Kieran Cox" w:date="2024-03-21T14:57:00Z" w:initials="KC">
    <w:p w14:paraId="6C1A64E6" w14:textId="77777777" w:rsidR="00D96F75" w:rsidRDefault="00D96F75" w:rsidP="008C6BDA">
      <w:r>
        <w:rPr>
          <w:rStyle w:val="CommentReference"/>
        </w:rPr>
        <w:annotationRef/>
      </w:r>
      <w:r>
        <w:rPr>
          <w:color w:val="000000"/>
          <w:sz w:val="20"/>
          <w:szCs w:val="20"/>
        </w:rPr>
        <w:t>I know this is a data-limited topic, but many of your front end citations are ~20 years old, if possible it’d be good to get a few newer ones integrated, if just from an importances of the work standpoint</w:t>
      </w:r>
    </w:p>
  </w:comment>
  <w:comment w:id="12" w:author="Kieran Cox" w:date="2024-03-21T15:04:00Z" w:initials="KC">
    <w:p w14:paraId="08BB5ED7" w14:textId="77777777" w:rsidR="00D96F75" w:rsidRDefault="00D96F75" w:rsidP="00B047D8">
      <w:r>
        <w:rPr>
          <w:rStyle w:val="CommentReference"/>
        </w:rPr>
        <w:annotationRef/>
      </w:r>
      <w:r>
        <w:rPr>
          <w:color w:val="000000"/>
          <w:sz w:val="20"/>
          <w:szCs w:val="20"/>
        </w:rPr>
        <w:t>Not just if these will be useful but just in case</w:t>
      </w:r>
    </w:p>
    <w:p w14:paraId="1732140F" w14:textId="77777777" w:rsidR="00D96F75" w:rsidRDefault="00D96F75" w:rsidP="00B047D8"/>
    <w:p w14:paraId="77382E88" w14:textId="77777777" w:rsidR="00D96F75" w:rsidRDefault="00D96F75" w:rsidP="00B047D8">
      <w:hyperlink r:id="rId1" w:history="1">
        <w:r w:rsidRPr="009C377D">
          <w:rPr>
            <w:rStyle w:val="Hyperlink"/>
            <w:sz w:val="20"/>
            <w:szCs w:val="20"/>
          </w:rPr>
          <w:t>https://besjournals.onlinelibrary.wiley.com/doi/full/10.1111/1365-2656.13538</w:t>
        </w:r>
      </w:hyperlink>
    </w:p>
    <w:p w14:paraId="415E0241" w14:textId="77777777" w:rsidR="00D96F75" w:rsidRDefault="00D96F75" w:rsidP="00B047D8"/>
    <w:p w14:paraId="4E89525A" w14:textId="77777777" w:rsidR="00D96F75" w:rsidRDefault="00D96F75" w:rsidP="00B047D8">
      <w:hyperlink r:id="rId2" w:history="1">
        <w:r w:rsidRPr="009C377D">
          <w:rPr>
            <w:rStyle w:val="Hyperlink"/>
            <w:sz w:val="20"/>
            <w:szCs w:val="20"/>
          </w:rPr>
          <w:t>https://www.frontiersin.org/articles/10.3389/fmars.2022.870308/full</w:t>
        </w:r>
      </w:hyperlink>
    </w:p>
    <w:p w14:paraId="05291F44" w14:textId="77777777" w:rsidR="00D96F75" w:rsidRDefault="00D96F75" w:rsidP="00B047D8"/>
    <w:p w14:paraId="15A11BA5" w14:textId="77777777" w:rsidR="00D96F75" w:rsidRDefault="00D96F75" w:rsidP="00B047D8"/>
    <w:p w14:paraId="60AE354C" w14:textId="77777777" w:rsidR="00D96F75" w:rsidRDefault="00D96F75" w:rsidP="00B047D8">
      <w:r>
        <w:rPr>
          <w:color w:val="000000"/>
          <w:sz w:val="20"/>
          <w:szCs w:val="20"/>
        </w:rPr>
        <w:t>(terrestrial)</w:t>
      </w:r>
    </w:p>
    <w:p w14:paraId="163F92D5" w14:textId="77777777" w:rsidR="00D96F75" w:rsidRDefault="00D96F75" w:rsidP="00B047D8">
      <w:hyperlink r:id="rId3" w:history="1">
        <w:r w:rsidRPr="009C377D">
          <w:rPr>
            <w:rStyle w:val="Hyperlink"/>
            <w:sz w:val="20"/>
            <w:szCs w:val="20"/>
          </w:rPr>
          <w:t>https://nsojournals.onlinelibrary.wiley.com/doi/full/10.1111/oik.08554?casa_token=q0Ts27QOSPQAAAAA%3A0RcNePOPnD5nQnh6J2HIpqpBJ51swMASybHeVcnYZQNrRg_O7PiQiN8gVBN8MjtkDyFIbKFsGa3_Qqyy</w:t>
        </w:r>
      </w:hyperlink>
    </w:p>
    <w:p w14:paraId="1FF0B046" w14:textId="77777777" w:rsidR="00D96F75" w:rsidRDefault="00D96F75" w:rsidP="00B047D8"/>
    <w:p w14:paraId="6FA73E6D" w14:textId="77777777" w:rsidR="00D96F75" w:rsidRDefault="00D96F75" w:rsidP="00B047D8"/>
    <w:p w14:paraId="5E99F29A" w14:textId="77777777" w:rsidR="00D96F75" w:rsidRDefault="00D96F75" w:rsidP="00B047D8"/>
  </w:comment>
  <w:comment w:id="13" w:author="Kieran Cox" w:date="2024-03-22T07:38:00Z" w:initials="KC">
    <w:p w14:paraId="7B591026" w14:textId="77777777" w:rsidR="00D96F75" w:rsidRDefault="00D96F75" w:rsidP="00BB6F7F">
      <w:r>
        <w:rPr>
          <w:rStyle w:val="CommentReference"/>
        </w:rPr>
        <w:annotationRef/>
      </w:r>
      <w:r>
        <w:rPr>
          <w:color w:val="000000"/>
          <w:sz w:val="20"/>
          <w:szCs w:val="20"/>
        </w:rPr>
        <w:t xml:space="preserve">I couldn’t come up with terms to get away from ‘variability drives variation’ without going to something that doesn’t reduce the front end, but perhaps you can think of a term to switch in </w:t>
      </w:r>
    </w:p>
  </w:comment>
  <w:comment w:id="15" w:author="Kieran Cox" w:date="2024-03-21T15:50:00Z" w:initials="KC">
    <w:p w14:paraId="7DE1196E" w14:textId="77777777" w:rsidR="00D96F75" w:rsidRDefault="00D96F75" w:rsidP="00D93294">
      <w:r>
        <w:rPr>
          <w:rStyle w:val="CommentReference"/>
        </w:rPr>
        <w:annotationRef/>
      </w:r>
      <w:r>
        <w:rPr>
          <w:color w:val="000000"/>
          <w:sz w:val="20"/>
          <w:szCs w:val="20"/>
        </w:rPr>
        <w:t xml:space="preserve">You don’t use this a huge amount and it’s an important term, so think about using CND in the abstract, but then writing it out in the main text </w:t>
      </w:r>
      <w:proofErr w:type="gramStart"/>
      <w:r>
        <w:rPr>
          <w:color w:val="000000"/>
          <w:sz w:val="20"/>
          <w:szCs w:val="20"/>
        </w:rPr>
        <w:t>cause</w:t>
      </w:r>
      <w:proofErr w:type="gramEnd"/>
      <w:r>
        <w:rPr>
          <w:color w:val="000000"/>
          <w:sz w:val="20"/>
          <w:szCs w:val="20"/>
        </w:rPr>
        <w:t xml:space="preserve"> people read papers so selectively these days the will likely miss this</w:t>
      </w:r>
    </w:p>
  </w:comment>
  <w:comment w:id="16" w:author="Kieran Cox" w:date="2024-03-21T14:10:00Z" w:initials="KC">
    <w:p w14:paraId="24EF6609" w14:textId="34193753" w:rsidR="00D96F75" w:rsidRDefault="00D96F75" w:rsidP="00171DD6">
      <w:r>
        <w:rPr>
          <w:rStyle w:val="CommentReference"/>
        </w:rPr>
        <w:annotationRef/>
      </w:r>
      <w:r>
        <w:rPr>
          <w:color w:val="000000"/>
          <w:sz w:val="20"/>
          <w:szCs w:val="20"/>
        </w:rPr>
        <w:t xml:space="preserve">You’ve got back-to-back ‘meaningful’ based statements, so if you want, you could crisp this up a bit. </w:t>
      </w:r>
    </w:p>
    <w:p w14:paraId="0F2A338D" w14:textId="77777777" w:rsidR="00D96F75" w:rsidRDefault="00D96F75" w:rsidP="00171DD6"/>
    <w:p w14:paraId="47128156" w14:textId="77777777" w:rsidR="00D96F75" w:rsidRDefault="00D96F75" w:rsidP="00171DD6">
      <w:r>
        <w:rPr>
          <w:color w:val="000000"/>
          <w:sz w:val="20"/>
          <w:szCs w:val="20"/>
        </w:rPr>
        <w:t>Also, ‘meaning variation across spatial and temporal scale’ isn’t clear as a term cause what is varying isn’t indicated</w:t>
      </w:r>
    </w:p>
  </w:comment>
  <w:comment w:id="17" w:author="Kieran Cox" w:date="2024-03-21T14:12:00Z" w:initials="KC">
    <w:p w14:paraId="768FB895" w14:textId="77777777" w:rsidR="00D96F75" w:rsidRDefault="00D96F75" w:rsidP="009500AF">
      <w:r>
        <w:rPr>
          <w:rStyle w:val="CommentReference"/>
        </w:rPr>
        <w:annotationRef/>
      </w:r>
      <w:r>
        <w:rPr>
          <w:sz w:val="20"/>
          <w:szCs w:val="20"/>
        </w:rPr>
        <w:t xml:space="preserve">However, consumer-regenerated nutrients’ contribution to ecological processes remains unclear. </w:t>
      </w:r>
      <w:r>
        <w:rPr>
          <w:sz w:val="20"/>
          <w:szCs w:val="20"/>
        </w:rPr>
        <w:cr/>
        <w:t>Or</w:t>
      </w:r>
      <w:r>
        <w:rPr>
          <w:sz w:val="20"/>
          <w:szCs w:val="20"/>
        </w:rPr>
        <w:cr/>
        <w:t xml:space="preserve">However, the ecological importance of consumer-regenerated nutrients remains unresolved. </w:t>
      </w:r>
    </w:p>
  </w:comment>
  <w:comment w:id="18" w:author="Kieran Cox" w:date="2024-03-21T14:13:00Z" w:initials="KC">
    <w:p w14:paraId="5D259939" w14:textId="77777777" w:rsidR="00D96F75" w:rsidRDefault="00D96F75" w:rsidP="009500AF">
      <w:r>
        <w:rPr>
          <w:rStyle w:val="CommentReference"/>
        </w:rPr>
        <w:annotationRef/>
      </w:r>
      <w:r>
        <w:rPr>
          <w:color w:val="000000"/>
          <w:sz w:val="20"/>
          <w:szCs w:val="20"/>
        </w:rPr>
        <w:t>could pull</w:t>
      </w:r>
    </w:p>
  </w:comment>
  <w:comment w:id="19" w:author="Kieran Cox" w:date="2024-03-21T14:14:00Z" w:initials="KC">
    <w:p w14:paraId="3DE0D48A" w14:textId="77777777" w:rsidR="00D96F75" w:rsidRDefault="00D96F75" w:rsidP="009500AF">
      <w:r>
        <w:rPr>
          <w:rStyle w:val="CommentReference"/>
        </w:rPr>
        <w:annotationRef/>
      </w:r>
      <w:r>
        <w:rPr>
          <w:color w:val="000000"/>
          <w:sz w:val="20"/>
          <w:szCs w:val="20"/>
        </w:rPr>
        <w:t>is there some ‘We need to know more about pee!’ paper you can cite here</w:t>
      </w:r>
    </w:p>
  </w:comment>
  <w:comment w:id="20" w:author="Kieran Cox" w:date="2024-03-21T12:27:00Z" w:initials="KC">
    <w:p w14:paraId="7CBECB88" w14:textId="624D5EEF" w:rsidR="00D96F75" w:rsidRDefault="00D96F75" w:rsidP="00F86B25">
      <w:r>
        <w:rPr>
          <w:rStyle w:val="CommentReference"/>
        </w:rPr>
        <w:annotationRef/>
      </w:r>
      <w:r>
        <w:rPr>
          <w:color w:val="000000"/>
          <w:sz w:val="20"/>
          <w:szCs w:val="20"/>
        </w:rPr>
        <w:t xml:space="preserve">I don’t know this </w:t>
      </w:r>
      <w:proofErr w:type="gramStart"/>
      <w:r>
        <w:rPr>
          <w:color w:val="000000"/>
          <w:sz w:val="20"/>
          <w:szCs w:val="20"/>
        </w:rPr>
        <w:t>data</w:t>
      </w:r>
      <w:proofErr w:type="gramEnd"/>
      <w:r>
        <w:rPr>
          <w:color w:val="000000"/>
          <w:sz w:val="20"/>
          <w:szCs w:val="20"/>
        </w:rPr>
        <w:t xml:space="preserve"> so this may be what you mean but this sounds as if productivity is increasing as you move away from the reef. If you switch proximity for distance, what I mean is more clear. A few optional revisions to clarify this, one being </w:t>
      </w:r>
    </w:p>
    <w:p w14:paraId="3E932807" w14:textId="77777777" w:rsidR="00D96F75" w:rsidRDefault="00D96F75" w:rsidP="00F86B25"/>
    <w:p w14:paraId="2E7365B1" w14:textId="77777777" w:rsidR="00D96F75" w:rsidRDefault="00D96F75" w:rsidP="00F86B25">
      <w:r>
        <w:rPr>
          <w:color w:val="000000"/>
          <w:sz w:val="20"/>
          <w:szCs w:val="20"/>
        </w:rPr>
        <w:t xml:space="preserve">…, productivity decreases within increasing proximity to reefs with.. </w:t>
      </w:r>
    </w:p>
    <w:p w14:paraId="1C110647" w14:textId="77777777" w:rsidR="00D96F75" w:rsidRDefault="00D96F75" w:rsidP="00F86B25"/>
    <w:p w14:paraId="542A9680" w14:textId="77777777" w:rsidR="00D96F75" w:rsidRDefault="00D96F75" w:rsidP="00F86B25">
      <w:r>
        <w:rPr>
          <w:color w:val="000000"/>
          <w:sz w:val="20"/>
          <w:szCs w:val="20"/>
        </w:rPr>
        <w:t>productivity increases towards reefs with…</w:t>
      </w:r>
    </w:p>
    <w:p w14:paraId="0A4FE0AC" w14:textId="77777777" w:rsidR="00D96F75" w:rsidRDefault="00D96F75" w:rsidP="00F86B25"/>
  </w:comment>
  <w:comment w:id="21" w:author="Em Lim" w:date="2024-03-26T08:58:00Z" w:initials="EL">
    <w:p w14:paraId="44A2690B" w14:textId="020A37E1" w:rsidR="00D96F75" w:rsidRDefault="00D96F75">
      <w:pPr>
        <w:pStyle w:val="CommentText"/>
      </w:pPr>
      <w:r>
        <w:rPr>
          <w:rStyle w:val="CommentReference"/>
        </w:rPr>
        <w:annotationRef/>
      </w:r>
      <w:r>
        <w:t>proximity meaning nearness: more productivity the closer you get to reefs</w:t>
      </w:r>
    </w:p>
  </w:comment>
  <w:comment w:id="23" w:author="Kieran Cox" w:date="2024-03-21T14:20:00Z" w:initials="KC">
    <w:p w14:paraId="16B9DBAC" w14:textId="77777777" w:rsidR="00D96F75" w:rsidRDefault="00D96F75" w:rsidP="009500AF">
      <w:r>
        <w:rPr>
          <w:rStyle w:val="CommentReference"/>
        </w:rPr>
        <w:annotationRef/>
      </w:r>
      <w:r>
        <w:rPr>
          <w:color w:val="000000"/>
          <w:sz w:val="20"/>
          <w:szCs w:val="20"/>
        </w:rPr>
        <w:t>You know this literature well. Is this enough detail, or must you specify that the transport into a habitat occurs via excretion? or could it be more vague via “into the latter”</w:t>
      </w:r>
    </w:p>
  </w:comment>
  <w:comment w:id="24" w:author="Em Lim" w:date="2024-03-26T08:59:00Z" w:initials="EL">
    <w:p w14:paraId="5D0E611E" w14:textId="6CD030B1" w:rsidR="00D96F75" w:rsidRDefault="00D96F75">
      <w:pPr>
        <w:pStyle w:val="CommentText"/>
      </w:pPr>
      <w:r>
        <w:rPr>
          <w:rStyle w:val="CommentReference"/>
        </w:rPr>
        <w:annotationRef/>
      </w:r>
      <w:r>
        <w:t>They transport nitrogen both in their tissues and also excrete and egest nitrogen</w:t>
      </w:r>
    </w:p>
  </w:comment>
  <w:comment w:id="25" w:author="Kieran Cox" w:date="2024-03-21T14:21:00Z" w:initials="KC">
    <w:p w14:paraId="79822A56" w14:textId="77777777" w:rsidR="00D96F75" w:rsidRDefault="00D96F75" w:rsidP="009500AF">
      <w:r>
        <w:rPr>
          <w:rStyle w:val="CommentReference"/>
        </w:rPr>
        <w:annotationRef/>
      </w:r>
      <w:r>
        <w:rPr>
          <w:color w:val="000000"/>
          <w:sz w:val="20"/>
          <w:szCs w:val="20"/>
        </w:rPr>
        <w:t>This means they are taking it up and moving it ya? Where ‘deposit’ would mean they are releasing it over the distance. Just flagging this in case you mean deposit instead of transport</w:t>
      </w:r>
    </w:p>
  </w:comment>
  <w:comment w:id="26" w:author="Em Lim" w:date="2024-03-26T09:01:00Z" w:initials="EL">
    <w:p w14:paraId="12DBEEB1" w14:textId="685D58D5" w:rsidR="00D96F75" w:rsidRDefault="00D96F75">
      <w:pPr>
        <w:pStyle w:val="CommentText"/>
      </w:pPr>
      <w:r>
        <w:rPr>
          <w:rStyle w:val="CommentReference"/>
        </w:rPr>
        <w:annotationRef/>
      </w:r>
      <w:r>
        <w:t>They are both taking it up and moving it (eating food in one place, assimilating that N into their tissues, and then swimming somewhere else) and depositing it (excreting that N over their migration path)</w:t>
      </w:r>
    </w:p>
  </w:comment>
  <w:comment w:id="27" w:author="Kieran Cox" w:date="2024-03-21T14:22:00Z" w:initials="KC">
    <w:p w14:paraId="0A3BC77C" w14:textId="77777777" w:rsidR="00D96F75" w:rsidRDefault="00D96F75" w:rsidP="002B400A">
      <w:r>
        <w:rPr>
          <w:rStyle w:val="CommentReference"/>
        </w:rPr>
        <w:annotationRef/>
      </w:r>
      <w:r>
        <w:rPr>
          <w:color w:val="000000"/>
          <w:sz w:val="20"/>
          <w:szCs w:val="20"/>
        </w:rPr>
        <w:t>You could cite a few of the papers you have already referenced here</w:t>
      </w:r>
    </w:p>
  </w:comment>
  <w:comment w:id="28" w:author="Kieran Cox" w:date="2024-03-21T15:25:00Z" w:initials="KC">
    <w:p w14:paraId="19217904" w14:textId="77777777" w:rsidR="00D96F75" w:rsidRDefault="00D96F75" w:rsidP="00EF7628">
      <w:r>
        <w:rPr>
          <w:rStyle w:val="CommentReference"/>
        </w:rPr>
        <w:annotationRef/>
      </w:r>
      <w:r>
        <w:rPr>
          <w:color w:val="000000"/>
          <w:sz w:val="20"/>
          <w:szCs w:val="20"/>
        </w:rPr>
        <w:t>it could be neat to frame this on what is the primary focus, more so than on the past.</w:t>
      </w:r>
    </w:p>
    <w:p w14:paraId="342C4501" w14:textId="77777777" w:rsidR="00D96F75" w:rsidRDefault="00D96F75" w:rsidP="00EF7628">
      <w:r>
        <w:rPr>
          <w:color w:val="000000"/>
          <w:sz w:val="20"/>
          <w:szCs w:val="20"/>
        </w:rPr>
        <w:t>so</w:t>
      </w:r>
    </w:p>
    <w:p w14:paraId="215FF3D5" w14:textId="77777777" w:rsidR="00D96F75" w:rsidRDefault="00D96F75" w:rsidP="00EF7628">
      <w:r>
        <w:rPr>
          <w:color w:val="000000"/>
          <w:sz w:val="20"/>
          <w:szCs w:val="20"/>
        </w:rPr>
        <w:t xml:space="preserve">… has predominately focused on… </w:t>
      </w:r>
    </w:p>
    <w:p w14:paraId="7919FC41" w14:textId="77777777" w:rsidR="00D96F75" w:rsidRDefault="00D96F75" w:rsidP="00EF7628">
      <w:r>
        <w:rPr>
          <w:color w:val="000000"/>
          <w:sz w:val="20"/>
          <w:szCs w:val="20"/>
        </w:rPr>
        <w:t>then add citations of more recent work</w:t>
      </w:r>
    </w:p>
    <w:p w14:paraId="306E3770" w14:textId="77777777" w:rsidR="00D96F75" w:rsidRDefault="00D96F75" w:rsidP="00EF7628"/>
  </w:comment>
  <w:comment w:id="30" w:author="Em Lim" w:date="2024-02-15T16:17:00Z" w:initials="EL">
    <w:p w14:paraId="768B22C3" w14:textId="1B7F6235" w:rsidR="00D96F75" w:rsidRDefault="00D96F75">
      <w:pPr>
        <w:pStyle w:val="CommentText"/>
      </w:pPr>
      <w:r>
        <w:rPr>
          <w:rStyle w:val="CommentReference"/>
        </w:rPr>
        <w:annotationRef/>
      </w:r>
      <w:r>
        <w:t>I am using Broitman et al 2001’s definitions:</w:t>
      </w:r>
    </w:p>
    <w:p w14:paraId="2DCD498C" w14:textId="77777777" w:rsidR="00D96F75" w:rsidRDefault="00D96F75">
      <w:pPr>
        <w:pStyle w:val="CommentText"/>
      </w:pPr>
      <w:r>
        <w:t>Small-scale = local scale = 1 – 100m2</w:t>
      </w:r>
    </w:p>
    <w:p w14:paraId="3B87A7AA" w14:textId="77777777" w:rsidR="00D96F75" w:rsidRDefault="00D96F75">
      <w:pPr>
        <w:pStyle w:val="CommentText"/>
      </w:pPr>
      <w:r>
        <w:t>Meso-scale = 10 – 100 km</w:t>
      </w:r>
    </w:p>
    <w:p w14:paraId="5E21FE31" w14:textId="3F144AE5" w:rsidR="00D96F75" w:rsidRDefault="00D96F75">
      <w:pPr>
        <w:pStyle w:val="CommentText"/>
      </w:pPr>
      <w:r>
        <w:t>Large-scale = biogeographic scale = 100 – 1000 km</w:t>
      </w:r>
    </w:p>
  </w:comment>
  <w:comment w:id="29" w:author="Kieran Cox" w:date="2024-03-21T15:32:00Z" w:initials="KC">
    <w:p w14:paraId="56D94D69" w14:textId="77777777" w:rsidR="00D96F75" w:rsidRDefault="00D96F75" w:rsidP="00EF7628">
      <w:r>
        <w:rPr>
          <w:rStyle w:val="CommentReference"/>
        </w:rPr>
        <w:annotationRef/>
      </w:r>
      <w:r>
        <w:rPr>
          <w:color w:val="000000"/>
          <w:sz w:val="20"/>
          <w:szCs w:val="20"/>
        </w:rPr>
        <w:t xml:space="preserve">in a few places there is a lot of overlap in the terms used in multiple sentences, which is ok but it can influence flow, for this, you could go to </w:t>
      </w:r>
    </w:p>
    <w:p w14:paraId="697B9162" w14:textId="77777777" w:rsidR="00D96F75" w:rsidRDefault="00D96F75" w:rsidP="00EF7628"/>
    <w:p w14:paraId="44853E15" w14:textId="77777777" w:rsidR="00D96F75" w:rsidRDefault="00D96F75" w:rsidP="00EF7628">
      <w:r>
        <w:rPr>
          <w:color w:val="000000"/>
          <w:sz w:val="20"/>
          <w:szCs w:val="20"/>
        </w:rPr>
        <w:t>For example, intertidal mussel beds contribute to variation in nitrogen via regenerative processes along a coastline with varying mussel cover.</w:t>
      </w:r>
    </w:p>
    <w:p w14:paraId="46AB9188" w14:textId="77777777" w:rsidR="00D96F75" w:rsidRDefault="00D96F75" w:rsidP="00EF7628">
      <w:r>
        <w:rPr>
          <w:color w:val="000000"/>
          <w:sz w:val="20"/>
          <w:szCs w:val="20"/>
        </w:rPr>
        <w:t>Or</w:t>
      </w:r>
    </w:p>
    <w:p w14:paraId="3EFAE972" w14:textId="77777777" w:rsidR="00D96F75" w:rsidRDefault="00D96F75" w:rsidP="00EF7628">
      <w:r>
        <w:rPr>
          <w:color w:val="000000"/>
          <w:sz w:val="20"/>
          <w:szCs w:val="20"/>
        </w:rPr>
        <w:t>For example, the amount of nitrogen intertidal mussel beds contribute to a coastline varies with mussel cover.</w:t>
      </w:r>
    </w:p>
    <w:p w14:paraId="3ADA887D" w14:textId="77777777" w:rsidR="00D96F75" w:rsidRDefault="00D96F75" w:rsidP="00EF7628"/>
    <w:p w14:paraId="6CB30796" w14:textId="77777777" w:rsidR="00D96F75" w:rsidRDefault="00D96F75" w:rsidP="00EF7628"/>
    <w:p w14:paraId="2B370014" w14:textId="77777777" w:rsidR="00D96F75" w:rsidRDefault="00D96F75" w:rsidP="00EF7628"/>
    <w:p w14:paraId="780AB908" w14:textId="77777777" w:rsidR="00D96F75" w:rsidRDefault="00D96F75" w:rsidP="00EF7628"/>
    <w:p w14:paraId="4E6969D5" w14:textId="77777777" w:rsidR="00D96F75" w:rsidRDefault="00D96F75" w:rsidP="00EF7628">
      <w:r>
        <w:rPr>
          <w:color w:val="000000"/>
          <w:sz w:val="20"/>
          <w:szCs w:val="20"/>
        </w:rPr>
        <w:t>If you make this change, you could put ‘meso-scale (i.e., 10 to 100 km) variation’ in the previous sentence as that’s when it is first used</w:t>
      </w:r>
    </w:p>
    <w:p w14:paraId="3D0DE905" w14:textId="77777777" w:rsidR="00D96F75" w:rsidRDefault="00D96F75" w:rsidP="00EF7628"/>
    <w:p w14:paraId="2DDBA4FF" w14:textId="77777777" w:rsidR="00D96F75" w:rsidRDefault="00D96F75" w:rsidP="00EF7628"/>
  </w:comment>
  <w:comment w:id="31" w:author="Kieran Cox" w:date="2024-03-21T16:02:00Z" w:initials="KC">
    <w:p w14:paraId="787EC27E" w14:textId="77777777" w:rsidR="00D96F75" w:rsidRDefault="00D96F75" w:rsidP="00C31EA3">
      <w:r>
        <w:rPr>
          <w:rStyle w:val="CommentReference"/>
        </w:rPr>
        <w:annotationRef/>
      </w:r>
      <w:r>
        <w:rPr>
          <w:color w:val="000000"/>
          <w:sz w:val="20"/>
          <w:szCs w:val="20"/>
        </w:rPr>
        <w:t>I really like this line as it feels more personal and paints a picture, but i think it then clashes with the line that follows the next cause there is a transition to sand near kelp but it feels like you should still be talking about the water column above mussels, so perhaps just</w:t>
      </w:r>
    </w:p>
    <w:p w14:paraId="799EE8C4" w14:textId="77777777" w:rsidR="00D96F75" w:rsidRDefault="00D96F75" w:rsidP="00C31EA3">
      <w:r>
        <w:rPr>
          <w:color w:val="000000"/>
          <w:sz w:val="20"/>
          <w:szCs w:val="20"/>
        </w:rPr>
        <w:t xml:space="preserve">Along wave-exposed shorelines, </w:t>
      </w:r>
    </w:p>
  </w:comment>
  <w:comment w:id="33" w:author="Kieran Cox" w:date="2024-03-21T15:36:00Z" w:initials="KC">
    <w:p w14:paraId="383DFAA4" w14:textId="201595C2" w:rsidR="00D96F75" w:rsidRDefault="00D96F75" w:rsidP="007A1A41">
      <w:r>
        <w:rPr>
          <w:rStyle w:val="CommentReference"/>
        </w:rPr>
        <w:annotationRef/>
      </w:r>
      <w:r>
        <w:rPr>
          <w:color w:val="000000"/>
          <w:sz w:val="20"/>
          <w:szCs w:val="20"/>
        </w:rPr>
        <w:t>i know that variation is the important theme here, but the term is commonly up a lot, and many of the statements are now about disproportion contributions of nitrogen and processes that structure, so I think you can make the statements less about variation/variability, and more about disproportion contributions/processes and it will be clear but avoid a feeling of being repetition</w:t>
      </w:r>
    </w:p>
  </w:comment>
  <w:comment w:id="34" w:author="Kieran Cox" w:date="2024-03-21T15:39:00Z" w:initials="KC">
    <w:p w14:paraId="6B690857" w14:textId="77777777" w:rsidR="00D96F75" w:rsidRDefault="00D96F75" w:rsidP="00BB6F7F">
      <w:r>
        <w:rPr>
          <w:rStyle w:val="CommentReference"/>
        </w:rPr>
        <w:annotationRef/>
      </w:r>
      <w:r>
        <w:rPr>
          <w:sz w:val="20"/>
          <w:szCs w:val="20"/>
        </w:rPr>
        <w:t>This will also address places where variation isn’t a ‘thing’ in that you need to state what is varying, like this statement where mussels are contributing to local variation by contributing nitrogen, when really it’s their nitrogen contributions that contribute to variation in nitrogen (that’s a bit of a tongue twister so I hope you get what I mean)</w:t>
      </w:r>
    </w:p>
  </w:comment>
  <w:comment w:id="35" w:author="Kieran Cox" w:date="2024-03-21T15:51:00Z" w:initials="KC">
    <w:p w14:paraId="5C37A6F8" w14:textId="6FA49627" w:rsidR="00D96F75" w:rsidRDefault="00D96F75" w:rsidP="00D93294">
      <w:r>
        <w:rPr>
          <w:rStyle w:val="CommentReference"/>
        </w:rPr>
        <w:annotationRef/>
      </w:r>
      <w:r>
        <w:rPr>
          <w:color w:val="000000"/>
          <w:sz w:val="20"/>
          <w:szCs w:val="20"/>
        </w:rPr>
        <w:t>It’ll need a polish but an optional revision for this sentence</w:t>
      </w:r>
    </w:p>
    <w:p w14:paraId="5E0D535B" w14:textId="77777777" w:rsidR="00D96F75" w:rsidRDefault="00D96F75" w:rsidP="00D93294">
      <w:r>
        <w:rPr>
          <w:color w:val="000000"/>
          <w:sz w:val="20"/>
          <w:szCs w:val="20"/>
        </w:rPr>
        <w:t xml:space="preserve">In a nearby wave-exposed shoreline, mussels also contribute to consumer-mediated nutrient dynamics on small, local-scales (1 – 100 m2) by increasing the concentration of nitrogen in the water column directly over the mussel beds. </w:t>
      </w:r>
    </w:p>
    <w:p w14:paraId="4043AD0A" w14:textId="77777777" w:rsidR="00D96F75" w:rsidRDefault="00D96F75" w:rsidP="00D93294"/>
    <w:p w14:paraId="3712A111" w14:textId="77777777" w:rsidR="00D96F75" w:rsidRDefault="00D96F75" w:rsidP="00D93294"/>
  </w:comment>
  <w:comment w:id="36" w:author="Kieran Cox" w:date="2024-03-21T16:12:00Z" w:initials="KC">
    <w:p w14:paraId="6B6DD224" w14:textId="77777777" w:rsidR="00D96F75" w:rsidRDefault="00D96F75" w:rsidP="007A283D">
      <w:r>
        <w:rPr>
          <w:rStyle w:val="CommentReference"/>
        </w:rPr>
        <w:annotationRef/>
      </w:r>
      <w:r>
        <w:rPr>
          <w:color w:val="000000"/>
          <w:sz w:val="20"/>
          <w:szCs w:val="20"/>
        </w:rPr>
        <w:t>just to caveat this a bit as there is probably a few places microbes are doing this</w:t>
      </w:r>
    </w:p>
  </w:comment>
  <w:comment w:id="39" w:author="Kieran Cox" w:date="2024-03-21T16:08:00Z" w:initials="KC">
    <w:p w14:paraId="13A734F5" w14:textId="2CA03FA4" w:rsidR="00D96F75" w:rsidRDefault="00D96F75" w:rsidP="007A283D">
      <w:r>
        <w:rPr>
          <w:rStyle w:val="CommentReference"/>
        </w:rPr>
        <w:annotationRef/>
      </w:r>
      <w:r>
        <w:rPr>
          <w:color w:val="000000"/>
          <w:sz w:val="20"/>
          <w:szCs w:val="20"/>
        </w:rPr>
        <w:t xml:space="preserve">Just checking, this process is occurring ‘in’ sandy sediments i.e. are the microbes in the sand? </w:t>
      </w:r>
    </w:p>
  </w:comment>
  <w:comment w:id="40" w:author="Kieran Cox" w:date="2024-03-21T16:12:00Z" w:initials="KC">
    <w:p w14:paraId="1F98E184" w14:textId="77777777" w:rsidR="00D96F75" w:rsidRDefault="00D96F75" w:rsidP="007A283D">
      <w:r>
        <w:rPr>
          <w:rStyle w:val="CommentReference"/>
        </w:rPr>
        <w:annotationRef/>
      </w:r>
      <w:r>
        <w:rPr>
          <w:color w:val="000000"/>
          <w:sz w:val="20"/>
          <w:szCs w:val="20"/>
        </w:rPr>
        <w:t xml:space="preserve">you could ‘zoom’ this out a bit cause this is your first mention of kelp forests, so something like, </w:t>
      </w:r>
    </w:p>
    <w:p w14:paraId="71356464" w14:textId="77777777" w:rsidR="00D96F75" w:rsidRDefault="00D96F75" w:rsidP="007A283D">
      <w:r>
        <w:rPr>
          <w:color w:val="000000"/>
          <w:sz w:val="20"/>
          <w:szCs w:val="20"/>
        </w:rPr>
        <w:t>… in marine sediments.</w:t>
      </w:r>
    </w:p>
  </w:comment>
  <w:comment w:id="41" w:author="Kieran Cox" w:date="2024-03-21T16:13:00Z" w:initials="KC">
    <w:p w14:paraId="58DA682D" w14:textId="77777777" w:rsidR="00D96F75" w:rsidRDefault="00D96F75" w:rsidP="007A283D">
      <w:r>
        <w:rPr>
          <w:rStyle w:val="CommentReference"/>
        </w:rPr>
        <w:annotationRef/>
      </w:r>
      <w:r>
        <w:rPr>
          <w:color w:val="000000"/>
          <w:sz w:val="20"/>
          <w:szCs w:val="20"/>
        </w:rPr>
        <w:t xml:space="preserve">nice, this paragraph wraps up super well </w:t>
      </w:r>
    </w:p>
  </w:comment>
  <w:comment w:id="42" w:author="Kieran Cox" w:date="2024-03-21T16:20:00Z" w:initials="KC">
    <w:p w14:paraId="26DE0AD2" w14:textId="77777777" w:rsidR="00D96F75" w:rsidRDefault="00D96F75" w:rsidP="003A204B">
      <w:r>
        <w:rPr>
          <w:rStyle w:val="CommentReference"/>
        </w:rPr>
        <w:annotationRef/>
      </w:r>
      <w:r>
        <w:rPr>
          <w:color w:val="000000"/>
          <w:sz w:val="20"/>
          <w:szCs w:val="20"/>
        </w:rPr>
        <w:t>the here we sounds like the start of the objective statement, but the rest of the paragraph is more information on the topic, so perhaps move away from that statement. I’m adding a few revisions in case you think that’s a good call. no pressure to keep them</w:t>
      </w:r>
    </w:p>
  </w:comment>
  <w:comment w:id="43" w:author="Kieran Cox" w:date="2024-03-21T16:25:00Z" w:initials="KC">
    <w:p w14:paraId="058364E9" w14:textId="77777777" w:rsidR="00D96F75" w:rsidRDefault="00D96F75" w:rsidP="003A204B">
      <w:r>
        <w:rPr>
          <w:rStyle w:val="CommentReference"/>
        </w:rPr>
        <w:annotationRef/>
      </w:r>
      <w:r>
        <w:rPr>
          <w:sz w:val="20"/>
          <w:szCs w:val="20"/>
        </w:rPr>
        <w:t>two alternative options, I pull ‘variation’ cause it’s inherit if something is animal-mediated then it will varying according to animals</w:t>
      </w:r>
      <w:r>
        <w:rPr>
          <w:sz w:val="20"/>
          <w:szCs w:val="20"/>
        </w:rPr>
        <w:cr/>
        <w:t>1) Contrary to experiments that focused on intertidal animals as sources of nitrogen, considerations of animal-mediated variation in nutrient availability in shallow subtidal rocky reef and kelp forest communities.</w:t>
      </w:r>
    </w:p>
    <w:p w14:paraId="3BA37015" w14:textId="77777777" w:rsidR="00D96F75" w:rsidRDefault="00D96F75" w:rsidP="003A204B">
      <w:r>
        <w:rPr>
          <w:sz w:val="20"/>
          <w:szCs w:val="20"/>
        </w:rPr>
        <w:cr/>
        <w:t xml:space="preserve">2) Considerations of animal-mediated nutrient availability in shallow subtidal rocky reef and kelp forest communities are lacking despite numerous experiments documenting intertidal animals as sources of nitrogen. </w:t>
      </w:r>
      <w:r>
        <w:rPr>
          <w:sz w:val="20"/>
          <w:szCs w:val="20"/>
        </w:rPr>
        <w:cr/>
      </w:r>
      <w:r>
        <w:rPr>
          <w:sz w:val="20"/>
          <w:szCs w:val="20"/>
        </w:rPr>
        <w:cr/>
      </w:r>
    </w:p>
  </w:comment>
  <w:comment w:id="44" w:author="Kieran Cox" w:date="2024-03-21T16:26:00Z" w:initials="KC">
    <w:p w14:paraId="3451F693" w14:textId="77777777" w:rsidR="00D96F75" w:rsidRDefault="00D96F75" w:rsidP="003A204B">
      <w:r>
        <w:rPr>
          <w:rStyle w:val="CommentReference"/>
        </w:rPr>
        <w:annotationRef/>
      </w:r>
      <w:r>
        <w:rPr>
          <w:color w:val="000000"/>
          <w:sz w:val="20"/>
          <w:szCs w:val="20"/>
        </w:rPr>
        <w:t>If you go with the 1) above, you could add</w:t>
      </w:r>
    </w:p>
    <w:p w14:paraId="1F0628F2" w14:textId="77777777" w:rsidR="00D96F75" w:rsidRDefault="00D96F75" w:rsidP="003A204B">
      <w:r>
        <w:rPr>
          <w:color w:val="000000"/>
          <w:sz w:val="20"/>
          <w:szCs w:val="20"/>
        </w:rPr>
        <w:t>This lack of understanding as persistent despite both of these habitats attracting dense…</w:t>
      </w:r>
    </w:p>
  </w:comment>
  <w:comment w:id="45" w:author="Kieran Cox" w:date="2024-03-21T16:30:00Z" w:initials="KC">
    <w:p w14:paraId="1A5AD971" w14:textId="77777777" w:rsidR="00D96F75" w:rsidRDefault="00D96F75" w:rsidP="00BB6F7F">
      <w:r>
        <w:rPr>
          <w:rStyle w:val="CommentReference"/>
        </w:rPr>
        <w:annotationRef/>
      </w:r>
      <w:r>
        <w:rPr>
          <w:sz w:val="20"/>
          <w:szCs w:val="20"/>
        </w:rPr>
        <w:t>I’m game for it, but if you use this term it may get flagged cause it was a buzz word like 10 years ago, and it’s got a pretty specific definitions, something like, “Biodiversity hotspots are regions that contain a high level of species diversity, many endemic species (species not found anywhere else in the world) and a significant number of threatened or endangered species” so it may be flagged by a reviewer and or during your thesis defense cause for marine systems biodiversity is the highest in coral reefs, seagrass beds, and mangrove, and kelp forests although awesome of few endemics</w:t>
      </w:r>
    </w:p>
  </w:comment>
  <w:comment w:id="46" w:author="Kieran Cox" w:date="2024-03-21T16:28:00Z" w:initials="KC">
    <w:p w14:paraId="69CE65A9" w14:textId="1FDE9601" w:rsidR="00D96F75" w:rsidRDefault="00D96F75" w:rsidP="003A204B">
      <w:r>
        <w:rPr>
          <w:rStyle w:val="CommentReference"/>
        </w:rPr>
        <w:annotationRef/>
      </w:r>
      <w:r>
        <w:rPr>
          <w:color w:val="000000"/>
          <w:sz w:val="20"/>
          <w:szCs w:val="20"/>
        </w:rPr>
        <w:t>The elevated levels of biomass and biodiversity that occur within these habitats may also contribute to.</w:t>
      </w:r>
    </w:p>
  </w:comment>
  <w:comment w:id="47" w:author="Kieran Cox" w:date="2024-03-21T16:35:00Z" w:initials="KC">
    <w:p w14:paraId="4D83A1E3" w14:textId="77777777" w:rsidR="00D96F75" w:rsidRDefault="00D96F75" w:rsidP="00477D12">
      <w:r>
        <w:rPr>
          <w:rStyle w:val="CommentReference"/>
        </w:rPr>
        <w:annotationRef/>
      </w:r>
      <w:r>
        <w:rPr>
          <w:color w:val="000000"/>
          <w:sz w:val="20"/>
          <w:szCs w:val="20"/>
        </w:rPr>
        <w:t>I hate when people flag something in a paper and then continue to flag it throughout so this is the last one i promise, and I am likely missing something, but the order of this term doesn’t seem to fit cause variability just means a varying pattern, so the statement is the contribution of nutrients to variance in a temperate… so what variability is in relation to isn’t clear</w:t>
      </w:r>
    </w:p>
  </w:comment>
  <w:comment w:id="48" w:author="Kieran Cox" w:date="2024-03-22T07:46:00Z" w:initials="KC">
    <w:p w14:paraId="24A6D6D0" w14:textId="77777777" w:rsidR="00D96F75" w:rsidRDefault="00D96F75" w:rsidP="00355A76">
      <w:r>
        <w:rPr>
          <w:rStyle w:val="CommentReference"/>
        </w:rPr>
        <w:annotationRef/>
      </w:r>
      <w:r>
        <w:rPr>
          <w:sz w:val="20"/>
          <w:szCs w:val="20"/>
        </w:rPr>
        <w:t>ok just saw below in the methods when you give this a definition. It could be worth including a mention of what is varying in the statement below, but for above it would be worth using an approach that is clear about what is varying, especially because you are aiming to look more at what correlates with nutrients, not what nutrients levels may be driving</w:t>
      </w:r>
    </w:p>
  </w:comment>
  <w:comment w:id="49" w:author="Kieran Cox" w:date="2024-03-21T16:37:00Z" w:initials="KC">
    <w:p w14:paraId="106FF508" w14:textId="1A0A4810" w:rsidR="00D96F75" w:rsidRDefault="00D96F75" w:rsidP="00477D12">
      <w:r>
        <w:rPr>
          <w:rStyle w:val="CommentReference"/>
        </w:rPr>
        <w:annotationRef/>
      </w:r>
      <w:r>
        <w:rPr>
          <w:color w:val="000000"/>
          <w:sz w:val="20"/>
          <w:szCs w:val="20"/>
        </w:rPr>
        <w:t>optional revisions</w:t>
      </w:r>
    </w:p>
    <w:p w14:paraId="3217FE03" w14:textId="77777777" w:rsidR="00D96F75" w:rsidRDefault="00D96F75" w:rsidP="00477D12">
      <w:r>
        <w:rPr>
          <w:color w:val="000000"/>
          <w:sz w:val="20"/>
          <w:szCs w:val="20"/>
        </w:rPr>
        <w:t xml:space="preserve">We aimed to quantify the ecological co-varieties that influence (OR contribute to) spatial variability in  </w:t>
      </w:r>
    </w:p>
    <w:p w14:paraId="5D788537" w14:textId="77777777" w:rsidR="00D96F75" w:rsidRDefault="00D96F75" w:rsidP="00477D12">
      <w:r>
        <w:rPr>
          <w:color w:val="000000"/>
          <w:sz w:val="20"/>
          <w:szCs w:val="20"/>
        </w:rPr>
        <w:t>regenerated nutrients within a temperate…</w:t>
      </w:r>
    </w:p>
    <w:p w14:paraId="2F749496" w14:textId="77777777" w:rsidR="00D96F75" w:rsidRDefault="00D96F75" w:rsidP="00477D12"/>
  </w:comment>
  <w:comment w:id="50" w:author="Kieran Cox" w:date="2024-03-21T16:38:00Z" w:initials="KC">
    <w:p w14:paraId="1163E39B" w14:textId="77777777" w:rsidR="00D96F75" w:rsidRDefault="00D96F75" w:rsidP="00477D12">
      <w:r>
        <w:rPr>
          <w:rStyle w:val="CommentReference"/>
        </w:rPr>
        <w:annotationRef/>
      </w:r>
      <w:r>
        <w:rPr>
          <w:color w:val="000000"/>
          <w:sz w:val="20"/>
          <w:szCs w:val="20"/>
        </w:rPr>
        <w:t>could pull</w:t>
      </w:r>
    </w:p>
  </w:comment>
  <w:comment w:id="51" w:author="Kieran Cox" w:date="2024-03-21T16:39:00Z" w:initials="KC">
    <w:p w14:paraId="5D0B4C1A" w14:textId="77777777" w:rsidR="00D96F75" w:rsidRDefault="00D96F75" w:rsidP="00477D12">
      <w:r>
        <w:rPr>
          <w:rStyle w:val="CommentReference"/>
        </w:rPr>
        <w:annotationRef/>
      </w:r>
      <w:r>
        <w:rPr>
          <w:color w:val="000000"/>
          <w:sz w:val="20"/>
          <w:szCs w:val="20"/>
        </w:rPr>
        <w:t>You could pull this cause it indicates that you are focusing on the variation so, like delta values or differences between sites, instead of measuring NH4, and then looking at the spatial trend to identify the variability and drivers</w:t>
      </w:r>
    </w:p>
  </w:comment>
  <w:comment w:id="52" w:author="Kieran Cox" w:date="2024-03-21T16:42:00Z" w:initials="KC">
    <w:p w14:paraId="42AD80B4" w14:textId="77777777" w:rsidR="00D96F75" w:rsidRDefault="00D96F75" w:rsidP="006B016A">
      <w:r>
        <w:rPr>
          <w:rStyle w:val="CommentReference"/>
        </w:rPr>
        <w:annotationRef/>
      </w:r>
      <w:r>
        <w:rPr>
          <w:color w:val="000000"/>
          <w:sz w:val="20"/>
          <w:szCs w:val="20"/>
        </w:rPr>
        <w:t>alt:</w:t>
      </w:r>
    </w:p>
    <w:p w14:paraId="69613DF6" w14:textId="77777777" w:rsidR="00D96F75" w:rsidRDefault="00D96F75" w:rsidP="006B016A">
      <w:r>
        <w:rPr>
          <w:color w:val="000000"/>
          <w:sz w:val="20"/>
          <w:szCs w:val="20"/>
        </w:rPr>
        <w:t>and across several meters</w:t>
      </w:r>
    </w:p>
  </w:comment>
  <w:comment w:id="53" w:author="Kieran Cox" w:date="2024-03-21T16:54:00Z" w:initials="KC">
    <w:p w14:paraId="458521D1" w14:textId="77777777" w:rsidR="00D96F75" w:rsidRDefault="00D96F75" w:rsidP="008D04B8">
      <w:r>
        <w:rPr>
          <w:rStyle w:val="CommentReference"/>
        </w:rPr>
        <w:annotationRef/>
      </w:r>
      <w:r>
        <w:rPr>
          <w:color w:val="000000"/>
          <w:sz w:val="20"/>
          <w:szCs w:val="20"/>
        </w:rPr>
        <w:t>Alt: the scale at which animal-driven nutrient variability is ecological relevant…</w:t>
      </w:r>
    </w:p>
    <w:p w14:paraId="1F6F1789" w14:textId="77777777" w:rsidR="00D96F75" w:rsidRDefault="00D96F75" w:rsidP="008D04B8">
      <w:r>
        <w:rPr>
          <w:color w:val="000000"/>
          <w:sz w:val="20"/>
          <w:szCs w:val="20"/>
        </w:rPr>
        <w:t>OR</w:t>
      </w:r>
    </w:p>
    <w:p w14:paraId="03E696A0" w14:textId="77777777" w:rsidR="00D96F75" w:rsidRDefault="00D96F75" w:rsidP="008D04B8">
      <w:r>
        <w:rPr>
          <w:color w:val="000000"/>
          <w:sz w:val="20"/>
          <w:szCs w:val="20"/>
        </w:rPr>
        <w:t>the scale at which CND is ecological relevant in this…</w:t>
      </w:r>
    </w:p>
    <w:p w14:paraId="5DC8135A" w14:textId="77777777" w:rsidR="00D96F75" w:rsidRDefault="00D96F75" w:rsidP="008D04B8"/>
  </w:comment>
  <w:comment w:id="54" w:author="Kieran Cox" w:date="2024-03-21T16:55:00Z" w:initials="KC">
    <w:p w14:paraId="35987A85" w14:textId="77777777" w:rsidR="00D96F75" w:rsidRDefault="00D96F75" w:rsidP="008D04B8">
      <w:r>
        <w:rPr>
          <w:rStyle w:val="CommentReference"/>
        </w:rPr>
        <w:annotationRef/>
      </w:r>
      <w:r>
        <w:rPr>
          <w:color w:val="000000"/>
          <w:sz w:val="20"/>
          <w:szCs w:val="20"/>
        </w:rPr>
        <w:t>alt: elucidate</w:t>
      </w:r>
    </w:p>
  </w:comment>
  <w:comment w:id="56" w:author="Em Lim" w:date="2024-02-23T14:25:00Z" w:initials="EL">
    <w:p w14:paraId="7A692BA4" w14:textId="1C14B3C8" w:rsidR="00D96F75" w:rsidRDefault="00D96F75">
      <w:pPr>
        <w:pStyle w:val="CommentText"/>
      </w:pPr>
      <w:r>
        <w:rPr>
          <w:rStyle w:val="CommentReference"/>
        </w:rPr>
        <w:annotationRef/>
      </w:r>
      <w:r>
        <w:t>Anyone have any more good BMSC papers we should cite here?</w:t>
      </w:r>
    </w:p>
  </w:comment>
  <w:comment w:id="57" w:author="Kieran Cox" w:date="2024-03-21T16:57:00Z" w:initials="KC">
    <w:p w14:paraId="40F76117" w14:textId="77777777" w:rsidR="00D96F75" w:rsidRDefault="00D96F75" w:rsidP="008D04B8">
      <w:r>
        <w:rPr>
          <w:rStyle w:val="CommentReference"/>
        </w:rPr>
        <w:annotationRef/>
      </w:r>
      <w:r>
        <w:rPr>
          <w:color w:val="000000"/>
          <w:sz w:val="20"/>
          <w:szCs w:val="20"/>
        </w:rPr>
        <w:t>I mean ya could cite a recent hot off-the-press photo series that talks about how rad and important BMSC is for kelp research, but also that Sam’s MEPS paper that I sent you could go here as it will be out next month</w:t>
      </w:r>
    </w:p>
  </w:comment>
  <w:comment w:id="58" w:author="Kieran Cox" w:date="2024-03-22T07:50:00Z" w:initials="KC">
    <w:p w14:paraId="00360759" w14:textId="77777777" w:rsidR="00D96F75" w:rsidRDefault="00D96F75" w:rsidP="00355A76">
      <w:r>
        <w:rPr>
          <w:rStyle w:val="CommentReference"/>
        </w:rPr>
        <w:annotationRef/>
      </w:r>
      <w:r>
        <w:rPr>
          <w:color w:val="000000"/>
          <w:sz w:val="20"/>
          <w:szCs w:val="20"/>
        </w:rPr>
        <w:t>Really though the photo article is perfect for this type of citation cause it saws exactly what you are referring too, and even speaks a bit to the specific project</w:t>
      </w:r>
    </w:p>
  </w:comment>
  <w:comment w:id="59" w:author="Kieran Cox" w:date="2024-03-21T16:59:00Z" w:initials="KC">
    <w:p w14:paraId="089269FA" w14:textId="4A80DD93" w:rsidR="00D96F75" w:rsidRDefault="00D96F75" w:rsidP="008D04B8">
      <w:r>
        <w:rPr>
          <w:rStyle w:val="CommentReference"/>
        </w:rPr>
        <w:annotationRef/>
      </w:r>
      <w:r>
        <w:rPr>
          <w:color w:val="000000"/>
          <w:sz w:val="20"/>
          <w:szCs w:val="20"/>
        </w:rPr>
        <w:t xml:space="preserve">You could ‘beef’ this up a bit if you want, and take the species list from the RLS and state is as the region is occupied by at least X fish, including… etc. </w:t>
      </w:r>
    </w:p>
    <w:p w14:paraId="73F857AF" w14:textId="77777777" w:rsidR="00D96F75" w:rsidRDefault="00D96F75" w:rsidP="008D04B8"/>
    <w:p w14:paraId="6CE554D0" w14:textId="77777777" w:rsidR="00D96F75" w:rsidRDefault="00D96F75" w:rsidP="008D04B8">
      <w:r>
        <w:rPr>
          <w:color w:val="000000"/>
          <w:sz w:val="20"/>
          <w:szCs w:val="20"/>
        </w:rPr>
        <w:t>Dealers choice if you want to include species names here but it looks like you use them elsewhere</w:t>
      </w:r>
    </w:p>
  </w:comment>
  <w:comment w:id="60" w:author="Kieran Cox" w:date="2024-03-22T08:41:00Z" w:initials="KC">
    <w:p w14:paraId="78B0E8B8" w14:textId="77777777" w:rsidR="00D96F75" w:rsidRDefault="00D96F75" w:rsidP="001D7BE9">
      <w:r>
        <w:rPr>
          <w:rStyle w:val="CommentReference"/>
        </w:rPr>
        <w:annotationRef/>
      </w:r>
      <w:r>
        <w:rPr>
          <w:color w:val="000000"/>
          <w:sz w:val="20"/>
          <w:szCs w:val="20"/>
        </w:rPr>
        <w:t>This topic sentence and the subsection title constrain the paragraph quite a bit and don’t really support the inclusion of the RLS and other statements. The subjection title is less so than the topic sentence, but because you define mesoscale variation as the difference ammonium… it makes the reader think the subject title is just about that. The same goes for the next few sections. You could ‘zoom’ out the subsections a bit and make them something like ‘Surveys of Among-Site (Meso-Scale) Variation’ or ‘Among-Site (Meso-Scale) Surveys’ so you can talk about everything in the paragraph, and then include a topic sentence that is more about the overall objective, before diving into the specifics</w:t>
      </w:r>
    </w:p>
  </w:comment>
  <w:comment w:id="61" w:author="Kieran Cox" w:date="2024-03-21T17:01:00Z" w:initials="KC">
    <w:p w14:paraId="7A82F56B" w14:textId="7D96C9DB" w:rsidR="00D96F75" w:rsidRDefault="00D96F75" w:rsidP="008D04B8">
      <w:r>
        <w:rPr>
          <w:rStyle w:val="CommentReference"/>
        </w:rPr>
        <w:annotationRef/>
      </w:r>
      <w:r>
        <w:rPr>
          <w:color w:val="000000"/>
          <w:sz w:val="20"/>
          <w:szCs w:val="20"/>
        </w:rPr>
        <w:t>ok rad, so this framing makes more sense from here on but I still think it’s a bit unclear above, so you could either tweak a handful of the previous variation statements, or just include this definition somewhere above</w:t>
      </w:r>
    </w:p>
  </w:comment>
  <w:comment w:id="62" w:author="Kieran Cox" w:date="2024-03-22T07:51:00Z" w:initials="KC">
    <w:p w14:paraId="0D4D4846" w14:textId="77777777" w:rsidR="00D96F75" w:rsidRDefault="00D96F75"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63" w:author="Kieran Cox" w:date="2024-03-22T08:46:00Z" w:initials="KC">
    <w:p w14:paraId="005215D3" w14:textId="77777777" w:rsidR="00D96F75" w:rsidRDefault="00D96F75"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64" w:author="Em Lim" w:date="2024-03-26T11:31:00Z" w:initials="EL">
    <w:p w14:paraId="17D38A3B" w14:textId="2909B194" w:rsidR="00D96F75" w:rsidRDefault="00D96F75">
      <w:pPr>
        <w:pStyle w:val="CommentText"/>
      </w:pPr>
      <w:r>
        <w:rPr>
          <w:rStyle w:val="CommentReference"/>
        </w:rPr>
        <w:annotationRef/>
      </w:r>
      <w:r>
        <w:t>We’re hoping to include this in the ammonium methods paper I’m working on!</w:t>
      </w:r>
    </w:p>
  </w:comment>
  <w:comment w:id="65" w:author="Isabelle Cote" w:date="2024-02-07T14:32:00Z" w:initials="IC">
    <w:p w14:paraId="39119A83" w14:textId="47764534" w:rsidR="00D96F75" w:rsidRDefault="00D96F75" w:rsidP="00895C86">
      <w:pPr>
        <w:pStyle w:val="CommentText"/>
      </w:pPr>
      <w:r>
        <w:rPr>
          <w:rStyle w:val="CommentReference"/>
        </w:rPr>
        <w:annotationRef/>
      </w:r>
      <w:r>
        <w:t>The reviewers might wonder about the change and whether it had an impact on the results</w:t>
      </w:r>
    </w:p>
  </w:comment>
  <w:comment w:id="66" w:author="Kieran Cox" w:date="2024-03-22T08:48:00Z" w:initials="KC">
    <w:p w14:paraId="40ACD5F1" w14:textId="77777777" w:rsidR="00D96F75" w:rsidRDefault="00D96F75" w:rsidP="001D7BE9">
      <w:r>
        <w:rPr>
          <w:rStyle w:val="CommentReference"/>
        </w:rPr>
        <w:annotationRef/>
      </w:r>
      <w:r>
        <w:rPr>
          <w:color w:val="000000"/>
          <w:sz w:val="20"/>
          <w:szCs w:val="20"/>
        </w:rPr>
        <w:t>Seconded. A statement of the difference in the methods or way would be good. Perhaps something like, The multi-method approach was warranted because ——, which minimum influence on —</w:t>
      </w:r>
    </w:p>
  </w:comment>
  <w:comment w:id="67" w:author="Kieran Cox" w:date="2024-03-22T08:55:00Z" w:initials="KC">
    <w:p w14:paraId="64211845" w14:textId="77777777" w:rsidR="00D96F75" w:rsidRDefault="00D96F75" w:rsidP="00E31706">
      <w:r>
        <w:rPr>
          <w:rStyle w:val="CommentReference"/>
        </w:rPr>
        <w:annotationRef/>
      </w:r>
      <w:r>
        <w:rPr>
          <w:color w:val="000000"/>
          <w:sz w:val="20"/>
          <w:szCs w:val="20"/>
        </w:rPr>
        <w:t>If you want to keep this as the topic sentence, just add a mention of the biological communities here so it’s inclusive of all topic to come</w:t>
      </w:r>
    </w:p>
  </w:comment>
  <w:comment w:id="68" w:author="Em Lim" w:date="2024-02-02T10:43:00Z" w:initials="EL">
    <w:p w14:paraId="02CC6045" w14:textId="60F9E5FE" w:rsidR="00D96F75" w:rsidRDefault="00D96F75">
      <w:pPr>
        <w:pStyle w:val="CommentText"/>
      </w:pPr>
      <w:r>
        <w:rPr>
          <w:rStyle w:val="CommentReference"/>
        </w:rPr>
        <w:annotationRef/>
      </w:r>
      <w:r>
        <w:t>Claire, can you confirm? The density calculations indicate it was a 1 x 5 rectangle but one of your old methods protocols said 2 x 5.</w:t>
      </w:r>
    </w:p>
  </w:comment>
  <w:comment w:id="69" w:author="Kieran Cox" w:date="2024-03-22T09:01:00Z" w:initials="KC">
    <w:p w14:paraId="52A5CFE4" w14:textId="77777777" w:rsidR="00D96F75" w:rsidRDefault="00D96F75"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70" w:author="Em Lim" w:date="2024-03-26T11:39:00Z" w:initials="EL">
    <w:p w14:paraId="0EA8F40A" w14:textId="6B960426" w:rsidR="00D96F75" w:rsidRDefault="00D96F75">
      <w:pPr>
        <w:pStyle w:val="CommentText"/>
        <w:rPr>
          <w:rFonts w:ascii="Times New Roman" w:hAnsi="Times New Roman" w:cs="Times New Roman"/>
          <w:lang w:val="en-CA"/>
        </w:rPr>
      </w:pPr>
      <w:r>
        <w:rPr>
          <w:rStyle w:val="CommentReference"/>
        </w:rPr>
        <w:annotationRef/>
      </w:r>
      <w:r>
        <w:rPr>
          <w:rFonts w:ascii="Times New Roman" w:hAnsi="Times New Roman" w:cs="Times New Roman"/>
          <w:lang w:val="en-CA"/>
        </w:rPr>
        <w:t>I didn’t use forest area at all, so I removed it from the methods, but we could add it back in if we want. Mean forest biomass is measured in kg/m2, I don’t multiply that by total area.</w:t>
      </w:r>
    </w:p>
    <w:p w14:paraId="58547F49" w14:textId="77777777" w:rsidR="00D96F75" w:rsidRDefault="00D96F75">
      <w:pPr>
        <w:pStyle w:val="CommentText"/>
        <w:rPr>
          <w:rFonts w:ascii="Times New Roman" w:hAnsi="Times New Roman" w:cs="Times New Roman"/>
          <w:lang w:val="en-CA"/>
        </w:rPr>
      </w:pPr>
    </w:p>
    <w:p w14:paraId="4DB51421" w14:textId="72616200" w:rsidR="00D96F75" w:rsidRDefault="00D96F75">
      <w:pPr>
        <w:pStyle w:val="CommentText"/>
      </w:pPr>
      <w:r>
        <w:rPr>
          <w:rFonts w:ascii="Times New Roman" w:hAnsi="Times New Roman" w:cs="Times New Roman"/>
          <w:lang w:val="en-CA"/>
        </w:rPr>
        <w:t>“</w:t>
      </w:r>
      <w:r w:rsidRPr="005F1E8D">
        <w:rPr>
          <w:rFonts w:ascii="Times New Roman" w:hAnsi="Times New Roman" w:cs="Times New Roman"/>
          <w:lang w:val="en-CA"/>
        </w:rPr>
        <w:t xml:space="preserve">We estimated total forest area by swimming around the perimeter of the forest on the surface with a </w:t>
      </w:r>
      <w:r w:rsidRPr="005F1E8D">
        <w:rPr>
          <w:rFonts w:ascii="Times New Roman" w:hAnsi="Times New Roman" w:cs="Times New Roman"/>
          <w:highlight w:val="yellow"/>
          <w:lang w:val="en-CA"/>
        </w:rPr>
        <w:t>Garmin GPS(?)</w:t>
      </w:r>
      <w:r w:rsidRPr="005F1E8D">
        <w:rPr>
          <w:rFonts w:ascii="Times New Roman" w:hAnsi="Times New Roman" w:cs="Times New Roman"/>
          <w:lang w:val="en-CA"/>
        </w:rPr>
        <w:t>.</w:t>
      </w:r>
      <w:r>
        <w:rPr>
          <w:rFonts w:ascii="Times New Roman" w:hAnsi="Times New Roman" w:cs="Times New Roman"/>
          <w:lang w:val="en-CA"/>
        </w:rPr>
        <w:t>”</w:t>
      </w:r>
    </w:p>
  </w:comment>
  <w:comment w:id="71" w:author="Em Lim" w:date="2024-02-15T16:49:00Z" w:initials="EL">
    <w:p w14:paraId="53EF394E" w14:textId="3A1B674C" w:rsidR="00D96F75" w:rsidRDefault="00D96F75">
      <w:pPr>
        <w:pStyle w:val="CommentText"/>
      </w:pPr>
      <w:r>
        <w:rPr>
          <w:rStyle w:val="CommentReference"/>
        </w:rPr>
        <w:annotationRef/>
      </w:r>
      <w:r>
        <w:t xml:space="preserve">Sample depths ranged from 0.7 – 5 m deep, but each pair was collected at the same depth </w:t>
      </w:r>
    </w:p>
  </w:comment>
  <w:comment w:id="72" w:author="Kieran Cox" w:date="2024-03-22T09:25:00Z" w:initials="KC">
    <w:p w14:paraId="6241F8BC" w14:textId="77777777" w:rsidR="00D96F75" w:rsidRDefault="00D96F75" w:rsidP="00526E5E">
      <w:r>
        <w:rPr>
          <w:rStyle w:val="CommentReference"/>
        </w:rPr>
        <w:annotationRef/>
      </w:r>
      <w:r>
        <w:rPr>
          <w:color w:val="000000"/>
          <w:sz w:val="20"/>
          <w:szCs w:val="20"/>
        </w:rPr>
        <w:t>I can’t seem to follow what this means. Will folks that know this method better then me (ahh so anyone) get it?</w:t>
      </w:r>
    </w:p>
  </w:comment>
  <w:comment w:id="73" w:author="Kieran Cox" w:date="2024-03-22T09:27:00Z" w:initials="KC">
    <w:p w14:paraId="71120E43" w14:textId="77777777" w:rsidR="00D96F75" w:rsidRDefault="00D96F75" w:rsidP="00526E5E">
      <w:r>
        <w:rPr>
          <w:rStyle w:val="CommentReference"/>
        </w:rPr>
        <w:annotationRef/>
      </w:r>
      <w:r>
        <w:rPr>
          <w:color w:val="000000"/>
          <w:sz w:val="20"/>
          <w:szCs w:val="20"/>
        </w:rPr>
        <w:t xml:space="preserve">alt: </w:t>
      </w:r>
    </w:p>
    <w:p w14:paraId="1DABC380" w14:textId="77777777" w:rsidR="00D96F75" w:rsidRDefault="00D96F75" w:rsidP="00526E5E">
      <w:r>
        <w:rPr>
          <w:color w:val="000000"/>
          <w:sz w:val="20"/>
          <w:szCs w:val="20"/>
        </w:rPr>
        <w:t>paired inside and outside of the kelp NH4 sample…</w:t>
      </w:r>
    </w:p>
  </w:comment>
  <w:comment w:id="74" w:author="Kieran Cox" w:date="2024-03-22T09:49:00Z" w:initials="KC">
    <w:p w14:paraId="750B71F8" w14:textId="77777777" w:rsidR="00D96F75" w:rsidRDefault="00D96F75" w:rsidP="00F17ED1">
      <w:r>
        <w:rPr>
          <w:rStyle w:val="CommentReference"/>
        </w:rPr>
        <w:annotationRef/>
      </w:r>
      <w:r>
        <w:rPr>
          <w:color w:val="000000"/>
          <w:sz w:val="20"/>
          <w:szCs w:val="20"/>
        </w:rPr>
        <w:t xml:space="preserve">I think this term could be overhauled a bit and perhaps made a bit </w:t>
      </w:r>
      <w:proofErr w:type="gramStart"/>
      <w:r>
        <w:rPr>
          <w:color w:val="000000"/>
          <w:sz w:val="20"/>
          <w:szCs w:val="20"/>
        </w:rPr>
        <w:t>more catchy</w:t>
      </w:r>
      <w:proofErr w:type="gramEnd"/>
      <w:r>
        <w:rPr>
          <w:color w:val="000000"/>
          <w:sz w:val="20"/>
          <w:szCs w:val="20"/>
        </w:rPr>
        <w:t xml:space="preserve"> and less ambitious. Perhaps focusing on the fact that this is really a population question? so your focus is on the region, the site, and the population differences </w:t>
      </w:r>
    </w:p>
    <w:p w14:paraId="78E7E39F" w14:textId="77777777" w:rsidR="00D96F75" w:rsidRDefault="00D96F75" w:rsidP="00F17ED1"/>
  </w:comment>
  <w:comment w:id="75" w:author="Kieran Cox" w:date="2024-03-22T09:52:00Z" w:initials="KC">
    <w:p w14:paraId="1462B7F6" w14:textId="77777777" w:rsidR="00D96F75" w:rsidRDefault="00D96F75" w:rsidP="00F17ED1">
      <w:r>
        <w:rPr>
          <w:rStyle w:val="CommentReference"/>
        </w:rPr>
        <w:annotationRef/>
      </w:r>
      <w:r>
        <w:rPr>
          <w:color w:val="000000"/>
          <w:sz w:val="20"/>
          <w:szCs w:val="20"/>
        </w:rPr>
        <w:t>You could add an example here, or include the number of taxa this occurred for to clarify the potential ‘impacts’</w:t>
      </w:r>
    </w:p>
  </w:comment>
  <w:comment w:id="76" w:author="Em Lim" w:date="2024-02-26T12:02:00Z" w:initials="EL">
    <w:p w14:paraId="6FC76E13" w14:textId="4A68C8D7" w:rsidR="00D96F75" w:rsidRDefault="00D96F75">
      <w:pPr>
        <w:pStyle w:val="CommentText"/>
      </w:pPr>
      <w:r>
        <w:rPr>
          <w:rStyle w:val="CommentReference"/>
        </w:rPr>
        <w:annotationRef/>
      </w:r>
      <w:r>
        <w:t>?</w:t>
      </w:r>
    </w:p>
  </w:comment>
  <w:comment w:id="77" w:author="Kieran Cox" w:date="2024-03-21T07:54:00Z" w:initials="KC">
    <w:p w14:paraId="5188AD0A" w14:textId="095B73BD" w:rsidR="00D96F75" w:rsidRDefault="00D96F75" w:rsidP="00930939">
      <w:r>
        <w:rPr>
          <w:rStyle w:val="CommentReference"/>
        </w:rPr>
        <w:annotationRef/>
      </w:r>
      <w:r>
        <w:rPr>
          <w:color w:val="000000"/>
          <w:sz w:val="20"/>
          <w:szCs w:val="20"/>
        </w:rPr>
        <w:t xml:space="preserve">You could combine this with the </w:t>
      </w:r>
      <w:proofErr w:type="gramStart"/>
      <w:r>
        <w:rPr>
          <w:color w:val="000000"/>
          <w:sz w:val="20"/>
          <w:szCs w:val="20"/>
        </w:rPr>
        <w:t>map</w:t>
      </w:r>
      <w:proofErr w:type="gramEnd"/>
      <w:r>
        <w:rPr>
          <w:color w:val="000000"/>
          <w:sz w:val="20"/>
          <w:szCs w:val="20"/>
        </w:rPr>
        <w:t xml:space="preserve"> so folks get the location, concept, and method all in one. If you want to really ‘go for it,’ you could have two or three of these that are the same, but the density of kelp declines between with (or increases). </w:t>
      </w:r>
    </w:p>
    <w:p w14:paraId="03633912" w14:textId="77777777" w:rsidR="00D96F75" w:rsidRDefault="00D96F75" w:rsidP="00930939"/>
    <w:p w14:paraId="1F56115F" w14:textId="77777777" w:rsidR="00D96F75" w:rsidRDefault="00D96F75" w:rsidP="00930939">
      <w:r>
        <w:rPr>
          <w:color w:val="000000"/>
          <w:sz w:val="20"/>
          <w:szCs w:val="20"/>
        </w:rPr>
        <w:t>If you do this, you may need to move the concentration and site type legend into the map, but it looks like it could fit in the bottom left</w:t>
      </w:r>
    </w:p>
  </w:comment>
  <w:comment w:id="78" w:author="Kieran Cox" w:date="2024-03-21T08:02:00Z" w:initials="KC">
    <w:p w14:paraId="097F1C04" w14:textId="77777777" w:rsidR="00D96F75" w:rsidRDefault="00D96F75"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79" w:author="Kieran Cox" w:date="2024-03-21T08:03:00Z" w:initials="KC">
    <w:p w14:paraId="6248F20C" w14:textId="77777777" w:rsidR="00D96F75" w:rsidRDefault="00D96F75"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80" w:author="Kieran Cox" w:date="2024-03-21T08:07:00Z" w:initials="KC">
    <w:p w14:paraId="0ADB0963" w14:textId="77777777" w:rsidR="00D96F75" w:rsidRDefault="00D96F75" w:rsidP="00805704">
      <w:r>
        <w:rPr>
          <w:rStyle w:val="CommentReference"/>
        </w:rPr>
        <w:annotationRef/>
      </w:r>
      <w:r>
        <w:rPr>
          <w:color w:val="000000"/>
          <w:sz w:val="20"/>
          <w:szCs w:val="20"/>
        </w:rPr>
        <w:t xml:space="preserve">I’m a fan of starting figures with a summary statement of the concept before jumping into the panels; Isa will likely ping this as well. </w:t>
      </w:r>
    </w:p>
    <w:p w14:paraId="1003DE41" w14:textId="77777777" w:rsidR="00D96F75" w:rsidRDefault="00D96F75" w:rsidP="00805704">
      <w:r>
        <w:rPr>
          <w:color w:val="000000"/>
          <w:sz w:val="20"/>
          <w:szCs w:val="20"/>
        </w:rPr>
        <w:t xml:space="preserve">Perhaps something like, </w:t>
      </w:r>
    </w:p>
    <w:p w14:paraId="7F721B6E" w14:textId="77777777" w:rsidR="00D96F75" w:rsidRDefault="00D96F75" w:rsidP="00805704">
      <w:r>
        <w:rPr>
          <w:color w:val="000000"/>
          <w:sz w:val="20"/>
          <w:szCs w:val="20"/>
        </w:rPr>
        <w:t>Ecological co-variates of ammonium concretions observed across Barkely Sound, BC. (a)…</w:t>
      </w:r>
    </w:p>
    <w:p w14:paraId="0DB4366E" w14:textId="77777777" w:rsidR="00D96F75" w:rsidRDefault="00D96F75" w:rsidP="00805704"/>
  </w:comment>
  <w:comment w:id="81" w:author="Kieran Cox" w:date="2024-03-21T08:10:00Z" w:initials="KC">
    <w:p w14:paraId="685C2B2B" w14:textId="77777777" w:rsidR="00D96F75" w:rsidRDefault="00D96F75" w:rsidP="00805704">
      <w:r>
        <w:rPr>
          <w:rStyle w:val="CommentReference"/>
        </w:rPr>
        <w:annotationRef/>
      </w:r>
      <w:r>
        <w:rPr>
          <w:color w:val="000000"/>
          <w:sz w:val="20"/>
          <w:szCs w:val="20"/>
        </w:rPr>
        <w:t xml:space="preserve">I don’t think it matters but given the modeling approach you used below to remove the intercept value, if I was reviewing this I may ask why you didn’t do that here or suggest that you do, but I don’t think this is vital to address before submitting </w:t>
      </w:r>
    </w:p>
  </w:comment>
  <w:comment w:id="83" w:author="Kieran Cox" w:date="2024-03-21T09:11:00Z" w:initials="KC">
    <w:p w14:paraId="5A24C090" w14:textId="77777777" w:rsidR="00D96F75" w:rsidRDefault="00D96F75" w:rsidP="00406F74">
      <w:r>
        <w:rPr>
          <w:rStyle w:val="CommentReference"/>
        </w:rPr>
        <w:annotationRef/>
      </w:r>
      <w:r>
        <w:rPr>
          <w:color w:val="000000"/>
          <w:sz w:val="20"/>
          <w:szCs w:val="20"/>
        </w:rPr>
        <w:t xml:space="preserve">Same comment as the previous figure about adding more of a topic sentence to the front end of this </w:t>
      </w:r>
    </w:p>
  </w:comment>
  <w:comment w:id="84" w:author="Kieran Cox" w:date="2024-03-21T09:10:00Z" w:initials="KC">
    <w:p w14:paraId="44163916" w14:textId="173C0666" w:rsidR="00D96F75" w:rsidRDefault="00D96F75" w:rsidP="00406F74">
      <w:r>
        <w:rPr>
          <w:rStyle w:val="CommentReference"/>
        </w:rPr>
        <w:annotationRef/>
      </w:r>
      <w:r>
        <w:rPr>
          <w:color w:val="000000"/>
          <w:sz w:val="20"/>
          <w:szCs w:val="20"/>
        </w:rPr>
        <w:t xml:space="preserve">This is super slick. Based on the approach you used above and the approach you use here, i.e., plotting the variables that do not overlap zero, I think you’ll want to consider doing this for all variables. However, biodiversity may be a bit challenging and require a larger supplemental figure, and select cases being presented. </w:t>
      </w:r>
    </w:p>
    <w:p w14:paraId="2398D271" w14:textId="77777777" w:rsidR="00D96F75" w:rsidRDefault="00D96F75" w:rsidP="00406F74"/>
    <w:p w14:paraId="09196CA4" w14:textId="77777777" w:rsidR="00D96F75" w:rsidRDefault="00D96F75" w:rsidP="00406F74">
      <w:r>
        <w:rPr>
          <w:color w:val="000000"/>
          <w:sz w:val="20"/>
          <w:szCs w:val="20"/>
        </w:rPr>
        <w:t>Despite a million and one rants about random forests, I think that will be a lot of extra work, could (but it’s unlikely) create a situation where different important variables emerge, but it’s more likely it just repeats the trends seen here and becomes difficult to justify the two approach, so a rant on the potential additions to this is below</w:t>
      </w:r>
    </w:p>
  </w:comment>
  <w:comment w:id="156" w:author="Kieran Cox" w:date="2024-03-22T10:06:00Z" w:initials="KC">
    <w:p w14:paraId="6ED83976" w14:textId="77777777" w:rsidR="00D96F75" w:rsidRDefault="00D96F75"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157" w:author="Kieran Cox" w:date="2024-03-21T10:45:00Z" w:initials="KC">
    <w:p w14:paraId="75E15649" w14:textId="51706D9E" w:rsidR="00D96F75" w:rsidRDefault="00D96F75" w:rsidP="00E01F00">
      <w:r>
        <w:rPr>
          <w:rStyle w:val="CommentReference"/>
        </w:rPr>
        <w:annotationRef/>
      </w:r>
      <w:r>
        <w:rPr>
          <w:color w:val="000000"/>
          <w:sz w:val="20"/>
          <w:szCs w:val="20"/>
        </w:rPr>
        <w:t>Large tables in manuscripts are always a tough sell, especially when sorting out the journal because the limit the number of figures and tables allowed, editors hate formatting for large tables, and if the journal reduces the word count based on the size of figures and tables, it’s a double hit. This table and the next could both be supplemental</w:t>
      </w:r>
    </w:p>
  </w:comment>
  <w:comment w:id="158" w:author="Em Lim" w:date="2024-02-21T17:08:00Z" w:initials="EL">
    <w:p w14:paraId="48CC7B98" w14:textId="3AE49E8A" w:rsidR="00D96F75" w:rsidRDefault="00D96F75"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76EA3621" w15:done="0"/>
  <w15:commentEx w15:paraId="31C2E668" w15:paraIdParent="76EA3621" w15:done="0"/>
  <w15:commentEx w15:paraId="4B515A0C" w15:done="0"/>
  <w15:commentEx w15:paraId="569D2535" w15:done="0"/>
  <w15:commentEx w15:paraId="5AAB2810" w15:done="0"/>
  <w15:commentEx w15:paraId="37A9109E" w15:paraIdParent="5AAB2810" w15:done="0"/>
  <w15:commentEx w15:paraId="125D4431" w15:paraIdParent="5AAB2810" w15:done="0"/>
  <w15:commentEx w15:paraId="6C1A64E6" w15:done="0"/>
  <w15:commentEx w15:paraId="5E99F29A" w15:paraIdParent="6C1A64E6" w15:done="0"/>
  <w15:commentEx w15:paraId="7B591026" w15:done="0"/>
  <w15:commentEx w15:paraId="7DE1196E" w15:done="0"/>
  <w15:commentEx w15:paraId="47128156" w15:done="0"/>
  <w15:commentEx w15:paraId="768FB895" w15:done="0"/>
  <w15:commentEx w15:paraId="5D259939" w15:done="0"/>
  <w15:commentEx w15:paraId="3DE0D48A" w15:done="0"/>
  <w15:commentEx w15:paraId="0A4FE0AC" w15:done="0"/>
  <w15:commentEx w15:paraId="44A2690B" w15:paraIdParent="0A4FE0AC" w15:done="0"/>
  <w15:commentEx w15:paraId="16B9DBAC" w15:done="0"/>
  <w15:commentEx w15:paraId="5D0E611E" w15:paraIdParent="16B9DBAC" w15:done="0"/>
  <w15:commentEx w15:paraId="79822A56" w15:done="0"/>
  <w15:commentEx w15:paraId="12DBEEB1" w15:paraIdParent="79822A56" w15:done="0"/>
  <w15:commentEx w15:paraId="0A3BC77C" w15:done="0"/>
  <w15:commentEx w15:paraId="306E3770" w15:done="0"/>
  <w15:commentEx w15:paraId="5E21FE31" w15:done="0"/>
  <w15:commentEx w15:paraId="2DDBA4FF" w15:done="0"/>
  <w15:commentEx w15:paraId="799EE8C4" w15:done="0"/>
  <w15:commentEx w15:paraId="383DFAA4" w15:done="0"/>
  <w15:commentEx w15:paraId="6B690857" w15:paraIdParent="383DFAA4" w15:done="0"/>
  <w15:commentEx w15:paraId="3712A111" w15:done="0"/>
  <w15:commentEx w15:paraId="6B6DD224" w15:done="0"/>
  <w15:commentEx w15:paraId="13A734F5" w15:done="0"/>
  <w15:commentEx w15:paraId="71356464" w15:done="0"/>
  <w15:commentEx w15:paraId="58DA682D" w15:done="0"/>
  <w15:commentEx w15:paraId="26DE0AD2" w15:done="0"/>
  <w15:commentEx w15:paraId="3BA37015" w15:done="0"/>
  <w15:commentEx w15:paraId="1F0628F2" w15:done="0"/>
  <w15:commentEx w15:paraId="1A5AD971" w15:done="0"/>
  <w15:commentEx w15:paraId="69CE65A9" w15:done="0"/>
  <w15:commentEx w15:paraId="4D83A1E3" w15:done="0"/>
  <w15:commentEx w15:paraId="24A6D6D0" w15:paraIdParent="4D83A1E3" w15:done="0"/>
  <w15:commentEx w15:paraId="2F749496" w15:done="0"/>
  <w15:commentEx w15:paraId="1163E39B" w15:done="0"/>
  <w15:commentEx w15:paraId="5D0B4C1A" w15:done="0"/>
  <w15:commentEx w15:paraId="69613DF6" w15:done="0"/>
  <w15:commentEx w15:paraId="5DC8135A" w15:done="0"/>
  <w15:commentEx w15:paraId="35987A85" w15:done="0"/>
  <w15:commentEx w15:paraId="7A692BA4" w15:done="0"/>
  <w15:commentEx w15:paraId="40F76117" w15:paraIdParent="7A692BA4" w15:done="0"/>
  <w15:commentEx w15:paraId="00360759" w15:paraIdParent="7A692BA4" w15:done="0"/>
  <w15:commentEx w15:paraId="6CE554D0" w15:done="0"/>
  <w15:commentEx w15:paraId="78B0E8B8" w15:done="0"/>
  <w15:commentEx w15:paraId="7A82F56B"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64211845" w15:done="0"/>
  <w15:commentEx w15:paraId="02CC6045" w15:done="0"/>
  <w15:commentEx w15:paraId="52A5CFE4" w15:paraIdParent="02CC6045" w15:done="0"/>
  <w15:commentEx w15:paraId="4DB51421" w15:done="0"/>
  <w15:commentEx w15:paraId="53EF394E" w15:done="0"/>
  <w15:commentEx w15:paraId="6241F8BC" w15:done="0"/>
  <w15:commentEx w15:paraId="1DABC380" w15:done="0"/>
  <w15:commentEx w15:paraId="78E7E39F" w15:done="0"/>
  <w15:commentEx w15:paraId="1462B7F6" w15:done="0"/>
  <w15:commentEx w15:paraId="6FC76E13" w15:done="0"/>
  <w15:commentEx w15:paraId="1F56115F" w15:done="0"/>
  <w15:commentEx w15:paraId="097F1C04" w15:paraIdParent="1F56115F" w15:done="0"/>
  <w15:commentEx w15:paraId="6248F20C" w15:paraIdParent="1F56115F" w15:done="0"/>
  <w15:commentEx w15:paraId="0DB4366E" w15:done="0"/>
  <w15:commentEx w15:paraId="685C2B2B" w15:done="0"/>
  <w15:commentEx w15:paraId="5A24C090" w15:done="0"/>
  <w15:commentEx w15:paraId="09196CA4" w15:done="0"/>
  <w15:commentEx w15:paraId="6ED83976" w15:done="0"/>
  <w15:commentEx w15:paraId="75E15649"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76EA3621" w16cid:durableId="76BE8CD1"/>
  <w16cid:commentId w16cid:paraId="31C2E668" w16cid:durableId="237CB4E2"/>
  <w16cid:commentId w16cid:paraId="4B515A0C" w16cid:durableId="755BF72F"/>
  <w16cid:commentId w16cid:paraId="569D2535" w16cid:durableId="6B6167E0"/>
  <w16cid:commentId w16cid:paraId="5AAB2810" w16cid:durableId="70C1F963"/>
  <w16cid:commentId w16cid:paraId="37A9109E" w16cid:durableId="57DBCCA9"/>
  <w16cid:commentId w16cid:paraId="125D4431" w16cid:durableId="6710A97F"/>
  <w16cid:commentId w16cid:paraId="6C1A64E6" w16cid:durableId="5CBB852C"/>
  <w16cid:commentId w16cid:paraId="5E99F29A" w16cid:durableId="5C8954C9"/>
  <w16cid:commentId w16cid:paraId="7B591026" w16cid:durableId="72EC7DC9"/>
  <w16cid:commentId w16cid:paraId="7DE1196E" w16cid:durableId="1CC9EC99"/>
  <w16cid:commentId w16cid:paraId="47128156" w16cid:durableId="19F1FBAB"/>
  <w16cid:commentId w16cid:paraId="768FB895" w16cid:durableId="7ADFC1E1"/>
  <w16cid:commentId w16cid:paraId="5D259939" w16cid:durableId="2CE601E3"/>
  <w16cid:commentId w16cid:paraId="3DE0D48A" w16cid:durableId="34D3A768"/>
  <w16cid:commentId w16cid:paraId="0A4FE0AC" w16cid:durableId="3C355E6C"/>
  <w16cid:commentId w16cid:paraId="44A2690B" w16cid:durableId="29AD0CA9"/>
  <w16cid:commentId w16cid:paraId="16B9DBAC" w16cid:durableId="6B150E81"/>
  <w16cid:commentId w16cid:paraId="5D0E611E" w16cid:durableId="29AD0D02"/>
  <w16cid:commentId w16cid:paraId="79822A56" w16cid:durableId="46C5D169"/>
  <w16cid:commentId w16cid:paraId="12DBEEB1" w16cid:durableId="29AD0D59"/>
  <w16cid:commentId w16cid:paraId="0A3BC77C" w16cid:durableId="2E56B019"/>
  <w16cid:commentId w16cid:paraId="306E3770" w16cid:durableId="537F89BC"/>
  <w16cid:commentId w16cid:paraId="5E21FE31" w16cid:durableId="2978B7B1"/>
  <w16cid:commentId w16cid:paraId="2DDBA4FF" w16cid:durableId="6FC2F2DE"/>
  <w16cid:commentId w16cid:paraId="799EE8C4" w16cid:durableId="56D02105"/>
  <w16cid:commentId w16cid:paraId="383DFAA4" w16cid:durableId="21D3FBA8"/>
  <w16cid:commentId w16cid:paraId="6B690857" w16cid:durableId="79809998"/>
  <w16cid:commentId w16cid:paraId="3712A111" w16cid:durableId="154E94B4"/>
  <w16cid:commentId w16cid:paraId="6B6DD224" w16cid:durableId="5BA62761"/>
  <w16cid:commentId w16cid:paraId="13A734F5" w16cid:durableId="183A6CCE"/>
  <w16cid:commentId w16cid:paraId="71356464" w16cid:durableId="6F58DD5D"/>
  <w16cid:commentId w16cid:paraId="58DA682D" w16cid:durableId="0244C24A"/>
  <w16cid:commentId w16cid:paraId="26DE0AD2" w16cid:durableId="73F52CF1"/>
  <w16cid:commentId w16cid:paraId="3BA37015" w16cid:durableId="3AE1DCB9"/>
  <w16cid:commentId w16cid:paraId="1F0628F2" w16cid:durableId="26C14D25"/>
  <w16cid:commentId w16cid:paraId="1A5AD971" w16cid:durableId="71B60087"/>
  <w16cid:commentId w16cid:paraId="69CE65A9" w16cid:durableId="39D74987"/>
  <w16cid:commentId w16cid:paraId="4D83A1E3" w16cid:durableId="476AD497"/>
  <w16cid:commentId w16cid:paraId="24A6D6D0" w16cid:durableId="2BF2EFF4"/>
  <w16cid:commentId w16cid:paraId="2F749496" w16cid:durableId="31093E64"/>
  <w16cid:commentId w16cid:paraId="1163E39B" w16cid:durableId="7B9E924D"/>
  <w16cid:commentId w16cid:paraId="5D0B4C1A" w16cid:durableId="2500D563"/>
  <w16cid:commentId w16cid:paraId="69613DF6" w16cid:durableId="2A31BCA3"/>
  <w16cid:commentId w16cid:paraId="5DC8135A" w16cid:durableId="3A3F6C5C"/>
  <w16cid:commentId w16cid:paraId="35987A85" w16cid:durableId="72872A94"/>
  <w16cid:commentId w16cid:paraId="7A692BA4" w16cid:durableId="2983295B"/>
  <w16cid:commentId w16cid:paraId="40F76117" w16cid:durableId="66D89A4D"/>
  <w16cid:commentId w16cid:paraId="00360759" w16cid:durableId="2B19DEBD"/>
  <w16cid:commentId w16cid:paraId="6CE554D0" w16cid:durableId="2DDE8B35"/>
  <w16cid:commentId w16cid:paraId="78B0E8B8" w16cid:durableId="31ADB03F"/>
  <w16cid:commentId w16cid:paraId="7A82F56B" w16cid:durableId="1F94C741"/>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64211845" w16cid:durableId="7E5E8ED1"/>
  <w16cid:commentId w16cid:paraId="02CC6045" w16cid:durableId="296745BC"/>
  <w16cid:commentId w16cid:paraId="52A5CFE4" w16cid:durableId="4E9D3511"/>
  <w16cid:commentId w16cid:paraId="4DB51421" w16cid:durableId="29AD327B"/>
  <w16cid:commentId w16cid:paraId="53EF394E" w16cid:durableId="2978BF19"/>
  <w16cid:commentId w16cid:paraId="6241F8BC" w16cid:durableId="2DBA9229"/>
  <w16cid:commentId w16cid:paraId="1DABC380" w16cid:durableId="61912D04"/>
  <w16cid:commentId w16cid:paraId="78E7E39F" w16cid:durableId="32825E31"/>
  <w16cid:commentId w16cid:paraId="1462B7F6" w16cid:durableId="22B005F0"/>
  <w16cid:commentId w16cid:paraId="6FC76E13" w16cid:durableId="2986FC5F"/>
  <w16cid:commentId w16cid:paraId="1F56115F" w16cid:durableId="1B9972EF"/>
  <w16cid:commentId w16cid:paraId="097F1C04" w16cid:durableId="258AFB3A"/>
  <w16cid:commentId w16cid:paraId="6248F20C" w16cid:durableId="05349D56"/>
  <w16cid:commentId w16cid:paraId="0DB4366E" w16cid:durableId="48E58BC0"/>
  <w16cid:commentId w16cid:paraId="685C2B2B" w16cid:durableId="6847EA98"/>
  <w16cid:commentId w16cid:paraId="5A24C090" w16cid:durableId="47995749"/>
  <w16cid:commentId w16cid:paraId="09196CA4" w16cid:durableId="541B56FE"/>
  <w16cid:commentId w16cid:paraId="6ED83976" w16cid:durableId="14D6BE76"/>
  <w16cid:commentId w16cid:paraId="75E15649" w16cid:durableId="325D6962"/>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6D68EF" w14:textId="77777777" w:rsidR="007C03DE" w:rsidRDefault="007C03DE" w:rsidP="009B4C2B">
      <w:r>
        <w:separator/>
      </w:r>
    </w:p>
  </w:endnote>
  <w:endnote w:type="continuationSeparator" w:id="0">
    <w:p w14:paraId="3873F8CB" w14:textId="77777777" w:rsidR="007C03DE" w:rsidRDefault="007C03DE"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F8933" w14:textId="77777777" w:rsidR="007C03DE" w:rsidRDefault="007C03DE" w:rsidP="009B4C2B">
      <w:r>
        <w:separator/>
      </w:r>
    </w:p>
  </w:footnote>
  <w:footnote w:type="continuationSeparator" w:id="0">
    <w:p w14:paraId="29CE1FAC" w14:textId="77777777" w:rsidR="007C03DE" w:rsidRDefault="007C03DE"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rson w15:author="Kieran Cox">
    <w15:presenceInfo w15:providerId="AD" w15:userId="S::kieranc@sfu.ca::b4290085-ec8f-4fe0-8d75-e615e1fa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6"/>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1DD6"/>
    <w:rsid w:val="0017314E"/>
    <w:rsid w:val="00173964"/>
    <w:rsid w:val="0018005F"/>
    <w:rsid w:val="00181FA8"/>
    <w:rsid w:val="0018289E"/>
    <w:rsid w:val="00195ECF"/>
    <w:rsid w:val="001A0C35"/>
    <w:rsid w:val="001B22A8"/>
    <w:rsid w:val="001B79C7"/>
    <w:rsid w:val="001D13C5"/>
    <w:rsid w:val="001D3701"/>
    <w:rsid w:val="001D7BE9"/>
    <w:rsid w:val="001E7F77"/>
    <w:rsid w:val="001F6183"/>
    <w:rsid w:val="001F69F0"/>
    <w:rsid w:val="001F79DB"/>
    <w:rsid w:val="0020783B"/>
    <w:rsid w:val="002142F2"/>
    <w:rsid w:val="002145C6"/>
    <w:rsid w:val="00217D47"/>
    <w:rsid w:val="00222A9E"/>
    <w:rsid w:val="0022385E"/>
    <w:rsid w:val="00230925"/>
    <w:rsid w:val="00235FC5"/>
    <w:rsid w:val="00237ED0"/>
    <w:rsid w:val="00245C88"/>
    <w:rsid w:val="0025202D"/>
    <w:rsid w:val="00252E04"/>
    <w:rsid w:val="00253D0A"/>
    <w:rsid w:val="00261545"/>
    <w:rsid w:val="002620AE"/>
    <w:rsid w:val="00263F14"/>
    <w:rsid w:val="0026711E"/>
    <w:rsid w:val="00271E58"/>
    <w:rsid w:val="002750B2"/>
    <w:rsid w:val="00280722"/>
    <w:rsid w:val="002840C9"/>
    <w:rsid w:val="00290BF1"/>
    <w:rsid w:val="00295B89"/>
    <w:rsid w:val="0029789C"/>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DB3"/>
    <w:rsid w:val="00314A5D"/>
    <w:rsid w:val="00334ADF"/>
    <w:rsid w:val="00355A76"/>
    <w:rsid w:val="003665DF"/>
    <w:rsid w:val="003801C9"/>
    <w:rsid w:val="00380F24"/>
    <w:rsid w:val="003859F6"/>
    <w:rsid w:val="00392DBC"/>
    <w:rsid w:val="00397B9C"/>
    <w:rsid w:val="003A204B"/>
    <w:rsid w:val="003B4768"/>
    <w:rsid w:val="003B6CDD"/>
    <w:rsid w:val="003D17AC"/>
    <w:rsid w:val="003D5A5B"/>
    <w:rsid w:val="003E0CA3"/>
    <w:rsid w:val="003E0D14"/>
    <w:rsid w:val="003F627B"/>
    <w:rsid w:val="00405356"/>
    <w:rsid w:val="00406F74"/>
    <w:rsid w:val="0041407D"/>
    <w:rsid w:val="00415C5B"/>
    <w:rsid w:val="00417390"/>
    <w:rsid w:val="004173D2"/>
    <w:rsid w:val="0042306A"/>
    <w:rsid w:val="004253ED"/>
    <w:rsid w:val="004317DC"/>
    <w:rsid w:val="0043235D"/>
    <w:rsid w:val="00433289"/>
    <w:rsid w:val="0043787D"/>
    <w:rsid w:val="00437D27"/>
    <w:rsid w:val="00444382"/>
    <w:rsid w:val="00444BD0"/>
    <w:rsid w:val="004578FA"/>
    <w:rsid w:val="00462E79"/>
    <w:rsid w:val="00473216"/>
    <w:rsid w:val="00477D12"/>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17C1E"/>
    <w:rsid w:val="005209E1"/>
    <w:rsid w:val="00522FED"/>
    <w:rsid w:val="00526E5E"/>
    <w:rsid w:val="0053139F"/>
    <w:rsid w:val="00532C7F"/>
    <w:rsid w:val="00533B7E"/>
    <w:rsid w:val="005433DA"/>
    <w:rsid w:val="00547A38"/>
    <w:rsid w:val="0055529E"/>
    <w:rsid w:val="005636C0"/>
    <w:rsid w:val="00565A8B"/>
    <w:rsid w:val="00570F20"/>
    <w:rsid w:val="005746D1"/>
    <w:rsid w:val="00576692"/>
    <w:rsid w:val="0058230D"/>
    <w:rsid w:val="005870DF"/>
    <w:rsid w:val="005A1F03"/>
    <w:rsid w:val="005A498B"/>
    <w:rsid w:val="005B3F6C"/>
    <w:rsid w:val="005C511E"/>
    <w:rsid w:val="005C6C7A"/>
    <w:rsid w:val="005E0538"/>
    <w:rsid w:val="005E0A73"/>
    <w:rsid w:val="005E2C00"/>
    <w:rsid w:val="005E2FEE"/>
    <w:rsid w:val="005E6D58"/>
    <w:rsid w:val="005F0597"/>
    <w:rsid w:val="005F1E8D"/>
    <w:rsid w:val="005F39D0"/>
    <w:rsid w:val="006032E9"/>
    <w:rsid w:val="0061163F"/>
    <w:rsid w:val="006159C2"/>
    <w:rsid w:val="0061715C"/>
    <w:rsid w:val="0061731D"/>
    <w:rsid w:val="00622296"/>
    <w:rsid w:val="00623B32"/>
    <w:rsid w:val="006259B4"/>
    <w:rsid w:val="00635119"/>
    <w:rsid w:val="0064532D"/>
    <w:rsid w:val="006528A1"/>
    <w:rsid w:val="00662D37"/>
    <w:rsid w:val="00662F9B"/>
    <w:rsid w:val="00670555"/>
    <w:rsid w:val="0067503F"/>
    <w:rsid w:val="00676581"/>
    <w:rsid w:val="00676DAB"/>
    <w:rsid w:val="00677126"/>
    <w:rsid w:val="00677F1B"/>
    <w:rsid w:val="006802B8"/>
    <w:rsid w:val="00682CDC"/>
    <w:rsid w:val="00690DD3"/>
    <w:rsid w:val="0069194B"/>
    <w:rsid w:val="00694C65"/>
    <w:rsid w:val="006B016A"/>
    <w:rsid w:val="006C4A83"/>
    <w:rsid w:val="006C6F43"/>
    <w:rsid w:val="006D152A"/>
    <w:rsid w:val="006D5284"/>
    <w:rsid w:val="006D7F06"/>
    <w:rsid w:val="006E54C4"/>
    <w:rsid w:val="006F3E6B"/>
    <w:rsid w:val="00700CA8"/>
    <w:rsid w:val="00701637"/>
    <w:rsid w:val="00701EB0"/>
    <w:rsid w:val="007025A9"/>
    <w:rsid w:val="0070501D"/>
    <w:rsid w:val="00705FE1"/>
    <w:rsid w:val="00712A56"/>
    <w:rsid w:val="00715D18"/>
    <w:rsid w:val="00715D27"/>
    <w:rsid w:val="007256B0"/>
    <w:rsid w:val="0072610A"/>
    <w:rsid w:val="007268C2"/>
    <w:rsid w:val="00761A9D"/>
    <w:rsid w:val="00765FE9"/>
    <w:rsid w:val="0077211F"/>
    <w:rsid w:val="00782EA1"/>
    <w:rsid w:val="00792779"/>
    <w:rsid w:val="00796F8D"/>
    <w:rsid w:val="007A1A08"/>
    <w:rsid w:val="007A1A41"/>
    <w:rsid w:val="007A283D"/>
    <w:rsid w:val="007B5406"/>
    <w:rsid w:val="007B580F"/>
    <w:rsid w:val="007C03DE"/>
    <w:rsid w:val="007C042F"/>
    <w:rsid w:val="007C0A44"/>
    <w:rsid w:val="007C1BDA"/>
    <w:rsid w:val="007C1D5C"/>
    <w:rsid w:val="007C32C3"/>
    <w:rsid w:val="007D13CA"/>
    <w:rsid w:val="007D6070"/>
    <w:rsid w:val="007D6267"/>
    <w:rsid w:val="007D71C9"/>
    <w:rsid w:val="007E4686"/>
    <w:rsid w:val="007F1484"/>
    <w:rsid w:val="007F416C"/>
    <w:rsid w:val="007F6203"/>
    <w:rsid w:val="0080060C"/>
    <w:rsid w:val="008012CE"/>
    <w:rsid w:val="00801C62"/>
    <w:rsid w:val="00805704"/>
    <w:rsid w:val="00805A5D"/>
    <w:rsid w:val="008068ED"/>
    <w:rsid w:val="00813785"/>
    <w:rsid w:val="00816A13"/>
    <w:rsid w:val="00817AD8"/>
    <w:rsid w:val="00824BD5"/>
    <w:rsid w:val="00826808"/>
    <w:rsid w:val="008307A0"/>
    <w:rsid w:val="00830E20"/>
    <w:rsid w:val="008422B4"/>
    <w:rsid w:val="00851AB4"/>
    <w:rsid w:val="008600C1"/>
    <w:rsid w:val="008613D1"/>
    <w:rsid w:val="008651BB"/>
    <w:rsid w:val="0087419B"/>
    <w:rsid w:val="00882A24"/>
    <w:rsid w:val="00895C86"/>
    <w:rsid w:val="008964CE"/>
    <w:rsid w:val="008A1BD4"/>
    <w:rsid w:val="008B05F8"/>
    <w:rsid w:val="008B12AF"/>
    <w:rsid w:val="008B1EB6"/>
    <w:rsid w:val="008C2771"/>
    <w:rsid w:val="008C6BDA"/>
    <w:rsid w:val="008D04B8"/>
    <w:rsid w:val="008E0F38"/>
    <w:rsid w:val="008E62A2"/>
    <w:rsid w:val="008E7707"/>
    <w:rsid w:val="008F7AFF"/>
    <w:rsid w:val="00900E3F"/>
    <w:rsid w:val="00903BFA"/>
    <w:rsid w:val="0091520C"/>
    <w:rsid w:val="00915C04"/>
    <w:rsid w:val="00920FC5"/>
    <w:rsid w:val="00923779"/>
    <w:rsid w:val="00925056"/>
    <w:rsid w:val="00930939"/>
    <w:rsid w:val="00932640"/>
    <w:rsid w:val="00933A0C"/>
    <w:rsid w:val="009341AA"/>
    <w:rsid w:val="00943023"/>
    <w:rsid w:val="0094446B"/>
    <w:rsid w:val="00946EB9"/>
    <w:rsid w:val="009500AF"/>
    <w:rsid w:val="00950C3D"/>
    <w:rsid w:val="009529BF"/>
    <w:rsid w:val="009569DD"/>
    <w:rsid w:val="009609CF"/>
    <w:rsid w:val="00996C31"/>
    <w:rsid w:val="00997D69"/>
    <w:rsid w:val="00997F39"/>
    <w:rsid w:val="009B18A4"/>
    <w:rsid w:val="009B2BF8"/>
    <w:rsid w:val="009B31A7"/>
    <w:rsid w:val="009B4C2B"/>
    <w:rsid w:val="009C41B4"/>
    <w:rsid w:val="009C4EA4"/>
    <w:rsid w:val="009D6967"/>
    <w:rsid w:val="009E35D0"/>
    <w:rsid w:val="009E3CC4"/>
    <w:rsid w:val="009E6CC7"/>
    <w:rsid w:val="00A01D2A"/>
    <w:rsid w:val="00A05727"/>
    <w:rsid w:val="00A14B41"/>
    <w:rsid w:val="00A15663"/>
    <w:rsid w:val="00A15B36"/>
    <w:rsid w:val="00A213FF"/>
    <w:rsid w:val="00A36A0B"/>
    <w:rsid w:val="00A44D01"/>
    <w:rsid w:val="00A565ED"/>
    <w:rsid w:val="00A7066E"/>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1C1D"/>
    <w:rsid w:val="00AF48F7"/>
    <w:rsid w:val="00B01287"/>
    <w:rsid w:val="00B028F9"/>
    <w:rsid w:val="00B047D8"/>
    <w:rsid w:val="00B070A5"/>
    <w:rsid w:val="00B071BE"/>
    <w:rsid w:val="00B164BF"/>
    <w:rsid w:val="00B16FBC"/>
    <w:rsid w:val="00B1705D"/>
    <w:rsid w:val="00B177C3"/>
    <w:rsid w:val="00B205EE"/>
    <w:rsid w:val="00B25F11"/>
    <w:rsid w:val="00B317B9"/>
    <w:rsid w:val="00B40590"/>
    <w:rsid w:val="00B43EE2"/>
    <w:rsid w:val="00B450E4"/>
    <w:rsid w:val="00B47743"/>
    <w:rsid w:val="00B50D62"/>
    <w:rsid w:val="00B51A9A"/>
    <w:rsid w:val="00B547A8"/>
    <w:rsid w:val="00B62619"/>
    <w:rsid w:val="00B62EEA"/>
    <w:rsid w:val="00B654FE"/>
    <w:rsid w:val="00B71E47"/>
    <w:rsid w:val="00B866D6"/>
    <w:rsid w:val="00B874D2"/>
    <w:rsid w:val="00B8757C"/>
    <w:rsid w:val="00B928B9"/>
    <w:rsid w:val="00BA6691"/>
    <w:rsid w:val="00BB6F7F"/>
    <w:rsid w:val="00BC1B34"/>
    <w:rsid w:val="00BC20AB"/>
    <w:rsid w:val="00BC463D"/>
    <w:rsid w:val="00BD0E57"/>
    <w:rsid w:val="00BD1256"/>
    <w:rsid w:val="00BD1992"/>
    <w:rsid w:val="00BD384B"/>
    <w:rsid w:val="00BE5F43"/>
    <w:rsid w:val="00BF1FB2"/>
    <w:rsid w:val="00BF7831"/>
    <w:rsid w:val="00C05930"/>
    <w:rsid w:val="00C05A5A"/>
    <w:rsid w:val="00C12458"/>
    <w:rsid w:val="00C146F7"/>
    <w:rsid w:val="00C21D82"/>
    <w:rsid w:val="00C246F4"/>
    <w:rsid w:val="00C25CFD"/>
    <w:rsid w:val="00C26711"/>
    <w:rsid w:val="00C27CC6"/>
    <w:rsid w:val="00C31EA3"/>
    <w:rsid w:val="00C45043"/>
    <w:rsid w:val="00C540DD"/>
    <w:rsid w:val="00C673A5"/>
    <w:rsid w:val="00C768BA"/>
    <w:rsid w:val="00C77114"/>
    <w:rsid w:val="00C77243"/>
    <w:rsid w:val="00C826A7"/>
    <w:rsid w:val="00C8732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10B17"/>
    <w:rsid w:val="00D1548C"/>
    <w:rsid w:val="00D16152"/>
    <w:rsid w:val="00D16B00"/>
    <w:rsid w:val="00D27E15"/>
    <w:rsid w:val="00D351C1"/>
    <w:rsid w:val="00D37004"/>
    <w:rsid w:val="00D37C4A"/>
    <w:rsid w:val="00D40247"/>
    <w:rsid w:val="00D4585B"/>
    <w:rsid w:val="00D51B90"/>
    <w:rsid w:val="00D56988"/>
    <w:rsid w:val="00D57AB2"/>
    <w:rsid w:val="00D71E1B"/>
    <w:rsid w:val="00D768B7"/>
    <w:rsid w:val="00D823F4"/>
    <w:rsid w:val="00D85A41"/>
    <w:rsid w:val="00D93294"/>
    <w:rsid w:val="00D96F75"/>
    <w:rsid w:val="00DB029A"/>
    <w:rsid w:val="00DB5A3B"/>
    <w:rsid w:val="00DC0493"/>
    <w:rsid w:val="00DC4A52"/>
    <w:rsid w:val="00DC5B5B"/>
    <w:rsid w:val="00DE151A"/>
    <w:rsid w:val="00DE493D"/>
    <w:rsid w:val="00DE63E7"/>
    <w:rsid w:val="00DF4B83"/>
    <w:rsid w:val="00DF5087"/>
    <w:rsid w:val="00DF59A5"/>
    <w:rsid w:val="00E01F00"/>
    <w:rsid w:val="00E0703E"/>
    <w:rsid w:val="00E12068"/>
    <w:rsid w:val="00E15F93"/>
    <w:rsid w:val="00E25DCB"/>
    <w:rsid w:val="00E26FA5"/>
    <w:rsid w:val="00E31706"/>
    <w:rsid w:val="00E31F65"/>
    <w:rsid w:val="00E32297"/>
    <w:rsid w:val="00E34FA8"/>
    <w:rsid w:val="00E428BC"/>
    <w:rsid w:val="00E57739"/>
    <w:rsid w:val="00E626AC"/>
    <w:rsid w:val="00E639BB"/>
    <w:rsid w:val="00E6472E"/>
    <w:rsid w:val="00E6680F"/>
    <w:rsid w:val="00E763F3"/>
    <w:rsid w:val="00E83D6E"/>
    <w:rsid w:val="00E85990"/>
    <w:rsid w:val="00E914E6"/>
    <w:rsid w:val="00EA2D98"/>
    <w:rsid w:val="00EB3BC7"/>
    <w:rsid w:val="00EC101B"/>
    <w:rsid w:val="00EC6CAC"/>
    <w:rsid w:val="00ED1C7F"/>
    <w:rsid w:val="00ED5552"/>
    <w:rsid w:val="00EE4634"/>
    <w:rsid w:val="00EE4DBD"/>
    <w:rsid w:val="00EE5DD8"/>
    <w:rsid w:val="00EF0BBA"/>
    <w:rsid w:val="00EF0CFA"/>
    <w:rsid w:val="00EF7628"/>
    <w:rsid w:val="00F0487B"/>
    <w:rsid w:val="00F10947"/>
    <w:rsid w:val="00F149DB"/>
    <w:rsid w:val="00F15086"/>
    <w:rsid w:val="00F17ED1"/>
    <w:rsid w:val="00F23409"/>
    <w:rsid w:val="00F235E9"/>
    <w:rsid w:val="00F26904"/>
    <w:rsid w:val="00F26D14"/>
    <w:rsid w:val="00F33E40"/>
    <w:rsid w:val="00F36798"/>
    <w:rsid w:val="00F64AEB"/>
    <w:rsid w:val="00F76C68"/>
    <w:rsid w:val="00F86B25"/>
    <w:rsid w:val="00F92D6E"/>
    <w:rsid w:val="00F92DAE"/>
    <w:rsid w:val="00F96096"/>
    <w:rsid w:val="00FA0E9B"/>
    <w:rsid w:val="00FA7DAE"/>
    <w:rsid w:val="00FB237D"/>
    <w:rsid w:val="00FB252B"/>
    <w:rsid w:val="00FC0F65"/>
    <w:rsid w:val="00FC6B44"/>
    <w:rsid w:val="00FD548B"/>
    <w:rsid w:val="00FE017D"/>
    <w:rsid w:val="00FE153F"/>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nsojournals.onlinelibrary.wiley.com/doi/full/10.1111/oik.08554?casa_token=q0Ts27QOSPQAAAAA%3A0RcNePOPnD5nQnh6J2HIpqpBJ51swMASybHeVcnYZQNrRg_O7PiQiN8gVBN8MjtkDyFIbKFsGa3_Qqyy" TargetMode="External"/><Relationship Id="rId2" Type="http://schemas.openxmlformats.org/officeDocument/2006/relationships/hyperlink" Target="https://www.frontiersin.org/articles/10.3389/fmars.2022.870308/full" TargetMode="External"/><Relationship Id="rId1" Type="http://schemas.openxmlformats.org/officeDocument/2006/relationships/hyperlink" Target="https://besjournals.onlinelibrary.wiley.com/doi/full/10.1111/1365-2656.1353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A4333-ABA1-0D49-8069-F2BEEBE93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34</Pages>
  <Words>25787</Words>
  <Characters>146988</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18</cp:revision>
  <dcterms:created xsi:type="dcterms:W3CDTF">2024-03-15T22:42:00Z</dcterms:created>
  <dcterms:modified xsi:type="dcterms:W3CDTF">2024-03-27T19:58:00Z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id="mYt45XEf"/&gt;&lt;style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