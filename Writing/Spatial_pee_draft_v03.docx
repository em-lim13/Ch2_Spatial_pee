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10A36" w14:textId="6C9F3120" w:rsidR="008307A0" w:rsidRPr="005F1E8D" w:rsidRDefault="008307A0" w:rsidP="00CE7337">
      <w:pPr>
        <w:spacing w:line="480" w:lineRule="auto"/>
        <w:jc w:val="center"/>
        <w:rPr>
          <w:rFonts w:ascii="Times New Roman" w:hAnsi="Times New Roman" w:cs="Times New Roman"/>
          <w:b/>
          <w:lang w:val="en-CA"/>
        </w:rPr>
      </w:pPr>
      <w:r w:rsidRPr="005F1E8D">
        <w:rPr>
          <w:rFonts w:ascii="Times New Roman" w:hAnsi="Times New Roman" w:cs="Times New Roman"/>
          <w:b/>
          <w:bCs/>
          <w:lang w:val="en-CA"/>
        </w:rPr>
        <w:t>Spatial dynamics of animal-mediated nutrients</w:t>
      </w:r>
      <w:r w:rsidRPr="005F1E8D">
        <w:rPr>
          <w:rFonts w:ascii="Times New Roman" w:hAnsi="Times New Roman" w:cs="Times New Roman"/>
          <w:lang w:val="en-CA"/>
        </w:rPr>
        <w:t xml:space="preserve"> </w:t>
      </w:r>
      <w:r w:rsidRPr="005F1E8D">
        <w:rPr>
          <w:rFonts w:ascii="Times New Roman" w:hAnsi="Times New Roman" w:cs="Times New Roman"/>
          <w:b/>
          <w:lang w:val="en-CA"/>
        </w:rPr>
        <w:t>in temperate waters</w:t>
      </w:r>
    </w:p>
    <w:p w14:paraId="322C7FCD" w14:textId="4E87A533" w:rsidR="008307A0" w:rsidRPr="005F1E8D" w:rsidRDefault="008307A0" w:rsidP="00CE7337">
      <w:pPr>
        <w:spacing w:line="480" w:lineRule="auto"/>
        <w:jc w:val="center"/>
        <w:rPr>
          <w:rFonts w:ascii="Times New Roman" w:hAnsi="Times New Roman" w:cs="Times New Roman"/>
          <w:lang w:val="en-CA"/>
        </w:rPr>
      </w:pPr>
    </w:p>
    <w:p w14:paraId="6F0D6093" w14:textId="77777777" w:rsidR="00217D47" w:rsidRPr="005F1E8D" w:rsidRDefault="00217D47" w:rsidP="00217D47">
      <w:pPr>
        <w:spacing w:line="480" w:lineRule="auto"/>
        <w:jc w:val="center"/>
        <w:rPr>
          <w:rFonts w:ascii="Times New Roman" w:hAnsi="Times New Roman" w:cs="Times New Roman"/>
          <w:lang w:val="en-CA"/>
        </w:rPr>
      </w:pPr>
      <w:r w:rsidRPr="005F1E8D">
        <w:rPr>
          <w:rFonts w:ascii="Times New Roman" w:hAnsi="Times New Roman" w:cs="Times New Roman"/>
          <w:lang w:val="en-CA"/>
        </w:rPr>
        <w:br/>
      </w:r>
      <w:proofErr w:type="spellStart"/>
      <w:r w:rsidRPr="005F1E8D">
        <w:rPr>
          <w:rFonts w:ascii="Times New Roman" w:hAnsi="Times New Roman" w:cs="Times New Roman"/>
          <w:lang w:val="en-CA"/>
        </w:rPr>
        <w:t>Em</w:t>
      </w:r>
      <w:proofErr w:type="spellEnd"/>
      <w:r w:rsidRPr="005F1E8D">
        <w:rPr>
          <w:rFonts w:ascii="Times New Roman" w:hAnsi="Times New Roman" w:cs="Times New Roman"/>
          <w:lang w:val="en-CA"/>
        </w:rPr>
        <w:t xml:space="preserve"> G Lim</w:t>
      </w:r>
      <w:r w:rsidRPr="005F1E8D">
        <w:rPr>
          <w:rFonts w:ascii="Times New Roman" w:hAnsi="Times New Roman" w:cs="Times New Roman"/>
          <w:vertAlign w:val="superscript"/>
          <w:lang w:val="en-CA"/>
        </w:rPr>
        <w:t>1</w:t>
      </w:r>
      <w:r w:rsidRPr="005F1E8D">
        <w:rPr>
          <w:rFonts w:ascii="Times New Roman" w:hAnsi="Times New Roman" w:cs="Times New Roman"/>
          <w:lang w:val="en-CA"/>
        </w:rPr>
        <w:t>, Claire M Attridge</w:t>
      </w:r>
      <w:r w:rsidRPr="005F1E8D">
        <w:rPr>
          <w:rFonts w:ascii="Times New Roman" w:hAnsi="Times New Roman" w:cs="Times New Roman"/>
          <w:vertAlign w:val="superscript"/>
          <w:lang w:val="en-CA"/>
        </w:rPr>
        <w:t>1</w:t>
      </w:r>
      <w:r w:rsidRPr="005F1E8D">
        <w:rPr>
          <w:rFonts w:ascii="Times New Roman" w:hAnsi="Times New Roman" w:cs="Times New Roman"/>
          <w:lang w:val="en-CA"/>
        </w:rPr>
        <w:t>, Jasmin M Schuster</w:t>
      </w:r>
      <w:r w:rsidRPr="005F1E8D">
        <w:rPr>
          <w:rFonts w:ascii="Times New Roman" w:hAnsi="Times New Roman" w:cs="Times New Roman"/>
          <w:vertAlign w:val="superscript"/>
          <w:lang w:val="en-CA"/>
        </w:rPr>
        <w:t>2,3</w:t>
      </w:r>
      <w:r w:rsidRPr="005F1E8D">
        <w:rPr>
          <w:rFonts w:ascii="Times New Roman" w:hAnsi="Times New Roman" w:cs="Times New Roman"/>
          <w:lang w:val="en-CA"/>
        </w:rPr>
        <w:t>, Kieran D Cox</w:t>
      </w:r>
      <w:r w:rsidRPr="005F1E8D">
        <w:rPr>
          <w:rFonts w:ascii="Times New Roman" w:hAnsi="Times New Roman" w:cs="Times New Roman"/>
          <w:vertAlign w:val="superscript"/>
          <w:lang w:val="en-CA"/>
        </w:rPr>
        <w:t>1</w:t>
      </w:r>
      <w:r w:rsidRPr="005F1E8D">
        <w:rPr>
          <w:rFonts w:ascii="Times New Roman" w:hAnsi="Times New Roman" w:cs="Times New Roman"/>
          <w:lang w:val="en-CA"/>
        </w:rPr>
        <w:t>, Kiara R Kattler</w:t>
      </w:r>
      <w:r w:rsidRPr="005F1E8D">
        <w:rPr>
          <w:rFonts w:ascii="Times New Roman" w:hAnsi="Times New Roman" w:cs="Times New Roman"/>
          <w:vertAlign w:val="superscript"/>
          <w:lang w:val="en-CA"/>
        </w:rPr>
        <w:t>1</w:t>
      </w:r>
      <w:r w:rsidRPr="005F1E8D">
        <w:rPr>
          <w:rFonts w:ascii="Times New Roman" w:hAnsi="Times New Roman" w:cs="Times New Roman"/>
          <w:lang w:val="en-CA"/>
        </w:rPr>
        <w:t>, Emily J Leedham</w:t>
      </w:r>
      <w:r w:rsidRPr="005F1E8D">
        <w:rPr>
          <w:rFonts w:ascii="Times New Roman" w:hAnsi="Times New Roman" w:cs="Times New Roman"/>
          <w:vertAlign w:val="superscript"/>
          <w:lang w:val="en-CA"/>
        </w:rPr>
        <w:t>1</w:t>
      </w:r>
      <w:r w:rsidRPr="005F1E8D">
        <w:rPr>
          <w:rFonts w:ascii="Times New Roman" w:hAnsi="Times New Roman" w:cs="Times New Roman"/>
          <w:lang w:val="en-CA"/>
        </w:rPr>
        <w:t>, Bridget Maher</w:t>
      </w:r>
      <w:r w:rsidRPr="005F1E8D">
        <w:rPr>
          <w:rFonts w:ascii="Times New Roman" w:hAnsi="Times New Roman" w:cs="Times New Roman"/>
          <w:vertAlign w:val="superscript"/>
          <w:lang w:val="en-CA"/>
        </w:rPr>
        <w:t>2</w:t>
      </w:r>
      <w:r w:rsidRPr="005F1E8D">
        <w:rPr>
          <w:rFonts w:ascii="Times New Roman" w:hAnsi="Times New Roman" w:cs="Times New Roman"/>
          <w:lang w:val="en-CA"/>
        </w:rPr>
        <w:t>, Andrew L Bickell</w:t>
      </w:r>
      <w:r w:rsidRPr="005F1E8D">
        <w:rPr>
          <w:rFonts w:ascii="Times New Roman" w:hAnsi="Times New Roman" w:cs="Times New Roman"/>
          <w:vertAlign w:val="superscript"/>
          <w:lang w:val="en-CA"/>
        </w:rPr>
        <w:t>2</w:t>
      </w:r>
      <w:r w:rsidRPr="005F1E8D">
        <w:rPr>
          <w:rFonts w:ascii="Times New Roman" w:hAnsi="Times New Roman" w:cs="Times New Roman"/>
          <w:lang w:val="en-CA"/>
        </w:rPr>
        <w:t>, Francis Juanes</w:t>
      </w:r>
      <w:r w:rsidRPr="005F1E8D">
        <w:rPr>
          <w:rFonts w:ascii="Times New Roman" w:hAnsi="Times New Roman" w:cs="Times New Roman"/>
          <w:vertAlign w:val="superscript"/>
          <w:lang w:val="en-CA"/>
        </w:rPr>
        <w:t>2</w:t>
      </w:r>
      <w:r w:rsidRPr="005F1E8D">
        <w:rPr>
          <w:rFonts w:ascii="Times New Roman" w:hAnsi="Times New Roman" w:cs="Times New Roman"/>
          <w:lang w:val="en-CA"/>
        </w:rPr>
        <w:t>, Isabelle M Côté</w:t>
      </w:r>
      <w:r w:rsidRPr="005F1E8D">
        <w:rPr>
          <w:rFonts w:ascii="Times New Roman" w:hAnsi="Times New Roman" w:cs="Times New Roman"/>
          <w:vertAlign w:val="superscript"/>
          <w:lang w:val="en-CA"/>
        </w:rPr>
        <w:t>1</w:t>
      </w:r>
    </w:p>
    <w:p w14:paraId="303CC55F" w14:textId="67C8099F" w:rsidR="008307A0" w:rsidRPr="005F1E8D" w:rsidRDefault="008307A0" w:rsidP="00CE7337">
      <w:pPr>
        <w:spacing w:line="480" w:lineRule="auto"/>
        <w:rPr>
          <w:rFonts w:ascii="Times New Roman" w:hAnsi="Times New Roman" w:cs="Times New Roman"/>
          <w:lang w:val="en-CA"/>
        </w:rPr>
      </w:pPr>
    </w:p>
    <w:p w14:paraId="00260B2E" w14:textId="77777777" w:rsidR="00CE7337" w:rsidRPr="005F1E8D" w:rsidRDefault="00CE7337" w:rsidP="00CE7337">
      <w:pPr>
        <w:spacing w:line="480" w:lineRule="auto"/>
        <w:rPr>
          <w:rFonts w:ascii="Times New Roman" w:hAnsi="Times New Roman" w:cs="Times New Roman"/>
          <w:lang w:val="en-CA"/>
        </w:rPr>
      </w:pPr>
    </w:p>
    <w:p w14:paraId="266CA33B" w14:textId="77777777" w:rsidR="008307A0" w:rsidRPr="005F1E8D" w:rsidRDefault="008307A0" w:rsidP="00CE7337">
      <w:pPr>
        <w:spacing w:line="480" w:lineRule="auto"/>
        <w:rPr>
          <w:rFonts w:ascii="Times New Roman" w:hAnsi="Times New Roman" w:cs="Times New Roman"/>
          <w:lang w:val="en-CA"/>
        </w:rPr>
      </w:pPr>
      <w:r w:rsidRPr="005F1E8D">
        <w:rPr>
          <w:rFonts w:ascii="Times New Roman" w:hAnsi="Times New Roman" w:cs="Times New Roman"/>
          <w:vertAlign w:val="superscript"/>
          <w:lang w:val="en-CA"/>
        </w:rPr>
        <w:t>1</w:t>
      </w:r>
      <w:r w:rsidRPr="005F1E8D">
        <w:rPr>
          <w:rFonts w:ascii="Times New Roman" w:hAnsi="Times New Roman" w:cs="Times New Roman"/>
          <w:lang w:val="en-CA"/>
        </w:rPr>
        <w:t>Department of Biological Sciences, Simon Fraser University, Burnaby, British Columbia, Canada</w:t>
      </w:r>
    </w:p>
    <w:p w14:paraId="30BEE07B" w14:textId="77777777" w:rsidR="008307A0" w:rsidRPr="005F1E8D" w:rsidRDefault="008307A0" w:rsidP="00CE7337">
      <w:pPr>
        <w:spacing w:line="480" w:lineRule="auto"/>
        <w:rPr>
          <w:rFonts w:ascii="Times New Roman" w:hAnsi="Times New Roman" w:cs="Times New Roman"/>
        </w:rPr>
      </w:pPr>
      <w:r w:rsidRPr="005F1E8D">
        <w:rPr>
          <w:rFonts w:ascii="Times New Roman" w:hAnsi="Times New Roman" w:cs="Times New Roman"/>
          <w:vertAlign w:val="superscript"/>
          <w:lang w:val="en-CA"/>
        </w:rPr>
        <w:t>2</w:t>
      </w:r>
      <w:r w:rsidRPr="005F1E8D">
        <w:rPr>
          <w:rFonts w:ascii="Times New Roman" w:hAnsi="Times New Roman" w:cs="Times New Roman"/>
        </w:rPr>
        <w:t xml:space="preserve">Department of Biology, </w:t>
      </w:r>
      <w:r w:rsidRPr="005F1E8D">
        <w:rPr>
          <w:rFonts w:ascii="Times New Roman" w:hAnsi="Times New Roman" w:cs="Times New Roman"/>
          <w:lang w:val="en-CA"/>
        </w:rPr>
        <w:t>University of Victoria</w:t>
      </w:r>
      <w:r w:rsidRPr="005F1E8D">
        <w:rPr>
          <w:rFonts w:ascii="Times New Roman" w:hAnsi="Times New Roman" w:cs="Times New Roman"/>
        </w:rPr>
        <w:t>, Victoria, British Columbia, Canada</w:t>
      </w:r>
    </w:p>
    <w:p w14:paraId="25B6A48E" w14:textId="77777777" w:rsidR="008307A0" w:rsidRPr="005F1E8D" w:rsidRDefault="008307A0" w:rsidP="00CE7337">
      <w:pPr>
        <w:spacing w:line="480" w:lineRule="auto"/>
        <w:rPr>
          <w:rFonts w:ascii="Times New Roman" w:hAnsi="Times New Roman" w:cs="Times New Roman"/>
          <w:color w:val="202124"/>
          <w:lang w:val="en-CA"/>
        </w:rPr>
      </w:pPr>
      <w:r w:rsidRPr="005F1E8D">
        <w:rPr>
          <w:rFonts w:ascii="Times New Roman" w:hAnsi="Times New Roman" w:cs="Times New Roman"/>
          <w:vertAlign w:val="superscript"/>
        </w:rPr>
        <w:t>3</w:t>
      </w:r>
      <w:r w:rsidRPr="005F1E8D">
        <w:rPr>
          <w:rFonts w:ascii="Times New Roman" w:hAnsi="Times New Roman" w:cs="Times New Roman"/>
        </w:rPr>
        <w:t xml:space="preserve">Hakai Institute, </w:t>
      </w:r>
      <w:r w:rsidRPr="005F1E8D">
        <w:rPr>
          <w:rFonts w:ascii="Times New Roman" w:hAnsi="Times New Roman" w:cs="Times New Roman"/>
          <w:color w:val="202124"/>
          <w:lang w:val="en-CA"/>
        </w:rPr>
        <w:t>Campbell River, British Columbia, Canada</w:t>
      </w:r>
    </w:p>
    <w:p w14:paraId="6AD39534" w14:textId="77777777" w:rsidR="008307A0" w:rsidRPr="005F1E8D" w:rsidRDefault="008307A0" w:rsidP="00CE7337">
      <w:pPr>
        <w:spacing w:line="480" w:lineRule="auto"/>
        <w:rPr>
          <w:rFonts w:ascii="Times New Roman" w:hAnsi="Times New Roman" w:cs="Times New Roman"/>
          <w:lang w:val="en-CA"/>
        </w:rPr>
      </w:pPr>
    </w:p>
    <w:p w14:paraId="520FDFE1" w14:textId="77777777" w:rsidR="008307A0" w:rsidRPr="005F1E8D" w:rsidRDefault="008307A0" w:rsidP="00CE7337">
      <w:pPr>
        <w:spacing w:line="480" w:lineRule="auto"/>
        <w:rPr>
          <w:rFonts w:ascii="Times New Roman" w:hAnsi="Times New Roman" w:cs="Times New Roman"/>
          <w:lang w:val="en-CA"/>
        </w:rPr>
      </w:pPr>
    </w:p>
    <w:p w14:paraId="460C9B78" w14:textId="77777777" w:rsidR="008307A0" w:rsidRPr="005F1E8D" w:rsidRDefault="008307A0" w:rsidP="00CE7337">
      <w:pPr>
        <w:spacing w:line="480" w:lineRule="auto"/>
        <w:rPr>
          <w:rFonts w:ascii="Times New Roman" w:hAnsi="Times New Roman" w:cs="Times New Roman"/>
          <w:lang w:val="en-CA"/>
        </w:rPr>
      </w:pPr>
    </w:p>
    <w:p w14:paraId="0ABF0DB0" w14:textId="77777777" w:rsidR="00D056C4" w:rsidRPr="005F1E8D" w:rsidRDefault="00D056C4" w:rsidP="00CE7337">
      <w:pPr>
        <w:spacing w:line="480" w:lineRule="auto"/>
        <w:rPr>
          <w:rFonts w:ascii="Times New Roman" w:hAnsi="Times New Roman" w:cs="Times New Roman"/>
          <w:b/>
          <w:lang w:val="en-CA"/>
        </w:rPr>
      </w:pPr>
      <w:r w:rsidRPr="005F1E8D">
        <w:rPr>
          <w:rFonts w:ascii="Times New Roman" w:hAnsi="Times New Roman" w:cs="Times New Roman"/>
          <w:b/>
          <w:lang w:val="en-CA"/>
        </w:rPr>
        <w:br w:type="page"/>
      </w:r>
    </w:p>
    <w:p w14:paraId="7F208704" w14:textId="6E2E8C08" w:rsidR="008307A0" w:rsidRPr="005F1E8D" w:rsidRDefault="008307A0" w:rsidP="008307A0">
      <w:pPr>
        <w:spacing w:line="480" w:lineRule="auto"/>
        <w:rPr>
          <w:rFonts w:ascii="Times New Roman" w:hAnsi="Times New Roman" w:cs="Times New Roman"/>
          <w:b/>
          <w:lang w:val="en-CA"/>
        </w:rPr>
      </w:pPr>
      <w:commentRangeStart w:id="0"/>
      <w:r w:rsidRPr="005F1E8D">
        <w:rPr>
          <w:rFonts w:ascii="Times New Roman" w:hAnsi="Times New Roman" w:cs="Times New Roman"/>
          <w:b/>
          <w:lang w:val="en-CA"/>
        </w:rPr>
        <w:lastRenderedPageBreak/>
        <w:t>Abstract</w:t>
      </w:r>
      <w:commentRangeEnd w:id="0"/>
      <w:r w:rsidR="00CE5810" w:rsidRPr="005F1E8D">
        <w:rPr>
          <w:rStyle w:val="CommentReference"/>
          <w:rFonts w:ascii="Times New Roman" w:hAnsi="Times New Roman" w:cs="Times New Roman"/>
        </w:rPr>
        <w:commentReference w:id="0"/>
      </w:r>
    </w:p>
    <w:p w14:paraId="2FE39DE9" w14:textId="0BF08D59" w:rsidR="008307A0" w:rsidRPr="005F1E8D" w:rsidRDefault="008307A0" w:rsidP="00813785">
      <w:pPr>
        <w:spacing w:line="480" w:lineRule="auto"/>
        <w:ind w:firstLine="720"/>
        <w:rPr>
          <w:rFonts w:ascii="Times New Roman" w:hAnsi="Times New Roman" w:cs="Times New Roman"/>
          <w:lang w:val="en-CA"/>
        </w:rPr>
      </w:pPr>
      <w:r w:rsidRPr="005F1E8D">
        <w:rPr>
          <w:rFonts w:ascii="Times New Roman" w:hAnsi="Times New Roman" w:cs="Times New Roman"/>
          <w:lang w:val="en-CA"/>
        </w:rPr>
        <w:t xml:space="preserve">Consumer-mediated nutrient </w:t>
      </w:r>
      <w:r w:rsidR="00FC6B44" w:rsidRPr="005F1E8D">
        <w:rPr>
          <w:rFonts w:ascii="Times New Roman" w:hAnsi="Times New Roman" w:cs="Times New Roman"/>
          <w:lang w:val="en-CA"/>
        </w:rPr>
        <w:t>dynamics</w:t>
      </w:r>
      <w:r w:rsidRPr="005F1E8D">
        <w:rPr>
          <w:rFonts w:ascii="Times New Roman" w:hAnsi="Times New Roman" w:cs="Times New Roman"/>
          <w:lang w:val="en-CA"/>
        </w:rPr>
        <w:t xml:space="preserve"> (CN</w:t>
      </w:r>
      <w:r w:rsidR="00FC6B44" w:rsidRPr="005F1E8D">
        <w:rPr>
          <w:rFonts w:ascii="Times New Roman" w:hAnsi="Times New Roman" w:cs="Times New Roman"/>
          <w:lang w:val="en-CA"/>
        </w:rPr>
        <w:t>D</w:t>
      </w:r>
      <w:r w:rsidRPr="005F1E8D">
        <w:rPr>
          <w:rFonts w:ascii="Times New Roman" w:hAnsi="Times New Roman" w:cs="Times New Roman"/>
          <w:lang w:val="en-CA"/>
        </w:rPr>
        <w:t xml:space="preserve">), </w:t>
      </w:r>
      <w:r w:rsidR="00FC6B44" w:rsidRPr="005F1E8D">
        <w:rPr>
          <w:rFonts w:ascii="Times New Roman" w:hAnsi="Times New Roman" w:cs="Times New Roman"/>
          <w:lang w:val="en-CA"/>
        </w:rPr>
        <w:t>through which animals’ metabolic waste products</w:t>
      </w:r>
      <w:r w:rsidRPr="005F1E8D">
        <w:rPr>
          <w:rFonts w:ascii="Times New Roman" w:hAnsi="Times New Roman" w:cs="Times New Roman"/>
          <w:lang w:val="en-CA"/>
        </w:rPr>
        <w:t xml:space="preserve"> fertiliz</w:t>
      </w:r>
      <w:r w:rsidR="00FC6B44" w:rsidRPr="005F1E8D">
        <w:rPr>
          <w:rFonts w:ascii="Times New Roman" w:hAnsi="Times New Roman" w:cs="Times New Roman"/>
          <w:lang w:val="en-CA"/>
        </w:rPr>
        <w:t>e</w:t>
      </w:r>
      <w:r w:rsidRPr="005F1E8D">
        <w:rPr>
          <w:rFonts w:ascii="Times New Roman" w:hAnsi="Times New Roman" w:cs="Times New Roman"/>
          <w:lang w:val="en-CA"/>
        </w:rPr>
        <w:t xml:space="preserve"> primary producers, </w:t>
      </w:r>
      <w:del w:id="1" w:author="Em Lim" w:date="2024-03-26T08:42:00Z">
        <w:r w:rsidRPr="005F1E8D" w:rsidDel="005E2FEE">
          <w:rPr>
            <w:rFonts w:ascii="Times New Roman" w:hAnsi="Times New Roman" w:cs="Times New Roman"/>
            <w:lang w:val="en-CA"/>
          </w:rPr>
          <w:delText xml:space="preserve">is known to </w:delText>
        </w:r>
      </w:del>
      <w:r w:rsidRPr="005F1E8D">
        <w:rPr>
          <w:rFonts w:ascii="Times New Roman" w:hAnsi="Times New Roman" w:cs="Times New Roman"/>
          <w:lang w:val="en-CA"/>
        </w:rPr>
        <w:t>drive</w:t>
      </w:r>
      <w:ins w:id="2" w:author="Em Lim" w:date="2024-03-26T08:42:00Z">
        <w:r w:rsidR="005E2FEE">
          <w:rPr>
            <w:rFonts w:ascii="Times New Roman" w:hAnsi="Times New Roman" w:cs="Times New Roman"/>
            <w:lang w:val="en-CA"/>
          </w:rPr>
          <w:t>s</w:t>
        </w:r>
      </w:ins>
      <w:r w:rsidRPr="005F1E8D">
        <w:rPr>
          <w:rFonts w:ascii="Times New Roman" w:hAnsi="Times New Roman" w:cs="Times New Roman"/>
          <w:lang w:val="en-CA"/>
        </w:rPr>
        <w:t xml:space="preserve"> variability in nutrient availability and thus primary productivity and community functioning in tropical waters. </w:t>
      </w:r>
      <w:r w:rsidR="002D40ED" w:rsidRPr="005F1E8D">
        <w:rPr>
          <w:rFonts w:ascii="Times New Roman" w:eastAsia="Times New Roman" w:hAnsi="Times New Roman" w:cs="Times New Roman"/>
        </w:rPr>
        <w:t>Yet,</w:t>
      </w:r>
      <w:r w:rsidR="005E0538" w:rsidRPr="005F1E8D">
        <w:rPr>
          <w:rFonts w:ascii="Times New Roman" w:eastAsia="Times New Roman" w:hAnsi="Times New Roman" w:cs="Times New Roman"/>
        </w:rPr>
        <w:t xml:space="preserve"> examinations of CN</w:t>
      </w:r>
      <w:r w:rsidR="00FC6B44" w:rsidRPr="005F1E8D">
        <w:rPr>
          <w:rFonts w:ascii="Times New Roman" w:eastAsia="Times New Roman" w:hAnsi="Times New Roman" w:cs="Times New Roman"/>
        </w:rPr>
        <w:t>D</w:t>
      </w:r>
      <w:r w:rsidR="005E0538" w:rsidRPr="005F1E8D">
        <w:rPr>
          <w:rFonts w:ascii="Times New Roman" w:eastAsia="Times New Roman" w:hAnsi="Times New Roman" w:cs="Times New Roman"/>
        </w:rPr>
        <w:t xml:space="preserve"> as a driver of variation in nutrient availability in temperate </w:t>
      </w:r>
      <w:r w:rsidR="00676DAB">
        <w:rPr>
          <w:rFonts w:ascii="Times New Roman" w:eastAsia="Times New Roman" w:hAnsi="Times New Roman" w:cs="Times New Roman"/>
        </w:rPr>
        <w:t>marine eco</w:t>
      </w:r>
      <w:r w:rsidR="005E0538" w:rsidRPr="005F1E8D">
        <w:rPr>
          <w:rFonts w:ascii="Times New Roman" w:eastAsia="Times New Roman" w:hAnsi="Times New Roman" w:cs="Times New Roman"/>
        </w:rPr>
        <w:t>systems are limited.</w:t>
      </w:r>
      <w:r w:rsidR="002D40ED" w:rsidRPr="005F1E8D">
        <w:rPr>
          <w:rFonts w:ascii="Times New Roman" w:eastAsia="Times New Roman" w:hAnsi="Times New Roman" w:cs="Times New Roman"/>
        </w:rPr>
        <w:t xml:space="preserve"> </w:t>
      </w:r>
      <w:r w:rsidRPr="005F1E8D">
        <w:rPr>
          <w:rFonts w:ascii="Times New Roman" w:hAnsi="Times New Roman" w:cs="Times New Roman"/>
          <w:lang w:val="en-CA"/>
        </w:rPr>
        <w:t>Therefore, we aimed to quantify and explain spatial variation in CN</w:t>
      </w:r>
      <w:r w:rsidR="002840C9" w:rsidRPr="005F1E8D">
        <w:rPr>
          <w:rFonts w:ascii="Times New Roman" w:hAnsi="Times New Roman" w:cs="Times New Roman"/>
          <w:lang w:val="en-CA"/>
        </w:rPr>
        <w:t>D</w:t>
      </w:r>
      <w:r w:rsidRPr="005F1E8D">
        <w:rPr>
          <w:rFonts w:ascii="Times New Roman" w:hAnsi="Times New Roman" w:cs="Times New Roman"/>
          <w:lang w:val="en-CA"/>
        </w:rPr>
        <w:t xml:space="preserve"> by surveying </w:t>
      </w:r>
      <w:r w:rsidR="008C2771">
        <w:rPr>
          <w:rFonts w:ascii="Times New Roman" w:hAnsi="Times New Roman" w:cs="Times New Roman"/>
          <w:lang w:val="en-CA"/>
        </w:rPr>
        <w:t xml:space="preserve">the occurrences of X </w:t>
      </w:r>
      <w:r w:rsidRPr="005F1E8D">
        <w:rPr>
          <w:rFonts w:ascii="Times New Roman" w:hAnsi="Times New Roman" w:cs="Times New Roman"/>
          <w:lang w:val="en-CA"/>
        </w:rPr>
        <w:t xml:space="preserve">fish and </w:t>
      </w:r>
      <w:r w:rsidR="008C2771">
        <w:rPr>
          <w:rFonts w:ascii="Times New Roman" w:hAnsi="Times New Roman" w:cs="Times New Roman"/>
          <w:lang w:val="en-CA"/>
        </w:rPr>
        <w:t xml:space="preserve">X </w:t>
      </w:r>
      <w:r w:rsidRPr="005F1E8D">
        <w:rPr>
          <w:rFonts w:ascii="Times New Roman" w:hAnsi="Times New Roman" w:cs="Times New Roman"/>
          <w:lang w:val="en-CA"/>
        </w:rPr>
        <w:t xml:space="preserve">macroinvertebrates </w:t>
      </w:r>
      <w:commentRangeStart w:id="3"/>
      <w:commentRangeStart w:id="4"/>
      <w:r w:rsidRPr="005F1E8D">
        <w:rPr>
          <w:rFonts w:ascii="Times New Roman" w:hAnsi="Times New Roman" w:cs="Times New Roman"/>
          <w:lang w:val="en-CA"/>
        </w:rPr>
        <w:t xml:space="preserve">and </w:t>
      </w:r>
      <w:commentRangeEnd w:id="3"/>
      <w:r w:rsidR="00813785">
        <w:rPr>
          <w:rStyle w:val="CommentReference"/>
        </w:rPr>
        <w:commentReference w:id="3"/>
      </w:r>
      <w:commentRangeEnd w:id="4"/>
      <w:r w:rsidR="00813785">
        <w:rPr>
          <w:rStyle w:val="CommentReference"/>
        </w:rPr>
        <w:commentReference w:id="4"/>
      </w:r>
      <w:r w:rsidRPr="005F1E8D">
        <w:rPr>
          <w:rFonts w:ascii="Times New Roman" w:hAnsi="Times New Roman" w:cs="Times New Roman"/>
          <w:lang w:val="en-CA"/>
        </w:rPr>
        <w:t xml:space="preserve">measuring their ammonium excretions at 27 rocky reefs (3 years) and 17 kelp forests of varying density (1 year) in Barkley Sound, British Columbia. Ammonium concentrations </w:t>
      </w:r>
      <w:r w:rsidR="00F86B25">
        <w:rPr>
          <w:rFonts w:ascii="Times New Roman" w:hAnsi="Times New Roman" w:cs="Times New Roman"/>
          <w:lang w:val="en-CA"/>
        </w:rPr>
        <w:t>rang</w:t>
      </w:r>
      <w:r w:rsidRPr="005F1E8D">
        <w:rPr>
          <w:rFonts w:ascii="Times New Roman" w:hAnsi="Times New Roman" w:cs="Times New Roman"/>
          <w:lang w:val="en-CA"/>
        </w:rPr>
        <w:t xml:space="preserve">ed from 0.009 to 2.5 </w:t>
      </w:r>
      <w:proofErr w:type="spellStart"/>
      <w:r w:rsidRPr="005F1E8D">
        <w:rPr>
          <w:rFonts w:ascii="Times New Roman" w:hAnsi="Times New Roman" w:cs="Times New Roman"/>
          <w:lang w:val="en-CA"/>
        </w:rPr>
        <w:t>uM</w:t>
      </w:r>
      <w:proofErr w:type="spellEnd"/>
      <w:r w:rsidRPr="005F1E8D">
        <w:rPr>
          <w:rFonts w:ascii="Times New Roman" w:hAnsi="Times New Roman" w:cs="Times New Roman"/>
          <w:lang w:val="en-CA"/>
        </w:rPr>
        <w:t xml:space="preserve"> across rocky reefs, and the relationship between animal biomass and ammonium </w:t>
      </w:r>
      <w:commentRangeStart w:id="5"/>
      <w:r w:rsidRPr="005F1E8D">
        <w:rPr>
          <w:rFonts w:ascii="Times New Roman" w:hAnsi="Times New Roman" w:cs="Times New Roman"/>
          <w:lang w:val="en-CA"/>
        </w:rPr>
        <w:t xml:space="preserve">varied </w:t>
      </w:r>
      <w:commentRangeEnd w:id="5"/>
      <w:r w:rsidR="00171DD6">
        <w:rPr>
          <w:rStyle w:val="CommentReference"/>
        </w:rPr>
        <w:commentReference w:id="5"/>
      </w:r>
      <w:r w:rsidRPr="005F1E8D">
        <w:rPr>
          <w:rFonts w:ascii="Times New Roman" w:hAnsi="Times New Roman" w:cs="Times New Roman"/>
          <w:lang w:val="en-CA"/>
        </w:rPr>
        <w:t xml:space="preserve">with tidal exchange–weakly positive at slack and ebb tides, but weakly negative at flood tide. Ammonium was significantly higher within than near kelp forests, a difference that increased with </w:t>
      </w:r>
      <w:r w:rsidR="00915C04" w:rsidRPr="005F1E8D">
        <w:rPr>
          <w:rFonts w:ascii="Times New Roman" w:hAnsi="Times New Roman" w:cs="Times New Roman"/>
          <w:lang w:val="en-CA"/>
        </w:rPr>
        <w:t xml:space="preserve">tide exchange, </w:t>
      </w:r>
      <w:r w:rsidRPr="005F1E8D">
        <w:rPr>
          <w:rFonts w:ascii="Times New Roman" w:hAnsi="Times New Roman" w:cs="Times New Roman"/>
          <w:lang w:val="en-CA"/>
        </w:rPr>
        <w:t xml:space="preserve">kelp </w:t>
      </w:r>
      <w:r w:rsidR="008C2771">
        <w:rPr>
          <w:rFonts w:ascii="Times New Roman" w:hAnsi="Times New Roman" w:cs="Times New Roman"/>
          <w:lang w:val="en-CA"/>
        </w:rPr>
        <w:t xml:space="preserve">biomass, </w:t>
      </w:r>
      <w:r w:rsidR="00915C04" w:rsidRPr="005F1E8D">
        <w:rPr>
          <w:rFonts w:ascii="Times New Roman" w:hAnsi="Times New Roman" w:cs="Times New Roman"/>
          <w:lang w:val="en-CA"/>
        </w:rPr>
        <w:t xml:space="preserve">and animal </w:t>
      </w:r>
      <w:r w:rsidRPr="005F1E8D">
        <w:rPr>
          <w:rFonts w:ascii="Times New Roman" w:hAnsi="Times New Roman" w:cs="Times New Roman"/>
          <w:lang w:val="en-CA"/>
        </w:rPr>
        <w:t>biomass.</w:t>
      </w:r>
      <w:r w:rsidR="005E0538" w:rsidRPr="005F1E8D">
        <w:rPr>
          <w:rFonts w:ascii="Times New Roman" w:hAnsi="Times New Roman" w:cs="Times New Roman"/>
          <w:lang w:val="en-CA"/>
        </w:rPr>
        <w:t xml:space="preserve"> We </w:t>
      </w:r>
      <w:ins w:id="6" w:author="Kieran Cox" w:date="2024-03-21T12:19:00Z">
        <w:r w:rsidR="00F86B25">
          <w:rPr>
            <w:rFonts w:ascii="Times New Roman" w:hAnsi="Times New Roman" w:cs="Times New Roman"/>
            <w:lang w:val="en-CA"/>
          </w:rPr>
          <w:t>observed</w:t>
        </w:r>
        <w:r w:rsidR="00F86B25" w:rsidRPr="005F1E8D">
          <w:rPr>
            <w:rFonts w:ascii="Times New Roman" w:hAnsi="Times New Roman" w:cs="Times New Roman"/>
            <w:lang w:val="en-CA"/>
          </w:rPr>
          <w:t xml:space="preserve"> </w:t>
        </w:r>
      </w:ins>
      <w:sdt>
        <w:sdtPr>
          <w:rPr>
            <w:rFonts w:ascii="Times New Roman" w:hAnsi="Times New Roman" w:cs="Times New Roman"/>
          </w:rPr>
          <w:tag w:val="goog_rdk_3"/>
          <w:id w:val="594221998"/>
        </w:sdtPr>
        <w:sdtEndPr/>
        <w:sdtContent/>
      </w:sdt>
      <w:r w:rsidRPr="005F1E8D">
        <w:rPr>
          <w:rFonts w:ascii="Times New Roman" w:hAnsi="Times New Roman" w:cs="Times New Roman"/>
          <w:lang w:val="en-CA"/>
        </w:rPr>
        <w:t xml:space="preserve">fine-scale ammonium variability and nutrient enrichment on a scale of meters </w:t>
      </w:r>
      <w:commentRangeStart w:id="7"/>
      <w:r w:rsidRPr="005F1E8D">
        <w:rPr>
          <w:rFonts w:ascii="Times New Roman" w:hAnsi="Times New Roman" w:cs="Times New Roman"/>
          <w:lang w:val="en-CA"/>
        </w:rPr>
        <w:t>was</w:t>
      </w:r>
      <w:r w:rsidR="005E0538" w:rsidRPr="005F1E8D">
        <w:rPr>
          <w:rFonts w:ascii="Times New Roman" w:hAnsi="Times New Roman" w:cs="Times New Roman"/>
          <w:lang w:val="en-CA"/>
        </w:rPr>
        <w:t xml:space="preserve"> </w:t>
      </w:r>
      <w:commentRangeEnd w:id="7"/>
      <w:r w:rsidR="00F86B25">
        <w:rPr>
          <w:rStyle w:val="CommentReference"/>
        </w:rPr>
        <w:commentReference w:id="7"/>
      </w:r>
      <w:r w:rsidR="005E0538" w:rsidRPr="005F1E8D">
        <w:rPr>
          <w:rFonts w:ascii="Times New Roman" w:hAnsi="Times New Roman" w:cs="Times New Roman"/>
          <w:lang w:val="en-CA"/>
        </w:rPr>
        <w:t>only</w:t>
      </w:r>
      <w:r w:rsidRPr="005F1E8D">
        <w:rPr>
          <w:rFonts w:ascii="Times New Roman" w:hAnsi="Times New Roman" w:cs="Times New Roman"/>
          <w:lang w:val="en-CA"/>
        </w:rPr>
        <w:t xml:space="preserve"> possible</w:t>
      </w:r>
      <w:r w:rsidRPr="005F1E8D">
        <w:rPr>
          <w:rFonts w:ascii="Times New Roman" w:hAnsi="Times New Roman" w:cs="Times New Roman"/>
          <w:iCs/>
          <w:lang w:val="en-CA"/>
        </w:rPr>
        <w:t xml:space="preserve"> under low flow conditions</w:t>
      </w:r>
      <w:commentRangeStart w:id="8"/>
      <w:commentRangeStart w:id="9"/>
      <w:commentRangeStart w:id="10"/>
      <w:r w:rsidRPr="005F1E8D">
        <w:rPr>
          <w:rFonts w:ascii="Times New Roman" w:hAnsi="Times New Roman" w:cs="Times New Roman"/>
          <w:iCs/>
          <w:lang w:val="en-CA"/>
        </w:rPr>
        <w:t>.</w:t>
      </w:r>
      <w:commentRangeEnd w:id="8"/>
      <w:r w:rsidR="00813785">
        <w:rPr>
          <w:rStyle w:val="CommentReference"/>
        </w:rPr>
        <w:commentReference w:id="8"/>
      </w:r>
      <w:commentRangeEnd w:id="9"/>
      <w:r w:rsidR="00813785">
        <w:rPr>
          <w:rStyle w:val="CommentReference"/>
        </w:rPr>
        <w:commentReference w:id="9"/>
      </w:r>
      <w:commentRangeEnd w:id="10"/>
      <w:r w:rsidR="00813785">
        <w:rPr>
          <w:rStyle w:val="CommentReference"/>
        </w:rPr>
        <w:commentReference w:id="10"/>
      </w:r>
      <w:r w:rsidRPr="005F1E8D">
        <w:rPr>
          <w:rFonts w:ascii="Times New Roman" w:hAnsi="Times New Roman" w:cs="Times New Roman"/>
          <w:iCs/>
          <w:lang w:val="en-CA"/>
        </w:rPr>
        <w:t xml:space="preserve"> Our results suggest CN</w:t>
      </w:r>
      <w:r w:rsidR="00FC6B44" w:rsidRPr="005F1E8D">
        <w:rPr>
          <w:rFonts w:ascii="Times New Roman" w:hAnsi="Times New Roman" w:cs="Times New Roman"/>
          <w:iCs/>
          <w:lang w:val="en-CA"/>
        </w:rPr>
        <w:t>D</w:t>
      </w:r>
      <w:r w:rsidRPr="005F1E8D">
        <w:rPr>
          <w:rFonts w:ascii="Times New Roman" w:hAnsi="Times New Roman" w:cs="Times New Roman"/>
          <w:iCs/>
          <w:lang w:val="en-CA"/>
        </w:rPr>
        <w:t xml:space="preserve">-driven </w:t>
      </w:r>
      <w:r w:rsidRPr="005F1E8D">
        <w:rPr>
          <w:rFonts w:ascii="Times New Roman" w:hAnsi="Times New Roman" w:cs="Times New Roman"/>
          <w:lang w:val="en-CA"/>
        </w:rPr>
        <w:t xml:space="preserve">variability </w:t>
      </w:r>
      <w:r w:rsidRPr="005F1E8D">
        <w:rPr>
          <w:rFonts w:ascii="Times New Roman" w:hAnsi="Times New Roman" w:cs="Times New Roman"/>
          <w:iCs/>
          <w:lang w:val="en-CA"/>
        </w:rPr>
        <w:t xml:space="preserve">acts on scales ranging from a few meters to </w:t>
      </w:r>
      <w:r w:rsidR="005E0538" w:rsidRPr="005F1E8D">
        <w:rPr>
          <w:rFonts w:ascii="Times New Roman" w:hAnsi="Times New Roman" w:cs="Times New Roman"/>
          <w:iCs/>
          <w:lang w:val="en-CA"/>
        </w:rPr>
        <w:t>over 20 km</w:t>
      </w:r>
      <w:r w:rsidRPr="005F1E8D">
        <w:rPr>
          <w:rFonts w:ascii="Times New Roman" w:hAnsi="Times New Roman" w:cs="Times New Roman"/>
          <w:iCs/>
          <w:lang w:val="en-CA"/>
        </w:rPr>
        <w:t xml:space="preserve">, contributing to finer-scale </w:t>
      </w:r>
      <w:r w:rsidR="00144B86" w:rsidRPr="005F1E8D">
        <w:rPr>
          <w:rFonts w:ascii="Times New Roman" w:hAnsi="Times New Roman" w:cs="Times New Roman"/>
          <w:lang w:val="en-CA"/>
        </w:rPr>
        <w:t>variation</w:t>
      </w:r>
      <w:r w:rsidRPr="005F1E8D">
        <w:rPr>
          <w:rFonts w:ascii="Times New Roman" w:hAnsi="Times New Roman" w:cs="Times New Roman"/>
          <w:lang w:val="en-CA"/>
        </w:rPr>
        <w:t xml:space="preserve"> </w:t>
      </w:r>
      <w:r w:rsidRPr="005F1E8D">
        <w:rPr>
          <w:rFonts w:ascii="Times New Roman" w:hAnsi="Times New Roman" w:cs="Times New Roman"/>
          <w:iCs/>
          <w:lang w:val="en-CA"/>
        </w:rPr>
        <w:t xml:space="preserve">in nutrient availability than </w:t>
      </w:r>
      <w:r w:rsidRPr="005F1E8D">
        <w:rPr>
          <w:rFonts w:ascii="Times New Roman" w:hAnsi="Times New Roman" w:cs="Times New Roman"/>
          <w:lang w:val="en-CA"/>
        </w:rPr>
        <w:t xml:space="preserve">allochthonous nutrient sources such as upwelling. </w:t>
      </w:r>
      <w:r w:rsidR="005E0538" w:rsidRPr="005F1E8D">
        <w:rPr>
          <w:rFonts w:ascii="Times New Roman" w:hAnsi="Times New Roman" w:cs="Times New Roman"/>
          <w:lang w:val="en-CA"/>
        </w:rPr>
        <w:t xml:space="preserve">Therefore, </w:t>
      </w:r>
      <w:r w:rsidRPr="005F1E8D">
        <w:rPr>
          <w:rFonts w:ascii="Times New Roman" w:hAnsi="Times New Roman" w:cs="Times New Roman"/>
          <w:lang w:val="en-CA"/>
        </w:rPr>
        <w:t>CN</w:t>
      </w:r>
      <w:r w:rsidR="00FC6B44" w:rsidRPr="005F1E8D">
        <w:rPr>
          <w:rFonts w:ascii="Times New Roman" w:hAnsi="Times New Roman" w:cs="Times New Roman"/>
          <w:lang w:val="en-CA"/>
        </w:rPr>
        <w:t>D</w:t>
      </w:r>
      <w:r w:rsidR="005E0538" w:rsidRPr="005F1E8D">
        <w:rPr>
          <w:rFonts w:ascii="Times New Roman" w:hAnsi="Times New Roman" w:cs="Times New Roman"/>
          <w:lang w:val="en-CA"/>
        </w:rPr>
        <w:t xml:space="preserve"> may play</w:t>
      </w:r>
      <w:r w:rsidRPr="005F1E8D">
        <w:rPr>
          <w:rFonts w:ascii="Times New Roman" w:hAnsi="Times New Roman" w:cs="Times New Roman"/>
          <w:lang w:val="en-CA"/>
        </w:rPr>
        <w:t xml:space="preserve"> </w:t>
      </w:r>
      <w:r w:rsidR="005E0538" w:rsidRPr="005F1E8D">
        <w:rPr>
          <w:rFonts w:ascii="Times New Roman" w:hAnsi="Times New Roman" w:cs="Times New Roman"/>
          <w:lang w:val="en-CA"/>
        </w:rPr>
        <w:t xml:space="preserve">a previously unrecognized </w:t>
      </w:r>
      <w:sdt>
        <w:sdtPr>
          <w:rPr>
            <w:rFonts w:ascii="Times New Roman" w:hAnsi="Times New Roman" w:cs="Times New Roman"/>
          </w:rPr>
          <w:tag w:val="goog_rdk_4"/>
          <w:id w:val="1148018418"/>
        </w:sdtPr>
        <w:sdtEndPr/>
        <w:sdtContent/>
      </w:sdt>
      <w:r w:rsidR="005E0538" w:rsidRPr="005F1E8D">
        <w:rPr>
          <w:rFonts w:ascii="Times New Roman" w:eastAsia="Times New Roman" w:hAnsi="Times New Roman" w:cs="Times New Roman"/>
        </w:rPr>
        <w:t>role</w:t>
      </w:r>
      <w:r w:rsidR="002D40ED" w:rsidRPr="005F1E8D">
        <w:rPr>
          <w:rFonts w:ascii="Times New Roman" w:eastAsia="Times New Roman" w:hAnsi="Times New Roman" w:cs="Times New Roman"/>
        </w:rPr>
        <w:t xml:space="preserve"> in </w:t>
      </w:r>
      <w:r w:rsidRPr="005F1E8D">
        <w:rPr>
          <w:rFonts w:ascii="Times New Roman" w:hAnsi="Times New Roman" w:cs="Times New Roman"/>
          <w:lang w:val="en-CA"/>
        </w:rPr>
        <w:t>structuring temperate marine ecosystems from the bottom up.</w:t>
      </w:r>
    </w:p>
    <w:p w14:paraId="41B1FA1D" w14:textId="63D504F9" w:rsidR="008307A0" w:rsidRPr="005F1E8D" w:rsidRDefault="008307A0" w:rsidP="008307A0">
      <w:pPr>
        <w:spacing w:line="480" w:lineRule="auto"/>
        <w:rPr>
          <w:rFonts w:ascii="Times New Roman" w:hAnsi="Times New Roman" w:cs="Times New Roman"/>
          <w:lang w:val="en-CA"/>
        </w:rPr>
      </w:pPr>
    </w:p>
    <w:p w14:paraId="2456DECC" w14:textId="0814DC06" w:rsidR="00F76C68" w:rsidRPr="005F1E8D" w:rsidRDefault="008307A0" w:rsidP="00F76C68">
      <w:pPr>
        <w:spacing w:line="480" w:lineRule="auto"/>
        <w:rPr>
          <w:rFonts w:ascii="Times New Roman" w:eastAsia="Times New Roman" w:hAnsi="Times New Roman" w:cs="Times New Roman"/>
          <w:b/>
        </w:rPr>
      </w:pPr>
      <w:r w:rsidRPr="005F1E8D">
        <w:rPr>
          <w:rFonts w:ascii="Times New Roman" w:hAnsi="Times New Roman" w:cs="Times New Roman"/>
          <w:b/>
          <w:lang w:val="en-CA"/>
        </w:rPr>
        <w:br w:type="page"/>
      </w:r>
      <w:r w:rsidR="00F76C68" w:rsidRPr="005F1E8D">
        <w:rPr>
          <w:rFonts w:ascii="Times New Roman" w:eastAsia="Times New Roman" w:hAnsi="Times New Roman" w:cs="Times New Roman"/>
          <w:b/>
        </w:rPr>
        <w:lastRenderedPageBreak/>
        <w:t>Introduction</w:t>
      </w:r>
    </w:p>
    <w:p w14:paraId="79E1ED54" w14:textId="07B2C1ED" w:rsidR="00DC4A52" w:rsidRPr="005F1E8D" w:rsidRDefault="00C768BA" w:rsidP="004317DC">
      <w:pPr>
        <w:pBdr>
          <w:top w:val="nil"/>
          <w:left w:val="nil"/>
          <w:bottom w:val="nil"/>
          <w:right w:val="nil"/>
          <w:between w:val="nil"/>
        </w:pBdr>
        <w:spacing w:line="480" w:lineRule="auto"/>
        <w:rPr>
          <w:rFonts w:ascii="Times New Roman" w:eastAsia="Times New Roman" w:hAnsi="Times New Roman" w:cs="Times New Roman"/>
          <w:color w:val="000000"/>
        </w:rPr>
      </w:pPr>
      <w:commentRangeStart w:id="11"/>
      <w:commentRangeStart w:id="12"/>
      <w:commentRangeStart w:id="13"/>
      <w:r w:rsidRPr="005F1E8D">
        <w:rPr>
          <w:rFonts w:ascii="Times New Roman" w:eastAsia="Times New Roman" w:hAnsi="Times New Roman" w:cs="Times New Roman"/>
          <w:color w:val="000000"/>
        </w:rPr>
        <w:t>Variability</w:t>
      </w:r>
      <w:r w:rsidR="004317DC" w:rsidRPr="005F1E8D">
        <w:rPr>
          <w:rFonts w:ascii="Times New Roman" w:eastAsia="Times New Roman" w:hAnsi="Times New Roman" w:cs="Times New Roman"/>
          <w:color w:val="000000"/>
        </w:rPr>
        <w:t xml:space="preserve"> </w:t>
      </w:r>
      <w:commentRangeEnd w:id="11"/>
      <w:r w:rsidR="008C6BDA">
        <w:rPr>
          <w:rStyle w:val="CommentReference"/>
        </w:rPr>
        <w:commentReference w:id="11"/>
      </w:r>
      <w:commentRangeEnd w:id="12"/>
      <w:r w:rsidR="00B047D8">
        <w:rPr>
          <w:rStyle w:val="CommentReference"/>
        </w:rPr>
        <w:commentReference w:id="12"/>
      </w:r>
      <w:r w:rsidRPr="005F1E8D">
        <w:rPr>
          <w:rFonts w:ascii="Times New Roman" w:eastAsia="Times New Roman" w:hAnsi="Times New Roman" w:cs="Times New Roman"/>
          <w:color w:val="000000"/>
        </w:rPr>
        <w:t>in</w:t>
      </w:r>
      <w:r w:rsidR="004317DC"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resource</w:t>
      </w:r>
      <w:r w:rsidR="004317DC" w:rsidRPr="005F1E8D">
        <w:rPr>
          <w:rFonts w:ascii="Times New Roman" w:eastAsia="Times New Roman" w:hAnsi="Times New Roman" w:cs="Times New Roman"/>
          <w:color w:val="000000"/>
        </w:rPr>
        <w:t xml:space="preserve"> availability can drive substantial variation </w:t>
      </w:r>
      <w:commentRangeEnd w:id="13"/>
      <w:r w:rsidR="00BB6F7F">
        <w:rPr>
          <w:rStyle w:val="CommentReference"/>
        </w:rPr>
        <w:commentReference w:id="13"/>
      </w:r>
      <w:r w:rsidR="004317DC" w:rsidRPr="005F1E8D">
        <w:rPr>
          <w:rFonts w:ascii="Times New Roman" w:eastAsia="Times New Roman" w:hAnsi="Times New Roman" w:cs="Times New Roman"/>
          <w:color w:val="000000"/>
        </w:rPr>
        <w:t xml:space="preserve">in the growth, biomass and composition of primary producers </w:t>
      </w:r>
      <w:r w:rsidR="004317DC" w:rsidRPr="005F1E8D">
        <w:rPr>
          <w:rFonts w:ascii="Times New Roman" w:eastAsia="Times New Roman" w:hAnsi="Times New Roman" w:cs="Times New Roman"/>
          <w:color w:val="000000"/>
        </w:rPr>
        <w:fldChar w:fldCharType="begin"/>
      </w:r>
      <w:r w:rsidR="004317DC" w:rsidRPr="005F1E8D">
        <w:rPr>
          <w:rFonts w:ascii="Times New Roman" w:eastAsia="Times New Roman" w:hAnsi="Times New Roman" w:cs="Times New Roman"/>
          <w:color w:val="000000"/>
        </w:rPr>
        <w:instrText xml:space="preserve"> ADDIN ZOTERO_ITEM CSL_CITATION {"citationID":"DwJVJdZr","properties":{"formattedCitation":"(Dayton et al., 1999; Leibold, 1991; Tilman, 1984)","plainCitation":"(Dayton et al., 1999; Leibold, 1991;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004317DC" w:rsidRPr="005F1E8D">
        <w:rPr>
          <w:rFonts w:ascii="Times New Roman" w:eastAsia="Times New Roman" w:hAnsi="Times New Roman" w:cs="Times New Roman"/>
          <w:color w:val="000000"/>
        </w:rPr>
        <w:fldChar w:fldCharType="separate"/>
      </w:r>
      <w:r w:rsidR="004317DC" w:rsidRPr="005F1E8D">
        <w:rPr>
          <w:rFonts w:ascii="Times New Roman" w:eastAsia="Times New Roman" w:hAnsi="Times New Roman" w:cs="Times New Roman"/>
          <w:noProof/>
          <w:color w:val="000000"/>
        </w:rPr>
        <w:t>(Dayton et al., 1999; Leibold, 1991; Tilman, 1984)</w:t>
      </w:r>
      <w:r w:rsidR="004317DC" w:rsidRPr="005F1E8D">
        <w:rPr>
          <w:rFonts w:ascii="Times New Roman" w:eastAsia="Times New Roman" w:hAnsi="Times New Roman" w:cs="Times New Roman"/>
          <w:color w:val="000000"/>
        </w:rPr>
        <w:fldChar w:fldCharType="end"/>
      </w:r>
      <w:r w:rsidR="004317DC" w:rsidRPr="005F1E8D">
        <w:rPr>
          <w:rFonts w:ascii="Times New Roman" w:eastAsia="Times New Roman" w:hAnsi="Times New Roman" w:cs="Times New Roman"/>
          <w:color w:val="000000"/>
        </w:rPr>
        <w:t>.</w:t>
      </w:r>
      <w:r w:rsidR="00F92DAE" w:rsidRPr="005F1E8D">
        <w:rPr>
          <w:rFonts w:ascii="Times New Roman" w:eastAsia="Times New Roman" w:hAnsi="Times New Roman" w:cs="Times New Roman"/>
          <w:color w:val="000000"/>
        </w:rPr>
        <w:t xml:space="preserve"> </w:t>
      </w:r>
      <w:r w:rsidR="001F69F0" w:rsidRPr="005F1E8D">
        <w:rPr>
          <w:rFonts w:ascii="Times New Roman" w:eastAsia="Times New Roman" w:hAnsi="Times New Roman" w:cs="Times New Roman"/>
          <w:color w:val="000000"/>
        </w:rPr>
        <w:t xml:space="preserve">There is evidence </w:t>
      </w:r>
      <w:r w:rsidR="007256B0" w:rsidRPr="005F1E8D">
        <w:rPr>
          <w:rFonts w:ascii="Times New Roman" w:eastAsia="Times New Roman" w:hAnsi="Times New Roman" w:cs="Times New Roman"/>
          <w:color w:val="000000"/>
        </w:rPr>
        <w:t xml:space="preserve">in many </w:t>
      </w:r>
      <w:r w:rsidR="001A0C35" w:rsidRPr="005F1E8D">
        <w:rPr>
          <w:rFonts w:ascii="Times New Roman" w:eastAsia="Times New Roman" w:hAnsi="Times New Roman" w:cs="Times New Roman"/>
          <w:color w:val="000000"/>
        </w:rPr>
        <w:t xml:space="preserve">marine </w:t>
      </w:r>
      <w:r w:rsidR="007256B0" w:rsidRPr="005F1E8D">
        <w:rPr>
          <w:rFonts w:ascii="Times New Roman" w:eastAsia="Times New Roman" w:hAnsi="Times New Roman" w:cs="Times New Roman"/>
          <w:color w:val="000000"/>
        </w:rPr>
        <w:t xml:space="preserve">ecosystems </w:t>
      </w:r>
      <w:r w:rsidR="001F69F0" w:rsidRPr="005F1E8D">
        <w:rPr>
          <w:rFonts w:ascii="Times New Roman" w:eastAsia="Times New Roman" w:hAnsi="Times New Roman" w:cs="Times New Roman"/>
          <w:color w:val="000000"/>
        </w:rPr>
        <w:t xml:space="preserve">that </w:t>
      </w:r>
      <w:r w:rsidR="007256B0" w:rsidRPr="005F1E8D">
        <w:rPr>
          <w:rFonts w:ascii="Times New Roman" w:eastAsia="Times New Roman" w:hAnsi="Times New Roman" w:cs="Times New Roman"/>
          <w:color w:val="000000"/>
        </w:rPr>
        <w:t>community structure depends on factors producing variation in the resources available to lower trophic levels</w:t>
      </w:r>
      <w:r w:rsidR="00F33E40" w:rsidRPr="005F1E8D">
        <w:rPr>
          <w:rFonts w:ascii="Times New Roman" w:eastAsia="Times New Roman" w:hAnsi="Times New Roman" w:cs="Times New Roman"/>
          <w:color w:val="000000"/>
        </w:rPr>
        <w:t xml:space="preserve">, </w:t>
      </w:r>
      <w:r w:rsidR="00BC1B34" w:rsidRPr="005F1E8D">
        <w:rPr>
          <w:rFonts w:ascii="Times New Roman" w:eastAsia="Times New Roman" w:hAnsi="Times New Roman" w:cs="Times New Roman"/>
          <w:color w:val="000000"/>
        </w:rPr>
        <w:t>termed</w:t>
      </w:r>
      <w:r w:rsidR="00F33E40" w:rsidRPr="005F1E8D">
        <w:rPr>
          <w:rFonts w:ascii="Times New Roman" w:eastAsia="Times New Roman" w:hAnsi="Times New Roman" w:cs="Times New Roman"/>
          <w:color w:val="000000"/>
        </w:rPr>
        <w:t xml:space="preserve"> bottom-up control</w:t>
      </w:r>
      <w:r w:rsidR="007256B0" w:rsidRPr="005F1E8D">
        <w:rPr>
          <w:rFonts w:ascii="Times New Roman" w:eastAsia="Times New Roman" w:hAnsi="Times New Roman" w:cs="Times New Roman"/>
          <w:color w:val="000000"/>
        </w:rPr>
        <w:t xml:space="preserve"> </w:t>
      </w:r>
      <w:r w:rsidR="007256B0" w:rsidRPr="005F1E8D">
        <w:rPr>
          <w:rFonts w:ascii="Times New Roman" w:eastAsia="Times New Roman" w:hAnsi="Times New Roman" w:cs="Times New Roman"/>
          <w:color w:val="000000"/>
        </w:rPr>
        <w:fldChar w:fldCharType="begin"/>
      </w:r>
      <w:r w:rsidR="007256B0"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7256B0" w:rsidRPr="005F1E8D">
        <w:rPr>
          <w:rFonts w:ascii="Times New Roman" w:eastAsia="Times New Roman" w:hAnsi="Times New Roman" w:cs="Times New Roman"/>
          <w:color w:val="000000"/>
        </w:rPr>
        <w:fldChar w:fldCharType="separate"/>
      </w:r>
      <w:r w:rsidR="007256B0" w:rsidRPr="005F1E8D">
        <w:rPr>
          <w:rFonts w:ascii="Times New Roman" w:eastAsia="Times New Roman" w:hAnsi="Times New Roman" w:cs="Times New Roman"/>
          <w:noProof/>
          <w:color w:val="000000"/>
        </w:rPr>
        <w:t>(Gruner et al., 2008)</w:t>
      </w:r>
      <w:r w:rsidR="007256B0"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2142F2" w:rsidRPr="005F1E8D">
        <w:rPr>
          <w:rFonts w:ascii="Times New Roman" w:eastAsia="Times New Roman" w:hAnsi="Times New Roman" w:cs="Times New Roman"/>
          <w:color w:val="000000"/>
        </w:rPr>
        <w:t xml:space="preserve"> Although </w:t>
      </w:r>
      <w:r w:rsidR="000D41B2" w:rsidRPr="005F1E8D">
        <w:rPr>
          <w:rFonts w:ascii="Times New Roman" w:eastAsia="Times New Roman" w:hAnsi="Times New Roman" w:cs="Times New Roman"/>
          <w:color w:val="000000"/>
        </w:rPr>
        <w:t xml:space="preserve">marine </w:t>
      </w:r>
      <w:r w:rsidR="002142F2" w:rsidRPr="005F1E8D">
        <w:rPr>
          <w:rFonts w:ascii="Times New Roman" w:eastAsia="Times New Roman" w:hAnsi="Times New Roman" w:cs="Times New Roman"/>
          <w:color w:val="000000"/>
        </w:rPr>
        <w:t>ecologists historically focused on external, abiotic sources of nutrients</w:t>
      </w:r>
      <w:r w:rsidR="00CE5810" w:rsidRPr="005F1E8D">
        <w:rPr>
          <w:rFonts w:ascii="Times New Roman" w:eastAsia="Times New Roman" w:hAnsi="Times New Roman" w:cs="Times New Roman"/>
          <w:color w:val="000000"/>
        </w:rPr>
        <w:t xml:space="preserve"> such as upwelling</w:t>
      </w:r>
      <w:r w:rsidR="002142F2" w:rsidRPr="005F1E8D">
        <w:rPr>
          <w:rFonts w:ascii="Times New Roman" w:eastAsia="Times New Roman" w:hAnsi="Times New Roman" w:cs="Times New Roman"/>
          <w:color w:val="000000"/>
        </w:rPr>
        <w:t xml:space="preserve"> as drivers of variability in nutrient availability, </w:t>
      </w:r>
      <w:r w:rsidR="00F33E40" w:rsidRPr="005F1E8D">
        <w:rPr>
          <w:rFonts w:ascii="Times New Roman" w:eastAsia="Times New Roman" w:hAnsi="Times New Roman" w:cs="Times New Roman"/>
          <w:color w:val="000000"/>
        </w:rPr>
        <w:t>there is now substantial evidence that c</w:t>
      </w:r>
      <w:r w:rsidR="007256B0" w:rsidRPr="005F1E8D">
        <w:rPr>
          <w:rFonts w:ascii="Times New Roman" w:eastAsia="Times New Roman" w:hAnsi="Times New Roman" w:cs="Times New Roman"/>
          <w:color w:val="000000"/>
        </w:rPr>
        <w:t xml:space="preserve">onsumers </w:t>
      </w:r>
      <w:ins w:id="14" w:author="Em Lim" w:date="2024-03-26T08:53:00Z">
        <w:r w:rsidR="00AF1C1D">
          <w:rPr>
            <w:rFonts w:ascii="Times New Roman" w:eastAsia="Times New Roman" w:hAnsi="Times New Roman" w:cs="Times New Roman"/>
            <w:color w:val="000000"/>
          </w:rPr>
          <w:t xml:space="preserve">also </w:t>
        </w:r>
      </w:ins>
      <w:r w:rsidR="007256B0" w:rsidRPr="005F1E8D">
        <w:rPr>
          <w:rFonts w:ascii="Times New Roman" w:eastAsia="Times New Roman" w:hAnsi="Times New Roman" w:cs="Times New Roman"/>
          <w:color w:val="000000"/>
        </w:rPr>
        <w:t>contribute to bottom-up effects</w:t>
      </w:r>
      <w:r w:rsidR="000D41B2" w:rsidRPr="005F1E8D">
        <w:rPr>
          <w:rFonts w:ascii="Times New Roman" w:eastAsia="Times New Roman" w:hAnsi="Times New Roman" w:cs="Times New Roman"/>
          <w:color w:val="000000"/>
        </w:rPr>
        <w:t xml:space="preserve"> </w:t>
      </w:r>
      <w:r w:rsidR="00380F24" w:rsidRPr="005F1E8D">
        <w:rPr>
          <w:rFonts w:ascii="Times New Roman" w:eastAsia="Times New Roman" w:hAnsi="Times New Roman" w:cs="Times New Roman"/>
          <w:color w:val="000000"/>
        </w:rPr>
        <w:fldChar w:fldCharType="begin"/>
      </w:r>
      <w:r w:rsidR="00380F24"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rFonts w:ascii="Times New Roman" w:eastAsia="Times New Roman" w:hAnsi="Times New Roman" w:cs="Times New Roman"/>
          <w:color w:val="000000"/>
        </w:rPr>
        <w:fldChar w:fldCharType="separate"/>
      </w:r>
      <w:r w:rsidR="00380F24" w:rsidRPr="005F1E8D">
        <w:rPr>
          <w:rFonts w:ascii="Times New Roman" w:eastAsia="Times New Roman" w:hAnsi="Times New Roman" w:cs="Times New Roman"/>
          <w:noProof/>
          <w:color w:val="000000"/>
        </w:rPr>
        <w:t>(Allgeier et al., 2017)</w:t>
      </w:r>
      <w:r w:rsidR="00380F24" w:rsidRPr="005F1E8D">
        <w:rPr>
          <w:rFonts w:ascii="Times New Roman" w:eastAsia="Times New Roman" w:hAnsi="Times New Roman" w:cs="Times New Roman"/>
          <w:color w:val="000000"/>
        </w:rPr>
        <w:fldChar w:fldCharType="end"/>
      </w:r>
      <w:r w:rsidR="000D41B2"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A</w:t>
      </w:r>
      <w:r w:rsidR="000D41B2" w:rsidRPr="005F1E8D">
        <w:rPr>
          <w:rFonts w:ascii="Times New Roman" w:eastAsia="Times New Roman" w:hAnsi="Times New Roman" w:cs="Times New Roman"/>
          <w:color w:val="000000"/>
        </w:rPr>
        <w:t>nimals’</w:t>
      </w:r>
      <w:r w:rsidR="007256B0" w:rsidRPr="005F1E8D">
        <w:rPr>
          <w:rFonts w:ascii="Times New Roman" w:eastAsia="Times New Roman" w:hAnsi="Times New Roman" w:cs="Times New Roman"/>
          <w:color w:val="000000"/>
        </w:rPr>
        <w:t xml:space="preserve"> metabolic waste products (i</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e.</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excretion</w:t>
      </w:r>
      <w:r w:rsidR="003D17AC" w:rsidRPr="005F1E8D">
        <w:rPr>
          <w:rFonts w:ascii="Times New Roman" w:eastAsia="Times New Roman" w:hAnsi="Times New Roman" w:cs="Times New Roman"/>
          <w:color w:val="000000"/>
        </w:rPr>
        <w:t xml:space="preserve"> and egestion</w:t>
      </w:r>
      <w:r w:rsidR="007256B0" w:rsidRPr="005F1E8D">
        <w:rPr>
          <w:rFonts w:ascii="Times New Roman" w:eastAsia="Times New Roman" w:hAnsi="Times New Roman" w:cs="Times New Roman"/>
          <w:color w:val="000000"/>
        </w:rPr>
        <w:t>) fertilize primary producers</w:t>
      </w:r>
      <w:r w:rsidR="0002013E" w:rsidRPr="005F1E8D">
        <w:rPr>
          <w:rFonts w:ascii="Times New Roman" w:eastAsia="Times New Roman" w:hAnsi="Times New Roman" w:cs="Times New Roman"/>
          <w:color w:val="000000"/>
        </w:rPr>
        <w:t xml:space="preserve"> via a process termed consumer-mediated nutrient dynamics (</w:t>
      </w:r>
      <w:commentRangeStart w:id="15"/>
      <w:r w:rsidR="0002013E" w:rsidRPr="005F1E8D">
        <w:rPr>
          <w:rFonts w:ascii="Times New Roman" w:eastAsia="Times New Roman" w:hAnsi="Times New Roman" w:cs="Times New Roman"/>
          <w:color w:val="000000"/>
        </w:rPr>
        <w:t>CND</w:t>
      </w:r>
      <w:commentRangeEnd w:id="15"/>
      <w:r w:rsidR="00D93294">
        <w:rPr>
          <w:rStyle w:val="CommentReference"/>
        </w:rPr>
        <w:commentReference w:id="15"/>
      </w:r>
      <w:r w:rsidR="0002013E" w:rsidRPr="005F1E8D">
        <w:rPr>
          <w:rFonts w:ascii="Times New Roman" w:eastAsia="Times New Roman" w:hAnsi="Times New Roman" w:cs="Times New Roman"/>
          <w:color w:val="000000"/>
        </w:rPr>
        <w:t>)</w:t>
      </w:r>
      <w:r w:rsidR="00B16FBC" w:rsidRPr="005F1E8D">
        <w:rPr>
          <w:rFonts w:ascii="Times New Roman" w:eastAsia="Times New Roman" w:hAnsi="Times New Roman" w:cs="Times New Roman"/>
          <w:color w:val="000000"/>
        </w:rPr>
        <w:t xml:space="preserve"> </w:t>
      </w:r>
      <w:r w:rsidR="00B16FBC"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rFonts w:ascii="Times New Roman" w:eastAsia="Times New Roman" w:hAnsi="Times New Roman" w:cs="Times New Roman"/>
          <w:color w:val="000000"/>
        </w:rPr>
        <w:fldChar w:fldCharType="separate"/>
      </w:r>
      <w:r w:rsidR="00B16FBC" w:rsidRPr="005F1E8D">
        <w:rPr>
          <w:rFonts w:ascii="Times New Roman" w:eastAsia="Times New Roman" w:hAnsi="Times New Roman" w:cs="Times New Roman"/>
          <w:noProof/>
          <w:color w:val="000000"/>
        </w:rPr>
        <w:t>(Vanni, 2002)</w:t>
      </w:r>
      <w:r w:rsidR="00B16FBC"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F33E40" w:rsidRPr="005F1E8D">
        <w:rPr>
          <w:rFonts w:ascii="Times New Roman" w:eastAsia="Times New Roman" w:hAnsi="Times New Roman" w:cs="Times New Roman"/>
          <w:color w:val="000000"/>
        </w:rPr>
        <w:t xml:space="preserve"> </w:t>
      </w:r>
      <w:commentRangeStart w:id="16"/>
      <w:proofErr w:type="gramStart"/>
      <w:r w:rsidR="001A0C35" w:rsidRPr="005F1E8D">
        <w:rPr>
          <w:rFonts w:ascii="Times New Roman" w:eastAsia="Times New Roman" w:hAnsi="Times New Roman" w:cs="Times New Roman"/>
          <w:color w:val="000000"/>
        </w:rPr>
        <w:t>However</w:t>
      </w:r>
      <w:commentRangeEnd w:id="16"/>
      <w:proofErr w:type="gramEnd"/>
      <w:r w:rsidR="00171DD6">
        <w:rPr>
          <w:rStyle w:val="CommentReference"/>
        </w:rPr>
        <w:commentReference w:id="16"/>
      </w:r>
      <w:r w:rsidR="001A0C35" w:rsidRPr="005F1E8D">
        <w:rPr>
          <w:rFonts w:ascii="Times New Roman" w:eastAsia="Times New Roman" w:hAnsi="Times New Roman" w:cs="Times New Roman"/>
          <w:color w:val="000000"/>
        </w:rPr>
        <w:t xml:space="preserve">, </w:t>
      </w:r>
      <w:commentRangeStart w:id="17"/>
      <w:r w:rsidR="001A0C35" w:rsidRPr="005F1E8D">
        <w:rPr>
          <w:rFonts w:ascii="Times New Roman" w:eastAsia="Times New Roman" w:hAnsi="Times New Roman" w:cs="Times New Roman"/>
          <w:color w:val="000000"/>
        </w:rPr>
        <w:t xml:space="preserve">the </w:t>
      </w:r>
      <w:commentRangeEnd w:id="17"/>
      <w:r w:rsidR="009500AF">
        <w:rPr>
          <w:rStyle w:val="CommentReference"/>
        </w:rPr>
        <w:commentReference w:id="17"/>
      </w:r>
      <w:r w:rsidR="001A0C35" w:rsidRPr="005F1E8D">
        <w:rPr>
          <w:rFonts w:ascii="Times New Roman" w:eastAsia="Times New Roman" w:hAnsi="Times New Roman" w:cs="Times New Roman"/>
          <w:color w:val="000000"/>
        </w:rPr>
        <w:t xml:space="preserve">relative importance of </w:t>
      </w:r>
      <w:r w:rsidR="00CE5810" w:rsidRPr="005F1E8D">
        <w:rPr>
          <w:rFonts w:ascii="Times New Roman" w:eastAsia="Times New Roman" w:hAnsi="Times New Roman" w:cs="Times New Roman"/>
          <w:color w:val="000000"/>
        </w:rPr>
        <w:t xml:space="preserve">consumer-regenerated </w:t>
      </w:r>
      <w:r w:rsidR="001A0C35" w:rsidRPr="005F1E8D">
        <w:rPr>
          <w:rFonts w:ascii="Times New Roman" w:eastAsia="Times New Roman" w:hAnsi="Times New Roman" w:cs="Times New Roman"/>
          <w:color w:val="000000"/>
        </w:rPr>
        <w:t xml:space="preserve">nutrients in contributing to meaningful variation across spatial and temporal scales remains </w:t>
      </w:r>
      <w:r w:rsidR="00CE5810" w:rsidRPr="005F1E8D">
        <w:rPr>
          <w:rFonts w:ascii="Times New Roman" w:eastAsia="Times New Roman" w:hAnsi="Times New Roman" w:cs="Times New Roman"/>
          <w:color w:val="000000"/>
        </w:rPr>
        <w:t>unclear</w:t>
      </w:r>
      <w:r w:rsidR="00DC4A52" w:rsidRPr="005F1E8D">
        <w:rPr>
          <w:rFonts w:ascii="Times New Roman" w:eastAsia="Times New Roman" w:hAnsi="Times New Roman" w:cs="Times New Roman"/>
          <w:color w:val="000000"/>
        </w:rPr>
        <w:t xml:space="preserve">. Therefore, identifying the scale on which biologically relevant variation in nutrient availability contributes </w:t>
      </w:r>
      <w:commentRangeStart w:id="18"/>
      <w:r w:rsidR="00DC4A52" w:rsidRPr="005F1E8D">
        <w:rPr>
          <w:rFonts w:ascii="Times New Roman" w:eastAsia="Times New Roman" w:hAnsi="Times New Roman" w:cs="Times New Roman"/>
          <w:color w:val="000000"/>
        </w:rPr>
        <w:t xml:space="preserve">meaningfully </w:t>
      </w:r>
      <w:commentRangeEnd w:id="18"/>
      <w:r w:rsidR="009500AF">
        <w:rPr>
          <w:rStyle w:val="CommentReference"/>
        </w:rPr>
        <w:commentReference w:id="18"/>
      </w:r>
      <w:r w:rsidR="00DC4A52" w:rsidRPr="005F1E8D">
        <w:rPr>
          <w:rFonts w:ascii="Times New Roman" w:eastAsia="Times New Roman" w:hAnsi="Times New Roman" w:cs="Times New Roman"/>
          <w:color w:val="000000"/>
        </w:rPr>
        <w:t>to community structure remains an active area of research</w:t>
      </w:r>
      <w:commentRangeStart w:id="19"/>
      <w:r w:rsidR="00565A8B" w:rsidRPr="005F1E8D">
        <w:rPr>
          <w:rFonts w:ascii="Times New Roman" w:eastAsia="Times New Roman" w:hAnsi="Times New Roman" w:cs="Times New Roman"/>
          <w:color w:val="000000"/>
        </w:rPr>
        <w:t>.</w:t>
      </w:r>
      <w:commentRangeEnd w:id="19"/>
      <w:r w:rsidR="009500AF">
        <w:rPr>
          <w:rStyle w:val="CommentReference"/>
        </w:rPr>
        <w:commentReference w:id="19"/>
      </w:r>
    </w:p>
    <w:p w14:paraId="0023B6D6" w14:textId="6930DEB0" w:rsidR="00676581" w:rsidRPr="005F1E8D"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ab/>
      </w:r>
      <w:r w:rsidR="007D71C9" w:rsidRPr="005F1E8D">
        <w:rPr>
          <w:rFonts w:ascii="Times New Roman" w:eastAsia="Times New Roman" w:hAnsi="Times New Roman" w:cs="Times New Roman"/>
          <w:color w:val="000000"/>
        </w:rPr>
        <w:t xml:space="preserve">Heterogeneity in consumer habitat use contributes substantially to spatial and temporal variation in </w:t>
      </w:r>
      <w:r w:rsidR="00F64AEB" w:rsidRPr="005F1E8D">
        <w:rPr>
          <w:rFonts w:ascii="Times New Roman" w:eastAsia="Times New Roman" w:hAnsi="Times New Roman" w:cs="Times New Roman"/>
          <w:color w:val="000000"/>
        </w:rPr>
        <w:t xml:space="preserve">nutrients supplied by animal </w:t>
      </w:r>
      <w:r w:rsidR="003D17AC" w:rsidRPr="005F1E8D">
        <w:rPr>
          <w:rFonts w:ascii="Times New Roman" w:eastAsia="Times New Roman" w:hAnsi="Times New Roman" w:cs="Times New Roman"/>
          <w:color w:val="000000"/>
        </w:rPr>
        <w:t>waste</w:t>
      </w:r>
      <w:r w:rsidR="00B16FBC" w:rsidRPr="005F1E8D">
        <w:rPr>
          <w:rFonts w:ascii="Times New Roman" w:eastAsia="Times New Roman" w:hAnsi="Times New Roman" w:cs="Times New Roman"/>
          <w:color w:val="000000"/>
        </w:rPr>
        <w:t xml:space="preserve"> </w:t>
      </w:r>
      <w:r w:rsidR="00565A8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{"citationID":"G2mjea3y","properties":{"formattedCitation":"(Benkwitt et al., 2019; Roman and McCarthy, 2010; Uthicke, 2001)","plainCitation":"(Benkwitt et al., 2019; Roman and McCarthy, 2010; Uthicke, 2001)","noteIndex":0},"citationItems":[{"id":1791,"uris":["http://zotero.org/users/local/idKDtb7T/items/6WSKZ5HX"],"itemData":{"id":1791,"type":"article-journal","abstract":"Cross-ecosystem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(Benkwitt et al., 2019; Roman and McCarthy, 2010; Uthicke, 2001)</w:t>
      </w:r>
      <w:r w:rsidR="00565A8B"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For example, tropical</w:t>
      </w:r>
      <w:r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coral</w:t>
      </w:r>
      <w:r w:rsidRPr="005F1E8D">
        <w:rPr>
          <w:rFonts w:ascii="Times New Roman" w:eastAsia="Times New Roman" w:hAnsi="Times New Roman" w:cs="Times New Roman"/>
          <w:color w:val="000000"/>
        </w:rPr>
        <w:t xml:space="preserve"> reefs provide habitat, shelter, and food sources </w:t>
      </w:r>
      <w:r w:rsidR="00F86B25">
        <w:rPr>
          <w:rFonts w:ascii="Times New Roman" w:eastAsia="Times New Roman" w:hAnsi="Times New Roman" w:cs="Times New Roman"/>
          <w:color w:val="000000"/>
        </w:rPr>
        <w:t>that</w:t>
      </w:r>
      <w:r w:rsidR="00F86B25"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attract dense aggregations of </w:t>
      </w:r>
      <w:r w:rsidR="003D17AC" w:rsidRPr="005F1E8D">
        <w:rPr>
          <w:rFonts w:ascii="Times New Roman" w:eastAsia="Times New Roman" w:hAnsi="Times New Roman" w:cs="Times New Roman"/>
          <w:color w:val="000000"/>
        </w:rPr>
        <w:t xml:space="preserve">vertebrate and invertebrate </w:t>
      </w:r>
      <w:r w:rsidRPr="005F1E8D">
        <w:rPr>
          <w:rFonts w:ascii="Times New Roman" w:eastAsia="Times New Roman" w:hAnsi="Times New Roman" w:cs="Times New Roman"/>
          <w:color w:val="000000"/>
        </w:rPr>
        <w:t xml:space="preserve">consumers, </w:t>
      </w:r>
      <w:r w:rsidR="00AF1C1D">
        <w:rPr>
          <w:rFonts w:ascii="Times New Roman" w:eastAsia="Times New Roman" w:hAnsi="Times New Roman" w:cs="Times New Roman"/>
          <w:color w:val="000000"/>
        </w:rPr>
        <w:t xml:space="preserve">which create </w:t>
      </w:r>
      <w:r w:rsidRPr="005F1E8D">
        <w:rPr>
          <w:rFonts w:ascii="Times New Roman" w:eastAsia="Times New Roman" w:hAnsi="Times New Roman" w:cs="Times New Roman"/>
          <w:color w:val="000000"/>
        </w:rPr>
        <w:t>regenerated</w:t>
      </w:r>
      <w:r w:rsidR="009500AF">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nutrients</w:t>
      </w:r>
      <w:r w:rsidR="00EC101B" w:rsidRPr="005F1E8D">
        <w:rPr>
          <w:rFonts w:ascii="Times New Roman" w:eastAsia="Times New Roman" w:hAnsi="Times New Roman" w:cs="Times New Roman"/>
          <w:color w:val="000000"/>
        </w:rPr>
        <w:t xml:space="preserve"> </w:t>
      </w:r>
      <w:r w:rsidR="00EC101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(Archer et al., 2015; Meyer et al., 1983; Shantz et al., 2015)</w:t>
      </w:r>
      <w:r w:rsidR="00EC101B" w:rsidRPr="005F1E8D">
        <w:rPr>
          <w:rFonts w:ascii="Times New Roman" w:eastAsia="Times New Roman" w:hAnsi="Times New Roman" w:cs="Times New Roman"/>
          <w:color w:val="000000"/>
        </w:rPr>
        <w:fldChar w:fldCharType="end"/>
      </w:r>
      <w:r w:rsidR="00EC101B"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 xml:space="preserve">On a broad scale, </w:t>
      </w:r>
      <w:commentRangeStart w:id="20"/>
      <w:commentRangeStart w:id="21"/>
      <w:r w:rsidR="00761A9D" w:rsidRPr="005F1E8D">
        <w:rPr>
          <w:rFonts w:ascii="Times New Roman" w:eastAsia="Times New Roman" w:hAnsi="Times New Roman" w:cs="Times New Roman"/>
          <w:color w:val="000000"/>
        </w:rPr>
        <w:t xml:space="preserve">productivity increases with proximity </w:t>
      </w:r>
      <w:commentRangeEnd w:id="20"/>
      <w:r w:rsidR="00F86B25">
        <w:rPr>
          <w:rStyle w:val="CommentReference"/>
        </w:rPr>
        <w:commentReference w:id="20"/>
      </w:r>
      <w:commentRangeEnd w:id="21"/>
      <w:r w:rsidR="00AF1C1D">
        <w:rPr>
          <w:rStyle w:val="CommentReference"/>
        </w:rPr>
        <w:commentReference w:id="21"/>
      </w:r>
      <w:r w:rsidR="00761A9D" w:rsidRPr="005F1E8D">
        <w:rPr>
          <w:rFonts w:ascii="Times New Roman" w:eastAsia="Times New Roman" w:hAnsi="Times New Roman" w:cs="Times New Roman"/>
          <w:color w:val="000000"/>
        </w:rPr>
        <w:t xml:space="preserve">to </w:t>
      </w:r>
      <w:r w:rsidR="0002013E" w:rsidRPr="005F1E8D">
        <w:rPr>
          <w:rFonts w:ascii="Times New Roman" w:eastAsia="Times New Roman" w:hAnsi="Times New Roman" w:cs="Times New Roman"/>
          <w:color w:val="000000"/>
        </w:rPr>
        <w:t>reefs with high densities of fishes</w:t>
      </w:r>
      <w:r w:rsidR="00761A9D" w:rsidRPr="005F1E8D">
        <w:rPr>
          <w:rFonts w:ascii="Times New Roman" w:eastAsia="Times New Roman" w:hAnsi="Times New Roman" w:cs="Times New Roman"/>
          <w:color w:val="000000"/>
        </w:rPr>
        <w:t xml:space="preserve"> </w:t>
      </w:r>
      <w:r w:rsidR="00761A9D" w:rsidRPr="005F1E8D">
        <w:rPr>
          <w:rFonts w:ascii="Times New Roman" w:eastAsia="Times New Roman" w:hAnsi="Times New Roman" w:cs="Times New Roman"/>
          <w:color w:val="000000"/>
        </w:rPr>
        <w:fldChar w:fldCharType="begin"/>
      </w:r>
      <w:r w:rsidR="00761A9D" w:rsidRPr="005F1E8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rFonts w:ascii="Times New Roman" w:eastAsia="Times New Roman" w:hAnsi="Times New Roman" w:cs="Times New Roman"/>
          <w:color w:val="000000"/>
        </w:rPr>
        <w:fldChar w:fldCharType="separate"/>
      </w:r>
      <w:r w:rsidR="00761A9D" w:rsidRPr="005F1E8D">
        <w:rPr>
          <w:rFonts w:ascii="Times New Roman" w:eastAsia="Times New Roman" w:hAnsi="Times New Roman" w:cs="Times New Roman"/>
          <w:noProof/>
          <w:color w:val="000000"/>
        </w:rPr>
        <w:t>(Layman et al., 2016)</w:t>
      </w:r>
      <w:r w:rsidR="00761A9D" w:rsidRPr="005F1E8D">
        <w:rPr>
          <w:rFonts w:ascii="Times New Roman" w:eastAsia="Times New Roman" w:hAnsi="Times New Roman" w:cs="Times New Roman"/>
          <w:color w:val="000000"/>
        </w:rPr>
        <w:fldChar w:fldCharType="end"/>
      </w:r>
      <w:r w:rsidR="00761A9D" w:rsidRPr="005F1E8D">
        <w:rPr>
          <w:rFonts w:ascii="Times New Roman" w:eastAsia="Times New Roman" w:hAnsi="Times New Roman" w:cs="Times New Roman"/>
          <w:color w:val="000000"/>
        </w:rPr>
        <w:t xml:space="preserve">, while on a fine scale, </w:t>
      </w:r>
      <w:r w:rsidR="005110F5" w:rsidRPr="005F1E8D">
        <w:rPr>
          <w:rFonts w:ascii="Times New Roman" w:eastAsia="Times New Roman" w:hAnsi="Times New Roman" w:cs="Times New Roman"/>
          <w:color w:val="000000"/>
        </w:rPr>
        <w:t>s</w:t>
      </w:r>
      <w:r w:rsidR="006C4A83" w:rsidRPr="005F1E8D">
        <w:rPr>
          <w:rFonts w:ascii="Times New Roman" w:eastAsia="Times New Roman" w:hAnsi="Times New Roman" w:cs="Times New Roman"/>
          <w:color w:val="000000"/>
        </w:rPr>
        <w:t>heltering schools of fish increase nitrogen concentrations around</w:t>
      </w:r>
      <w:r w:rsidR="00F92DAE" w:rsidRPr="005F1E8D">
        <w:rPr>
          <w:rFonts w:ascii="Times New Roman" w:eastAsia="Times New Roman" w:hAnsi="Times New Roman" w:cs="Times New Roman"/>
          <w:color w:val="000000"/>
        </w:rPr>
        <w:t xml:space="preserve"> individual heads of coral</w:t>
      </w:r>
      <w:r w:rsidR="006C4A83" w:rsidRPr="005F1E8D">
        <w:rPr>
          <w:rFonts w:ascii="Times New Roman" w:eastAsia="Times New Roman" w:hAnsi="Times New Roman" w:cs="Times New Roman"/>
          <w:color w:val="000000"/>
        </w:rPr>
        <w:t>s</w:t>
      </w:r>
      <w:r w:rsidR="00F92DAE" w:rsidRPr="005F1E8D">
        <w:rPr>
          <w:rFonts w:ascii="Times New Roman" w:eastAsia="Times New Roman" w:hAnsi="Times New Roman" w:cs="Times New Roman"/>
          <w:color w:val="000000"/>
        </w:rPr>
        <w:t xml:space="preserve"> </w:t>
      </w:r>
      <w:r w:rsidR="006C4A83" w:rsidRPr="005F1E8D">
        <w:rPr>
          <w:rFonts w:ascii="Times New Roman" w:eastAsia="Times New Roman" w:hAnsi="Times New Roman" w:cs="Times New Roman"/>
          <w:color w:val="000000"/>
        </w:rPr>
        <w:t>relative to neighboring un</w:t>
      </w:r>
      <w:r w:rsidR="00F92DAE" w:rsidRPr="005F1E8D">
        <w:rPr>
          <w:rFonts w:ascii="Times New Roman" w:eastAsia="Times New Roman" w:hAnsi="Times New Roman" w:cs="Times New Roman"/>
          <w:color w:val="000000"/>
        </w:rPr>
        <w:t xml:space="preserve">inhabited </w:t>
      </w:r>
      <w:r w:rsidR="006C4A83" w:rsidRPr="005F1E8D">
        <w:rPr>
          <w:rFonts w:ascii="Times New Roman" w:eastAsia="Times New Roman" w:hAnsi="Times New Roman" w:cs="Times New Roman"/>
          <w:color w:val="000000"/>
        </w:rPr>
        <w:t xml:space="preserve">corals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(Holbrook et al., 2008)</w:t>
      </w:r>
      <w:r w:rsidR="00DF4B83"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E428BC" w:rsidRPr="005F1E8D">
        <w:rPr>
          <w:rFonts w:ascii="Times New Roman" w:eastAsia="Times New Roman" w:hAnsi="Times New Roman" w:cs="Times New Roman"/>
          <w:color w:val="000000"/>
        </w:rPr>
        <w:t>Diurnal</w:t>
      </w:r>
      <w:r w:rsidR="00F92DAE" w:rsidRPr="005F1E8D">
        <w:rPr>
          <w:rFonts w:ascii="Times New Roman" w:eastAsia="Times New Roman" w:hAnsi="Times New Roman" w:cs="Times New Roman"/>
          <w:color w:val="000000"/>
        </w:rPr>
        <w:t xml:space="preserve"> </w:t>
      </w:r>
      <w:r w:rsidR="008651BB" w:rsidRPr="005F1E8D">
        <w:rPr>
          <w:rFonts w:ascii="Times New Roman" w:eastAsia="Times New Roman" w:hAnsi="Times New Roman" w:cs="Times New Roman"/>
          <w:color w:val="000000"/>
        </w:rPr>
        <w:t>migrations are a source of temporal variation</w:t>
      </w:r>
      <w:r w:rsidR="00F92DAE" w:rsidRPr="005F1E8D">
        <w:rPr>
          <w:rFonts w:ascii="Times New Roman" w:eastAsia="Times New Roman" w:hAnsi="Times New Roman" w:cs="Times New Roman"/>
          <w:color w:val="000000"/>
        </w:rPr>
        <w:t xml:space="preserve"> as </w:t>
      </w:r>
      <w:r w:rsidR="003D17AC" w:rsidRPr="005F1E8D">
        <w:rPr>
          <w:rFonts w:ascii="Times New Roman" w:eastAsia="Times New Roman" w:hAnsi="Times New Roman" w:cs="Times New Roman"/>
          <w:color w:val="000000"/>
        </w:rPr>
        <w:t xml:space="preserve">some </w:t>
      </w:r>
      <w:r w:rsidR="00F92DAE" w:rsidRPr="005F1E8D">
        <w:rPr>
          <w:rFonts w:ascii="Times New Roman" w:eastAsia="Times New Roman" w:hAnsi="Times New Roman" w:cs="Times New Roman"/>
          <w:color w:val="000000"/>
        </w:rPr>
        <w:t xml:space="preserve">fishes travel from their </w:t>
      </w:r>
      <w:r w:rsidR="00B16FBC" w:rsidRPr="005F1E8D">
        <w:rPr>
          <w:rFonts w:ascii="Times New Roman" w:eastAsia="Times New Roman" w:hAnsi="Times New Roman" w:cs="Times New Roman"/>
          <w:color w:val="000000"/>
        </w:rPr>
        <w:t>nighttime</w:t>
      </w:r>
      <w:r w:rsidR="003D17AC"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lastRenderedPageBreak/>
        <w:t xml:space="preserve">feeding grounds to </w:t>
      </w:r>
      <w:r w:rsidR="00B16FBC" w:rsidRPr="005F1E8D">
        <w:rPr>
          <w:rFonts w:ascii="Times New Roman" w:eastAsia="Times New Roman" w:hAnsi="Times New Roman" w:cs="Times New Roman"/>
          <w:color w:val="000000"/>
        </w:rPr>
        <w:t>daytime</w:t>
      </w:r>
      <w:r w:rsidR="00F92DAE" w:rsidRPr="005F1E8D">
        <w:rPr>
          <w:rFonts w:ascii="Times New Roman" w:eastAsia="Times New Roman" w:hAnsi="Times New Roman" w:cs="Times New Roman"/>
          <w:color w:val="000000"/>
        </w:rPr>
        <w:t xml:space="preserve"> hiding spots, transporting substantial quantities of </w:t>
      </w:r>
      <w:r w:rsidR="00A213FF" w:rsidRPr="005F1E8D">
        <w:rPr>
          <w:rFonts w:ascii="Times New Roman" w:eastAsia="Times New Roman" w:hAnsi="Times New Roman" w:cs="Times New Roman"/>
          <w:color w:val="000000"/>
        </w:rPr>
        <w:t>nitrogen</w:t>
      </w:r>
      <w:ins w:id="22" w:author="Em Lim" w:date="2024-03-26T09:00:00Z">
        <w:r w:rsidR="00AF1C1D">
          <w:rPr>
            <w:rFonts w:ascii="Times New Roman" w:eastAsia="Times New Roman" w:hAnsi="Times New Roman" w:cs="Times New Roman"/>
            <w:color w:val="000000"/>
          </w:rPr>
          <w:t xml:space="preserve"> in their tissues</w:t>
        </w:r>
      </w:ins>
      <w:r w:rsidR="00F92DAE" w:rsidRPr="005F1E8D">
        <w:rPr>
          <w:rFonts w:ascii="Times New Roman" w:eastAsia="Times New Roman" w:hAnsi="Times New Roman" w:cs="Times New Roman"/>
          <w:color w:val="000000"/>
        </w:rPr>
        <w:t xml:space="preserve"> </w:t>
      </w:r>
      <w:commentRangeStart w:id="23"/>
      <w:commentRangeStart w:id="24"/>
      <w:r w:rsidR="00F92DAE" w:rsidRPr="005F1E8D">
        <w:rPr>
          <w:rFonts w:ascii="Times New Roman" w:eastAsia="Times New Roman" w:hAnsi="Times New Roman" w:cs="Times New Roman"/>
          <w:color w:val="000000"/>
        </w:rPr>
        <w:t>with them</w:t>
      </w:r>
      <w:commentRangeEnd w:id="23"/>
      <w:r w:rsidR="009500AF">
        <w:rPr>
          <w:rStyle w:val="CommentReference"/>
        </w:rPr>
        <w:commentReference w:id="23"/>
      </w:r>
      <w:commentRangeEnd w:id="24"/>
      <w:r w:rsidR="00AF1C1D">
        <w:rPr>
          <w:rStyle w:val="CommentReference"/>
        </w:rPr>
        <w:commentReference w:id="24"/>
      </w:r>
      <w:r w:rsidR="00F92DAE"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rFonts w:ascii="Times New Roman" w:eastAsia="Times New Roman" w:hAnsi="Times New Roman" w:cs="Times New Roman"/>
          <w:color w:val="000000"/>
        </w:rPr>
        <w:fldChar w:fldCharType="separate"/>
      </w:r>
      <w:r w:rsidR="00B16FBC" w:rsidRPr="005F1E8D">
        <w:rPr>
          <w:rFonts w:ascii="Times New Roman" w:hAnsi="Times New Roman" w:cs="Times New Roman"/>
          <w:color w:val="000000"/>
        </w:rPr>
        <w:t>(Francis and Côté, 2018; Meyer and Schultz, 1985)</w:t>
      </w:r>
      <w:r w:rsidR="00F92DAE"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Large</w:t>
      </w:r>
      <w:r w:rsidR="008651BB" w:rsidRPr="005F1E8D">
        <w:rPr>
          <w:rFonts w:ascii="Times New Roman" w:eastAsia="Times New Roman" w:hAnsi="Times New Roman" w:cs="Times New Roman"/>
          <w:color w:val="000000"/>
        </w:rPr>
        <w:t>r</w:t>
      </w:r>
      <w:r w:rsidR="00676581" w:rsidRPr="005F1E8D">
        <w:rPr>
          <w:rFonts w:ascii="Times New Roman" w:eastAsia="Times New Roman" w:hAnsi="Times New Roman" w:cs="Times New Roman"/>
          <w:color w:val="000000"/>
        </w:rPr>
        <w:t>-</w:t>
      </w:r>
      <w:r w:rsidR="004C7077" w:rsidRPr="005F1E8D">
        <w:rPr>
          <w:rFonts w:ascii="Times New Roman" w:eastAsia="Times New Roman" w:hAnsi="Times New Roman" w:cs="Times New Roman"/>
          <w:color w:val="000000"/>
        </w:rPr>
        <w:t>scale temporal and spatial variation can arise from the migration of m</w:t>
      </w:r>
      <w:r w:rsidR="00E428BC" w:rsidRPr="005F1E8D">
        <w:rPr>
          <w:rFonts w:ascii="Times New Roman" w:eastAsia="Times New Roman" w:hAnsi="Times New Roman" w:cs="Times New Roman"/>
          <w:color w:val="000000"/>
        </w:rPr>
        <w:t>egafauna</w:t>
      </w:r>
      <w:r w:rsidR="004C7077" w:rsidRPr="005F1E8D">
        <w:rPr>
          <w:rFonts w:ascii="Times New Roman" w:eastAsia="Times New Roman" w:hAnsi="Times New Roman" w:cs="Times New Roman"/>
          <w:color w:val="000000"/>
        </w:rPr>
        <w:t>;</w:t>
      </w:r>
      <w:r w:rsidR="00E428BC"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 xml:space="preserve">whales </w:t>
      </w:r>
      <w:commentRangeStart w:id="25"/>
      <w:commentRangeStart w:id="26"/>
      <w:r w:rsidR="004C7077" w:rsidRPr="005F1E8D">
        <w:rPr>
          <w:rFonts w:ascii="Times New Roman" w:eastAsia="Times New Roman" w:hAnsi="Times New Roman" w:cs="Times New Roman"/>
          <w:color w:val="000000"/>
        </w:rPr>
        <w:t>transport</w:t>
      </w:r>
      <w:r w:rsidR="00F92DAE" w:rsidRPr="005F1E8D">
        <w:rPr>
          <w:rFonts w:ascii="Times New Roman" w:eastAsia="Times New Roman" w:hAnsi="Times New Roman" w:cs="Times New Roman"/>
          <w:color w:val="000000"/>
        </w:rPr>
        <w:t xml:space="preserve"> </w:t>
      </w:r>
      <w:commentRangeEnd w:id="25"/>
      <w:r w:rsidR="009500AF">
        <w:rPr>
          <w:rStyle w:val="CommentReference"/>
        </w:rPr>
        <w:commentReference w:id="25"/>
      </w:r>
      <w:commentRangeEnd w:id="26"/>
      <w:r w:rsidR="00AF1C1D">
        <w:rPr>
          <w:rStyle w:val="CommentReference"/>
        </w:rPr>
        <w:commentReference w:id="26"/>
      </w:r>
      <w:r w:rsidR="00F92DAE" w:rsidRPr="005F1E8D">
        <w:rPr>
          <w:rFonts w:ascii="Times New Roman" w:eastAsia="Times New Roman" w:hAnsi="Times New Roman" w:cs="Times New Roman"/>
          <w:color w:val="000000"/>
        </w:rPr>
        <w:t>nutrients across thousands of kilometers</w:t>
      </w:r>
      <w:r w:rsidR="004C7077" w:rsidRPr="005F1E8D">
        <w:rPr>
          <w:rFonts w:ascii="Times New Roman" w:eastAsia="Times New Roman" w:hAnsi="Times New Roman" w:cs="Times New Roman"/>
          <w:color w:val="000000"/>
        </w:rPr>
        <w:t xml:space="preserve"> as they</w:t>
      </w:r>
      <w:r w:rsidR="00F92DAE" w:rsidRPr="005F1E8D">
        <w:rPr>
          <w:rFonts w:ascii="Times New Roman" w:eastAsia="Times New Roman" w:hAnsi="Times New Roman" w:cs="Times New Roman"/>
          <w:color w:val="000000"/>
        </w:rPr>
        <w:t xml:space="preserve"> travel from their feeding to breeding grounds</w:t>
      </w:r>
      <w:r w:rsidR="004C7077" w:rsidRPr="005F1E8D">
        <w:rPr>
          <w:rFonts w:ascii="Times New Roman" w:eastAsia="Times New Roman" w:hAnsi="Times New Roman" w:cs="Times New Roman"/>
          <w:color w:val="000000"/>
        </w:rPr>
        <w:t xml:space="preserve">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eastAsia="Times New Roman" w:hAnsi="Cambria Math" w:cs="Cambria Math"/>
          <w:color w:val="000000"/>
        </w:rPr>
        <w:instrText>∼</w:instrText>
      </w:r>
      <w:r w:rsidR="00DF4B83" w:rsidRPr="005F1E8D">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(Doughty et al., 2016)</w:t>
      </w:r>
      <w:r w:rsidR="00DF4B83" w:rsidRPr="005F1E8D">
        <w:rPr>
          <w:rFonts w:ascii="Times New Roman" w:eastAsia="Times New Roman" w:hAnsi="Times New Roman" w:cs="Times New Roman"/>
          <w:color w:val="000000"/>
        </w:rPr>
        <w:fldChar w:fldCharType="end"/>
      </w:r>
      <w:r w:rsidR="00DF4B83" w:rsidRPr="005F1E8D">
        <w:rPr>
          <w:rFonts w:ascii="Times New Roman" w:eastAsia="Times New Roman" w:hAnsi="Times New Roman" w:cs="Times New Roman"/>
          <w:color w:val="000000"/>
        </w:rPr>
        <w:t>.</w:t>
      </w:r>
      <w:r w:rsidR="00676581"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However</w:t>
      </w:r>
      <w:r w:rsidR="00CF7529"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the </w:t>
      </w:r>
      <w:r w:rsidR="00E6680F" w:rsidRPr="005F1E8D">
        <w:rPr>
          <w:rFonts w:ascii="Times New Roman" w:eastAsia="Times New Roman" w:hAnsi="Times New Roman" w:cs="Times New Roman"/>
          <w:color w:val="000000"/>
        </w:rPr>
        <w:t xml:space="preserve">current </w:t>
      </w:r>
      <w:r w:rsidR="00066613" w:rsidRPr="005F1E8D">
        <w:rPr>
          <w:rFonts w:ascii="Times New Roman" w:eastAsia="Times New Roman" w:hAnsi="Times New Roman" w:cs="Times New Roman"/>
          <w:color w:val="000000"/>
        </w:rPr>
        <w:t xml:space="preserve">understanding of </w:t>
      </w:r>
      <w:r w:rsidR="00237ED0" w:rsidRPr="005F1E8D">
        <w:rPr>
          <w:rFonts w:ascii="Times New Roman" w:eastAsia="Times New Roman" w:hAnsi="Times New Roman" w:cs="Times New Roman"/>
          <w:color w:val="000000"/>
        </w:rPr>
        <w:t xml:space="preserve">animal-driven </w:t>
      </w:r>
      <w:proofErr w:type="spellStart"/>
      <w:r w:rsidR="003D17AC" w:rsidRPr="005F1E8D">
        <w:rPr>
          <w:rFonts w:ascii="Times New Roman" w:eastAsia="Times New Roman" w:hAnsi="Times New Roman" w:cs="Times New Roman"/>
          <w:color w:val="000000"/>
        </w:rPr>
        <w:t>spatio</w:t>
      </w:r>
      <w:proofErr w:type="spellEnd"/>
      <w:r w:rsidR="003D17AC" w:rsidRPr="005F1E8D">
        <w:rPr>
          <w:rFonts w:ascii="Times New Roman" w:eastAsia="Times New Roman" w:hAnsi="Times New Roman" w:cs="Times New Roman"/>
          <w:color w:val="000000"/>
        </w:rPr>
        <w:t xml:space="preserve">-temporal </w:t>
      </w:r>
      <w:r w:rsidR="00237ED0" w:rsidRPr="005F1E8D">
        <w:rPr>
          <w:rFonts w:ascii="Times New Roman" w:eastAsia="Times New Roman" w:hAnsi="Times New Roman" w:cs="Times New Roman"/>
          <w:color w:val="000000"/>
        </w:rPr>
        <w:t xml:space="preserve">variability of </w:t>
      </w:r>
      <w:r w:rsidR="00A213FF" w:rsidRPr="005F1E8D">
        <w:rPr>
          <w:rFonts w:ascii="Times New Roman" w:eastAsia="Times New Roman" w:hAnsi="Times New Roman" w:cs="Times New Roman"/>
          <w:color w:val="000000"/>
        </w:rPr>
        <w:t>nitrogen</w:t>
      </w:r>
      <w:r w:rsidR="00066613" w:rsidRPr="005F1E8D">
        <w:rPr>
          <w:rFonts w:ascii="Times New Roman" w:eastAsia="Times New Roman" w:hAnsi="Times New Roman" w:cs="Times New Roman"/>
          <w:color w:val="000000"/>
        </w:rPr>
        <w:t xml:space="preserve"> is drawn </w:t>
      </w:r>
      <w:r w:rsidR="00676581" w:rsidRPr="005F1E8D">
        <w:rPr>
          <w:rFonts w:ascii="Times New Roman" w:eastAsia="Times New Roman" w:hAnsi="Times New Roman" w:cs="Times New Roman"/>
          <w:color w:val="000000"/>
        </w:rPr>
        <w:t>substantially</w:t>
      </w:r>
      <w:r w:rsidR="00066613" w:rsidRPr="005F1E8D">
        <w:rPr>
          <w:rFonts w:ascii="Times New Roman" w:eastAsia="Times New Roman" w:hAnsi="Times New Roman" w:cs="Times New Roman"/>
          <w:color w:val="000000"/>
        </w:rPr>
        <w:t xml:space="preserve"> from tropical ecosystems</w:t>
      </w:r>
      <w:commentRangeStart w:id="27"/>
      <w:r w:rsidR="00066613" w:rsidRPr="005F1E8D">
        <w:rPr>
          <w:rFonts w:ascii="Times New Roman" w:eastAsia="Times New Roman" w:hAnsi="Times New Roman" w:cs="Times New Roman"/>
          <w:color w:val="000000"/>
        </w:rPr>
        <w:t>,</w:t>
      </w:r>
      <w:commentRangeEnd w:id="27"/>
      <w:r w:rsidR="002B400A">
        <w:rPr>
          <w:rStyle w:val="CommentReference"/>
        </w:rPr>
        <w:commentReference w:id="27"/>
      </w:r>
      <w:r w:rsidR="00066613" w:rsidRPr="005F1E8D">
        <w:rPr>
          <w:rFonts w:ascii="Times New Roman" w:eastAsia="Times New Roman" w:hAnsi="Times New Roman" w:cs="Times New Roman"/>
          <w:color w:val="000000"/>
        </w:rPr>
        <w:t xml:space="preserve"> </w:t>
      </w:r>
      <w:r w:rsidR="00676581" w:rsidRPr="005F1E8D">
        <w:rPr>
          <w:rFonts w:ascii="Times New Roman" w:eastAsia="Times New Roman" w:hAnsi="Times New Roman" w:cs="Times New Roman"/>
          <w:color w:val="000000"/>
        </w:rPr>
        <w:t xml:space="preserve">often </w:t>
      </w:r>
      <w:r w:rsidR="00066613" w:rsidRPr="005F1E8D">
        <w:rPr>
          <w:rFonts w:ascii="Times New Roman" w:eastAsia="Times New Roman" w:hAnsi="Times New Roman" w:cs="Times New Roman"/>
          <w:color w:val="000000"/>
        </w:rPr>
        <w:t>disregarding productive temperate marine ecosystems</w:t>
      </w:r>
      <w:r w:rsidR="00237ED0"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w:t>
      </w:r>
    </w:p>
    <w:p w14:paraId="59C2088B" w14:textId="4270CB56" w:rsidR="00237ED0" w:rsidRPr="005F1E8D" w:rsidRDefault="00237ED0" w:rsidP="00C31EA3">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In temperate waters, e</w:t>
      </w:r>
      <w:r w:rsidR="00B874D2" w:rsidRPr="005F1E8D">
        <w:rPr>
          <w:rFonts w:ascii="Times New Roman" w:eastAsia="Times New Roman" w:hAnsi="Times New Roman" w:cs="Times New Roman"/>
          <w:color w:val="000000"/>
        </w:rPr>
        <w:t xml:space="preserve">xternal sources of </w:t>
      </w:r>
      <w:r w:rsidR="00A213FF" w:rsidRPr="005F1E8D">
        <w:rPr>
          <w:rFonts w:ascii="Times New Roman" w:eastAsia="Times New Roman" w:hAnsi="Times New Roman" w:cs="Times New Roman"/>
          <w:color w:val="000000"/>
        </w:rPr>
        <w:t>nutrients</w:t>
      </w:r>
      <w:r w:rsidR="00B874D2" w:rsidRPr="005F1E8D">
        <w:rPr>
          <w:rFonts w:ascii="Times New Roman" w:eastAsia="Times New Roman" w:hAnsi="Times New Roman" w:cs="Times New Roman"/>
          <w:color w:val="000000"/>
        </w:rPr>
        <w:t xml:space="preserve">, such as upwelling and freshwater runoff, are generally thought to </w:t>
      </w:r>
      <w:r w:rsidR="00E6680F" w:rsidRPr="005F1E8D">
        <w:rPr>
          <w:rFonts w:ascii="Times New Roman" w:eastAsia="Times New Roman" w:hAnsi="Times New Roman" w:cs="Times New Roman"/>
          <w:color w:val="000000"/>
        </w:rPr>
        <w:t xml:space="preserve">be </w:t>
      </w:r>
      <w:r w:rsidR="00B874D2" w:rsidRPr="005F1E8D">
        <w:rPr>
          <w:rFonts w:ascii="Times New Roman" w:eastAsia="Times New Roman" w:hAnsi="Times New Roman" w:cs="Times New Roman"/>
          <w:color w:val="000000"/>
        </w:rPr>
        <w:t>domina</w:t>
      </w:r>
      <w:r w:rsidR="00E6680F" w:rsidRPr="005F1E8D">
        <w:rPr>
          <w:rFonts w:ascii="Times New Roman" w:eastAsia="Times New Roman" w:hAnsi="Times New Roman" w:cs="Times New Roman"/>
          <w:color w:val="000000"/>
        </w:rPr>
        <w:t>nt</w:t>
      </w:r>
      <w:r w:rsidR="00B874D2" w:rsidRPr="005F1E8D">
        <w:rPr>
          <w:rFonts w:ascii="Times New Roman" w:eastAsia="Times New Roman" w:hAnsi="Times New Roman" w:cs="Times New Roman"/>
          <w:color w:val="000000"/>
        </w:rPr>
        <w:t xml:space="preserve"> drivers of </w:t>
      </w:r>
      <w:r w:rsidR="00A213FF" w:rsidRPr="005F1E8D">
        <w:rPr>
          <w:rFonts w:ascii="Times New Roman" w:eastAsia="Times New Roman" w:hAnsi="Times New Roman" w:cs="Times New Roman"/>
          <w:color w:val="000000"/>
        </w:rPr>
        <w:t>nitrogen</w:t>
      </w:r>
      <w:r w:rsidR="00B874D2" w:rsidRPr="005F1E8D">
        <w:rPr>
          <w:rFonts w:ascii="Times New Roman" w:eastAsia="Times New Roman" w:hAnsi="Times New Roman" w:cs="Times New Roman"/>
          <w:color w:val="000000"/>
        </w:rPr>
        <w:t xml:space="preserve"> variability</w:t>
      </w:r>
      <w:r w:rsidR="006D7F06" w:rsidRPr="005F1E8D">
        <w:rPr>
          <w:rFonts w:ascii="Times New Roman" w:eastAsia="Times New Roman" w:hAnsi="Times New Roman" w:cs="Times New Roman"/>
          <w:color w:val="000000"/>
        </w:rPr>
        <w:t xml:space="preserve"> </w:t>
      </w:r>
      <w:r w:rsidR="006D7F06"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(Dayton et al., 1999; Mann, 1973)</w:t>
      </w:r>
      <w:r w:rsidR="006D7F06"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 xml:space="preserve">. </w:t>
      </w:r>
      <w:r w:rsidR="00B8757C" w:rsidRPr="005F1E8D">
        <w:rPr>
          <w:rFonts w:ascii="Times New Roman" w:eastAsia="Times New Roman" w:hAnsi="Times New Roman" w:cs="Times New Roman"/>
          <w:color w:val="000000"/>
        </w:rPr>
        <w:t>Due to the open nature of nearshore environments, h</w:t>
      </w:r>
      <w:r w:rsidR="00B874D2" w:rsidRPr="005F1E8D">
        <w:rPr>
          <w:rFonts w:ascii="Times New Roman" w:eastAsia="Times New Roman" w:hAnsi="Times New Roman" w:cs="Times New Roman"/>
          <w:color w:val="000000"/>
        </w:rPr>
        <w:t xml:space="preserve">igh water flow due to currents, tides, and wave action are </w:t>
      </w:r>
      <w:r w:rsidR="006D7F06" w:rsidRPr="005F1E8D">
        <w:rPr>
          <w:rFonts w:ascii="Times New Roman" w:eastAsia="Times New Roman" w:hAnsi="Times New Roman" w:cs="Times New Roman"/>
          <w:color w:val="000000"/>
        </w:rPr>
        <w:t>theorized</w:t>
      </w:r>
      <w:r w:rsidR="00B874D2" w:rsidRPr="005F1E8D">
        <w:rPr>
          <w:rFonts w:ascii="Times New Roman" w:eastAsia="Times New Roman" w:hAnsi="Times New Roman" w:cs="Times New Roman"/>
          <w:color w:val="000000"/>
        </w:rPr>
        <w:t xml:space="preserve"> to limit small-scale </w:t>
      </w:r>
      <w:r w:rsidRPr="005F1E8D">
        <w:rPr>
          <w:rFonts w:ascii="Times New Roman" w:eastAsia="Times New Roman" w:hAnsi="Times New Roman" w:cs="Times New Roman"/>
          <w:color w:val="000000"/>
        </w:rPr>
        <w:t xml:space="preserve">nutrient </w:t>
      </w:r>
      <w:r w:rsidR="00B874D2" w:rsidRPr="005F1E8D">
        <w:rPr>
          <w:rFonts w:ascii="Times New Roman" w:eastAsia="Times New Roman" w:hAnsi="Times New Roman" w:cs="Times New Roman"/>
          <w:color w:val="000000"/>
        </w:rPr>
        <w:t xml:space="preserve">variation </w:t>
      </w:r>
      <w:r w:rsidR="00B8757C" w:rsidRPr="005F1E8D">
        <w:rPr>
          <w:rFonts w:ascii="Times New Roman" w:eastAsia="Times New Roman" w:hAnsi="Times New Roman" w:cs="Times New Roman"/>
          <w:color w:val="000000"/>
        </w:rPr>
        <w:fldChar w:fldCharType="begin"/>
      </w:r>
      <w:r w:rsidR="00B8757C" w:rsidRPr="005F1E8D">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rFonts w:ascii="Times New Roman" w:eastAsia="Times New Roman" w:hAnsi="Times New Roman" w:cs="Times New Roman"/>
          <w:color w:val="000000"/>
        </w:rPr>
        <w:fldChar w:fldCharType="separate"/>
      </w:r>
      <w:r w:rsidR="00B8757C" w:rsidRPr="005F1E8D">
        <w:rPr>
          <w:rFonts w:ascii="Times New Roman" w:eastAsia="Times New Roman" w:hAnsi="Times New Roman" w:cs="Times New Roman"/>
          <w:noProof/>
          <w:color w:val="000000"/>
        </w:rPr>
        <w:t>(Probyn and Chapman, 1983)</w:t>
      </w:r>
      <w:r w:rsidR="00B8757C"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Therefore, research on intertidal and shallow subtidal ecosystems has </w:t>
      </w:r>
      <w:commentRangeStart w:id="28"/>
      <w:r w:rsidR="00A44D01" w:rsidRPr="005F1E8D">
        <w:rPr>
          <w:rFonts w:ascii="Times New Roman" w:eastAsia="Times New Roman" w:hAnsi="Times New Roman" w:cs="Times New Roman"/>
          <w:color w:val="000000"/>
        </w:rPr>
        <w:t xml:space="preserve">traditionally </w:t>
      </w:r>
      <w:commentRangeEnd w:id="28"/>
      <w:r w:rsidR="00EF7628">
        <w:rPr>
          <w:rStyle w:val="CommentReference"/>
        </w:rPr>
        <w:commentReference w:id="28"/>
      </w:r>
      <w:r w:rsidR="00A44D01" w:rsidRPr="005F1E8D">
        <w:rPr>
          <w:rFonts w:ascii="Times New Roman" w:eastAsia="Times New Roman" w:hAnsi="Times New Roman" w:cs="Times New Roman"/>
          <w:color w:val="000000"/>
        </w:rPr>
        <w:t>focused on top-down, trophic interactions as drivers of community composition at small</w:t>
      </w:r>
      <w:r w:rsidR="00E6680F" w:rsidRPr="005F1E8D">
        <w:rPr>
          <w:rFonts w:ascii="Times New Roman" w:eastAsia="Times New Roman" w:hAnsi="Times New Roman" w:cs="Times New Roman"/>
          <w:color w:val="000000"/>
        </w:rPr>
        <w:t xml:space="preserve"> </w:t>
      </w:r>
      <w:r w:rsidR="00A44D01" w:rsidRPr="005F1E8D">
        <w:rPr>
          <w:rFonts w:ascii="Times New Roman" w:eastAsia="Times New Roman" w:hAnsi="Times New Roman" w:cs="Times New Roman"/>
          <w:color w:val="000000"/>
        </w:rPr>
        <w:t>scale</w:t>
      </w:r>
      <w:r w:rsidR="00E6680F" w:rsidRPr="005F1E8D">
        <w:rPr>
          <w:rFonts w:ascii="Times New Roman" w:eastAsia="Times New Roman" w:hAnsi="Times New Roman" w:cs="Times New Roman"/>
          <w:color w:val="000000"/>
        </w:rPr>
        <w:t>s</w:t>
      </w:r>
      <w:r w:rsidR="00A44D01" w:rsidRPr="005F1E8D">
        <w:rPr>
          <w:rFonts w:ascii="Times New Roman" w:eastAsia="Times New Roman" w:hAnsi="Times New Roman" w:cs="Times New Roman"/>
          <w:color w:val="000000"/>
        </w:rPr>
        <w:t xml:space="preserve">, and considered resource limitation mainly at large, </w:t>
      </w:r>
      <w:r w:rsidR="00E6680F" w:rsidRPr="005F1E8D">
        <w:rPr>
          <w:rFonts w:ascii="Times New Roman" w:eastAsia="Times New Roman" w:hAnsi="Times New Roman" w:cs="Times New Roman"/>
          <w:color w:val="000000"/>
        </w:rPr>
        <w:t xml:space="preserve">regional </w:t>
      </w:r>
      <w:r w:rsidR="00A44D01" w:rsidRPr="005F1E8D">
        <w:rPr>
          <w:rFonts w:ascii="Times New Roman" w:eastAsia="Times New Roman" w:hAnsi="Times New Roman" w:cs="Times New Roman"/>
          <w:color w:val="000000"/>
        </w:rPr>
        <w:t xml:space="preserve">or </w:t>
      </w:r>
      <w:r w:rsidR="00E6680F" w:rsidRPr="005F1E8D">
        <w:rPr>
          <w:rFonts w:ascii="Times New Roman" w:eastAsia="Times New Roman" w:hAnsi="Times New Roman" w:cs="Times New Roman"/>
          <w:color w:val="000000"/>
        </w:rPr>
        <w:t xml:space="preserve">continental </w:t>
      </w:r>
      <w:r w:rsidR="00A44D01" w:rsidRPr="005F1E8D">
        <w:rPr>
          <w:rFonts w:ascii="Times New Roman" w:eastAsia="Times New Roman" w:hAnsi="Times New Roman" w:cs="Times New Roman"/>
          <w:color w:val="000000"/>
        </w:rPr>
        <w:t>scales</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(Menge, 1992; Paine, 1986)</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 However, evidence suggests </w:t>
      </w:r>
      <w:proofErr w:type="spellStart"/>
      <w:r w:rsidR="00997F39" w:rsidRPr="005F1E8D">
        <w:rPr>
          <w:rFonts w:ascii="Times New Roman" w:eastAsia="Times New Roman" w:hAnsi="Times New Roman" w:cs="Times New Roman"/>
          <w:color w:val="000000"/>
        </w:rPr>
        <w:t>meso</w:t>
      </w:r>
      <w:proofErr w:type="spellEnd"/>
      <w:r w:rsidR="00064FCF"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scale variation in allochthonous </w:t>
      </w:r>
      <w:r w:rsidR="00A213FF" w:rsidRPr="005F1E8D">
        <w:rPr>
          <w:rFonts w:ascii="Times New Roman" w:eastAsia="Times New Roman" w:hAnsi="Times New Roman" w:cs="Times New Roman"/>
          <w:color w:val="000000"/>
        </w:rPr>
        <w:t xml:space="preserve">nitrogen </w:t>
      </w:r>
      <w:r w:rsidR="00997F39" w:rsidRPr="005F1E8D">
        <w:rPr>
          <w:rFonts w:ascii="Times New Roman" w:eastAsia="Times New Roman" w:hAnsi="Times New Roman" w:cs="Times New Roman"/>
          <w:color w:val="000000"/>
        </w:rPr>
        <w:t>via upwelling</w:t>
      </w:r>
      <w:r w:rsidR="00290BF1" w:rsidRPr="005F1E8D">
        <w:rPr>
          <w:rFonts w:ascii="Times New Roman" w:eastAsia="Times New Roman" w:hAnsi="Times New Roman" w:cs="Times New Roman"/>
          <w:color w:val="000000"/>
        </w:rPr>
        <w:t xml:space="preserve"> may contribute to bottom-up control of benthic marine communities</w:t>
      </w:r>
      <w:r w:rsidR="00997F39" w:rsidRPr="005F1E8D">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{"citationID":"IO6AmTgO","properties":{"formattedCitation":"(Nielsen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(Nielsen and Navarrete, 2004)</w:t>
      </w:r>
      <w:r w:rsidR="00997F39" w:rsidRPr="005F1E8D">
        <w:rPr>
          <w:rFonts w:ascii="Times New Roman" w:eastAsia="Times New Roman" w:hAnsi="Times New Roman" w:cs="Times New Roman"/>
          <w:color w:val="000000"/>
        </w:rPr>
        <w:fldChar w:fldCharType="end"/>
      </w:r>
      <w:r w:rsidR="0029789C" w:rsidRPr="005F1E8D">
        <w:rPr>
          <w:rFonts w:ascii="Times New Roman" w:eastAsia="Times New Roman" w:hAnsi="Times New Roman" w:cs="Times New Roman"/>
          <w:color w:val="000000"/>
        </w:rPr>
        <w:t xml:space="preserve"> and even weaken top-down control </w:t>
      </w:r>
      <w:r w:rsidR="0029789C" w:rsidRPr="005F1E8D">
        <w:rPr>
          <w:rFonts w:ascii="Times New Roman" w:eastAsia="Times New Roman" w:hAnsi="Times New Roman" w:cs="Times New Roman"/>
          <w:color w:val="000000"/>
        </w:rPr>
        <w:fldChar w:fldCharType="begin"/>
      </w:r>
      <w:r w:rsidR="0029789C" w:rsidRPr="005F1E8D">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rFonts w:ascii="Times New Roman" w:eastAsia="Times New Roman" w:hAnsi="Times New Roman" w:cs="Times New Roman"/>
          <w:color w:val="000000"/>
        </w:rPr>
        <w:fldChar w:fldCharType="separate"/>
      </w:r>
      <w:r w:rsidR="0029789C" w:rsidRPr="005F1E8D">
        <w:rPr>
          <w:rFonts w:ascii="Times New Roman" w:eastAsia="Times New Roman" w:hAnsi="Times New Roman" w:cs="Times New Roman"/>
          <w:noProof/>
          <w:color w:val="000000"/>
        </w:rPr>
        <w:t>(Sellers et al., 2020)</w:t>
      </w:r>
      <w:r w:rsidR="0029789C"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w:t>
      </w:r>
      <w:r w:rsidR="00E6680F" w:rsidRPr="005F1E8D">
        <w:rPr>
          <w:rFonts w:ascii="Times New Roman" w:eastAsia="Times New Roman" w:hAnsi="Times New Roman" w:cs="Times New Roman"/>
          <w:color w:val="000000"/>
        </w:rPr>
        <w:t>For example, i</w:t>
      </w:r>
      <w:r w:rsidRPr="005F1E8D">
        <w:rPr>
          <w:rFonts w:ascii="Times New Roman" w:eastAsia="Times New Roman" w:hAnsi="Times New Roman" w:cs="Times New Roman"/>
          <w:color w:val="000000"/>
        </w:rPr>
        <w:t>ntertidal mussel beds</w:t>
      </w:r>
      <w:r w:rsidR="00565A8B"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contributed to </w:t>
      </w:r>
      <w:commentRangeStart w:id="29"/>
      <w:proofErr w:type="spellStart"/>
      <w:r w:rsidRPr="005F1E8D">
        <w:rPr>
          <w:rFonts w:ascii="Times New Roman" w:eastAsia="Times New Roman" w:hAnsi="Times New Roman" w:cs="Times New Roman"/>
          <w:color w:val="000000"/>
        </w:rPr>
        <w:t>meso</w:t>
      </w:r>
      <w:proofErr w:type="spellEnd"/>
      <w:r w:rsidRPr="005F1E8D">
        <w:rPr>
          <w:rFonts w:ascii="Times New Roman" w:eastAsia="Times New Roman" w:hAnsi="Times New Roman" w:cs="Times New Roman"/>
          <w:color w:val="000000"/>
        </w:rPr>
        <w:t xml:space="preserve">-scale </w:t>
      </w:r>
      <w:r w:rsidR="008964CE" w:rsidRPr="005F1E8D">
        <w:rPr>
          <w:rFonts w:ascii="Times New Roman" w:eastAsia="Times New Roman" w:hAnsi="Times New Roman" w:cs="Times New Roman"/>
          <w:color w:val="000000"/>
        </w:rPr>
        <w:t>(</w:t>
      </w:r>
      <w:commentRangeStart w:id="30"/>
      <w:r w:rsidR="008964CE" w:rsidRPr="005F1E8D">
        <w:rPr>
          <w:rFonts w:ascii="Times New Roman" w:eastAsia="Times New Roman" w:hAnsi="Times New Roman" w:cs="Times New Roman"/>
          <w:color w:val="000000"/>
        </w:rPr>
        <w:t>10 to 100 km</w:t>
      </w:r>
      <w:commentRangeEnd w:id="30"/>
      <w:r w:rsidR="008964CE" w:rsidRPr="005F1E8D">
        <w:rPr>
          <w:rStyle w:val="CommentReference"/>
          <w:rFonts w:ascii="Times New Roman" w:hAnsi="Times New Roman" w:cs="Times New Roman"/>
        </w:rPr>
        <w:commentReference w:id="30"/>
      </w:r>
      <w:r w:rsidR="008964CE"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variation</w:t>
      </w:r>
      <w:commentRangeEnd w:id="29"/>
      <w:r w:rsidR="00EF7628">
        <w:rPr>
          <w:rStyle w:val="CommentReference"/>
        </w:rPr>
        <w:commentReference w:id="29"/>
      </w:r>
      <w:r w:rsidRPr="005F1E8D">
        <w:rPr>
          <w:rFonts w:ascii="Times New Roman" w:eastAsia="Times New Roman" w:hAnsi="Times New Roman" w:cs="Times New Roman"/>
          <w:color w:val="000000"/>
        </w:rPr>
        <w:t xml:space="preserve"> in </w:t>
      </w:r>
      <w:r w:rsidR="00A213FF" w:rsidRPr="005F1E8D">
        <w:rPr>
          <w:rFonts w:ascii="Times New Roman" w:eastAsia="Times New Roman" w:hAnsi="Times New Roman" w:cs="Times New Roman"/>
          <w:color w:val="000000"/>
        </w:rPr>
        <w:t xml:space="preserve">nitrogen </w:t>
      </w:r>
      <w:r w:rsidR="00676581" w:rsidRPr="005F1E8D">
        <w:rPr>
          <w:rFonts w:ascii="Times New Roman" w:eastAsia="Times New Roman" w:hAnsi="Times New Roman" w:cs="Times New Roman"/>
          <w:color w:val="000000"/>
        </w:rPr>
        <w:t xml:space="preserve">via regenerative processes </w:t>
      </w:r>
      <w:r w:rsidRPr="005F1E8D">
        <w:rPr>
          <w:rFonts w:ascii="Times New Roman" w:eastAsia="Times New Roman" w:hAnsi="Times New Roman" w:cs="Times New Roman"/>
          <w:color w:val="000000"/>
        </w:rPr>
        <w:t xml:space="preserve">along a coastline with varying mussel cover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(Pfister et al., 2014)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xml:space="preserve">. </w:t>
      </w:r>
      <w:commentRangeStart w:id="31"/>
      <w:r w:rsidRPr="005F1E8D">
        <w:rPr>
          <w:rFonts w:ascii="Times New Roman" w:eastAsia="Times New Roman" w:hAnsi="Times New Roman" w:cs="Times New Roman"/>
          <w:color w:val="000000"/>
        </w:rPr>
        <w:t>In a nearby wave</w:t>
      </w:r>
      <w:r w:rsidR="00E6680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exposed shoreline</w:t>
      </w:r>
      <w:commentRangeEnd w:id="31"/>
      <w:r w:rsidR="00C31EA3">
        <w:rPr>
          <w:rStyle w:val="CommentReference"/>
        </w:rPr>
        <w:commentReference w:id="31"/>
      </w:r>
      <w:r w:rsidRPr="005F1E8D">
        <w:rPr>
          <w:rFonts w:ascii="Times New Roman" w:eastAsia="Times New Roman" w:hAnsi="Times New Roman" w:cs="Times New Roman"/>
          <w:color w:val="000000"/>
        </w:rPr>
        <w:t xml:space="preserve">, mussels also contributed to </w:t>
      </w:r>
      <w:r w:rsidR="008964CE" w:rsidRPr="005F1E8D">
        <w:rPr>
          <w:rFonts w:ascii="Times New Roman" w:eastAsia="Times New Roman" w:hAnsi="Times New Roman" w:cs="Times New Roman"/>
          <w:color w:val="000000"/>
        </w:rPr>
        <w:t>small, local</w:t>
      </w:r>
      <w:r w:rsidRPr="005F1E8D">
        <w:rPr>
          <w:rFonts w:ascii="Times New Roman" w:eastAsia="Times New Roman" w:hAnsi="Times New Roman" w:cs="Times New Roman"/>
          <w:color w:val="000000"/>
        </w:rPr>
        <w:t xml:space="preserve">-scale </w:t>
      </w:r>
      <w:r w:rsidR="008964CE" w:rsidRPr="005F1E8D">
        <w:rPr>
          <w:rFonts w:ascii="Times New Roman" w:eastAsia="Times New Roman" w:hAnsi="Times New Roman" w:cs="Times New Roman"/>
          <w:color w:val="000000"/>
        </w:rPr>
        <w:t>(1 – 100 m</w:t>
      </w:r>
      <w:r w:rsidR="008964CE" w:rsidRPr="005F1E8D">
        <w:rPr>
          <w:rFonts w:ascii="Times New Roman" w:eastAsia="Times New Roman" w:hAnsi="Times New Roman" w:cs="Times New Roman"/>
          <w:color w:val="000000"/>
          <w:vertAlign w:val="superscript"/>
        </w:rPr>
        <w:t>2</w:t>
      </w:r>
      <w:r w:rsidR="008964CE" w:rsidRPr="005F1E8D">
        <w:rPr>
          <w:rFonts w:ascii="Times New Roman" w:eastAsia="Times New Roman" w:hAnsi="Times New Roman" w:cs="Times New Roman"/>
          <w:color w:val="000000"/>
        </w:rPr>
        <w:t>)</w:t>
      </w:r>
      <w:ins w:id="32" w:author="Isabelle Cote" w:date="2024-02-07T11:22:00Z">
        <w:r w:rsidR="00E6680F" w:rsidRPr="005F1E8D">
          <w:rPr>
            <w:rFonts w:ascii="Times New Roman" w:eastAsia="Times New Roman" w:hAnsi="Times New Roman" w:cs="Times New Roman"/>
            <w:color w:val="000000"/>
          </w:rPr>
          <w:t xml:space="preserve"> </w:t>
        </w:r>
      </w:ins>
      <w:commentRangeStart w:id="33"/>
      <w:commentRangeStart w:id="34"/>
      <w:r w:rsidRPr="005F1E8D">
        <w:rPr>
          <w:rFonts w:ascii="Times New Roman" w:eastAsia="Times New Roman" w:hAnsi="Times New Roman" w:cs="Times New Roman"/>
          <w:color w:val="000000"/>
        </w:rPr>
        <w:t xml:space="preserve">variation </w:t>
      </w:r>
      <w:commentRangeEnd w:id="33"/>
      <w:r w:rsidR="007A1A41">
        <w:rPr>
          <w:rStyle w:val="CommentReference"/>
        </w:rPr>
        <w:commentReference w:id="33"/>
      </w:r>
      <w:commentRangeEnd w:id="34"/>
      <w:r w:rsidR="007A1A41">
        <w:rPr>
          <w:rStyle w:val="CommentReference"/>
        </w:rPr>
        <w:commentReference w:id="34"/>
      </w:r>
      <w:commentRangeStart w:id="35"/>
      <w:r w:rsidRPr="005F1E8D">
        <w:rPr>
          <w:rFonts w:ascii="Times New Roman" w:eastAsia="Times New Roman" w:hAnsi="Times New Roman" w:cs="Times New Roman"/>
          <w:color w:val="000000"/>
        </w:rPr>
        <w:t>by</w:t>
      </w:r>
      <w:commentRangeEnd w:id="35"/>
      <w:r w:rsidR="00D93294">
        <w:rPr>
          <w:rStyle w:val="CommentReference"/>
        </w:rPr>
        <w:commentReference w:id="35"/>
      </w:r>
      <w:r w:rsidRPr="005F1E8D">
        <w:rPr>
          <w:rFonts w:ascii="Times New Roman" w:eastAsia="Times New Roman" w:hAnsi="Times New Roman" w:cs="Times New Roman"/>
          <w:color w:val="000000"/>
        </w:rPr>
        <w:t xml:space="preserve"> increasing the concentration of nitrogen in the water column directly over the </w:t>
      </w:r>
      <w:r w:rsidR="00290BF1" w:rsidRPr="005F1E8D">
        <w:rPr>
          <w:rFonts w:ascii="Times New Roman" w:eastAsia="Times New Roman" w:hAnsi="Times New Roman" w:cs="Times New Roman"/>
          <w:color w:val="000000"/>
        </w:rPr>
        <w:t>mussel</w:t>
      </w:r>
      <w:r w:rsidRPr="005F1E8D">
        <w:rPr>
          <w:rFonts w:ascii="Times New Roman" w:eastAsia="Times New Roman" w:hAnsi="Times New Roman" w:cs="Times New Roman"/>
          <w:color w:val="000000"/>
        </w:rPr>
        <w:t xml:space="preserve"> beds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(Aquilino et al., 2009)</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FA0E9B" w:rsidRPr="005F1E8D">
        <w:rPr>
          <w:rFonts w:ascii="Times New Roman" w:eastAsia="Times New Roman" w:hAnsi="Times New Roman" w:cs="Times New Roman"/>
          <w:color w:val="000000"/>
        </w:rPr>
        <w:t xml:space="preserve"> Vertical gradients in ammonium concentration in the water column </w:t>
      </w:r>
      <w:commentRangeStart w:id="36"/>
      <w:ins w:id="37" w:author="Kieran Cox" w:date="2024-03-21T16:11:00Z">
        <w:r w:rsidR="007A283D">
          <w:rPr>
            <w:rFonts w:ascii="Times New Roman" w:eastAsia="Times New Roman" w:hAnsi="Times New Roman" w:cs="Times New Roman"/>
            <w:color w:val="000000"/>
          </w:rPr>
          <w:t xml:space="preserve">can </w:t>
        </w:r>
      </w:ins>
      <w:commentRangeEnd w:id="36"/>
      <w:ins w:id="38" w:author="Kieran Cox" w:date="2024-03-21T16:12:00Z">
        <w:r w:rsidR="007A283D">
          <w:rPr>
            <w:rStyle w:val="CommentReference"/>
          </w:rPr>
          <w:commentReference w:id="36"/>
        </w:r>
      </w:ins>
      <w:r w:rsidR="00FA0E9B" w:rsidRPr="005F1E8D">
        <w:rPr>
          <w:rFonts w:ascii="Times New Roman" w:eastAsia="Times New Roman" w:hAnsi="Times New Roman" w:cs="Times New Roman"/>
          <w:color w:val="000000"/>
        </w:rPr>
        <w:t xml:space="preserve">arise from microbial </w:t>
      </w:r>
      <w:r w:rsidR="00C26711" w:rsidRPr="005F1E8D">
        <w:rPr>
          <w:rFonts w:ascii="Times New Roman" w:eastAsia="Times New Roman" w:hAnsi="Times New Roman" w:cs="Times New Roman"/>
          <w:color w:val="000000"/>
        </w:rPr>
        <w:t>remineralization</w:t>
      </w:r>
      <w:r w:rsidR="00FA0E9B" w:rsidRPr="005F1E8D">
        <w:rPr>
          <w:rFonts w:ascii="Times New Roman" w:eastAsia="Times New Roman" w:hAnsi="Times New Roman" w:cs="Times New Roman"/>
          <w:color w:val="000000"/>
        </w:rPr>
        <w:t xml:space="preserve"> </w:t>
      </w:r>
      <w:commentRangeStart w:id="39"/>
      <w:commentRangeStart w:id="40"/>
      <w:r w:rsidR="00FA0E9B" w:rsidRPr="005F1E8D">
        <w:rPr>
          <w:rFonts w:ascii="Times New Roman" w:eastAsia="Times New Roman" w:hAnsi="Times New Roman" w:cs="Times New Roman"/>
          <w:color w:val="000000"/>
        </w:rPr>
        <w:t xml:space="preserve">in </w:t>
      </w:r>
      <w:r w:rsidR="00C26711" w:rsidRPr="005F1E8D">
        <w:rPr>
          <w:rFonts w:ascii="Times New Roman" w:eastAsia="Times New Roman" w:hAnsi="Times New Roman" w:cs="Times New Roman"/>
          <w:color w:val="000000"/>
        </w:rPr>
        <w:t xml:space="preserve">sandy </w:t>
      </w:r>
      <w:r w:rsidR="00FA0E9B" w:rsidRPr="005F1E8D">
        <w:rPr>
          <w:rFonts w:ascii="Times New Roman" w:eastAsia="Times New Roman" w:hAnsi="Times New Roman" w:cs="Times New Roman"/>
          <w:color w:val="000000"/>
        </w:rPr>
        <w:t>sediment</w:t>
      </w:r>
      <w:r w:rsidR="00C26711" w:rsidRPr="005F1E8D">
        <w:rPr>
          <w:rFonts w:ascii="Times New Roman" w:eastAsia="Times New Roman" w:hAnsi="Times New Roman" w:cs="Times New Roman"/>
          <w:color w:val="000000"/>
        </w:rPr>
        <w:t xml:space="preserve"> </w:t>
      </w:r>
      <w:commentRangeEnd w:id="39"/>
      <w:r w:rsidR="007A283D">
        <w:rPr>
          <w:rStyle w:val="CommentReference"/>
        </w:rPr>
        <w:commentReference w:id="39"/>
      </w:r>
      <w:r w:rsidR="00C26711" w:rsidRPr="005F1E8D">
        <w:rPr>
          <w:rFonts w:ascii="Times New Roman" w:eastAsia="Times New Roman" w:hAnsi="Times New Roman" w:cs="Times New Roman"/>
          <w:color w:val="000000"/>
        </w:rPr>
        <w:t>around kelp forests</w:t>
      </w:r>
      <w:commentRangeEnd w:id="40"/>
      <w:r w:rsidR="007A283D">
        <w:rPr>
          <w:rStyle w:val="CommentReference"/>
        </w:rPr>
        <w:commentReference w:id="40"/>
      </w:r>
      <w:r w:rsidR="00FA0E9B" w:rsidRPr="005F1E8D">
        <w:rPr>
          <w:rFonts w:ascii="Times New Roman" w:eastAsia="Times New Roman" w:hAnsi="Times New Roman" w:cs="Times New Roman"/>
          <w:color w:val="000000"/>
        </w:rPr>
        <w:t xml:space="preserve"> </w:t>
      </w:r>
      <w:r w:rsidR="00C26711" w:rsidRPr="005F1E8D">
        <w:rPr>
          <w:rFonts w:ascii="Times New Roman" w:eastAsia="Times New Roman" w:hAnsi="Times New Roman" w:cs="Times New Roman"/>
          <w:color w:val="000000"/>
        </w:rPr>
        <w:lastRenderedPageBreak/>
        <w:fldChar w:fldCharType="begin"/>
      </w:r>
      <w:r w:rsidR="00C26711" w:rsidRPr="005F1E8D">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rFonts w:ascii="Times New Roman" w:eastAsia="Times New Roman" w:hAnsi="Times New Roman" w:cs="Times New Roman"/>
          <w:color w:val="000000"/>
        </w:rPr>
        <w:fldChar w:fldCharType="separate"/>
      </w:r>
      <w:r w:rsidR="00C26711" w:rsidRPr="005F1E8D">
        <w:rPr>
          <w:rFonts w:ascii="Times New Roman" w:eastAsia="Times New Roman" w:hAnsi="Times New Roman" w:cs="Times New Roman"/>
          <w:noProof/>
          <w:color w:val="000000"/>
        </w:rPr>
        <w:t>(Lowman et al., 2023)</w:t>
      </w:r>
      <w:r w:rsidR="00C26711" w:rsidRPr="005F1E8D">
        <w:rPr>
          <w:rFonts w:ascii="Times New Roman" w:eastAsia="Times New Roman" w:hAnsi="Times New Roman" w:cs="Times New Roman"/>
          <w:color w:val="000000"/>
        </w:rPr>
        <w:fldChar w:fldCharType="end"/>
      </w:r>
      <w:r w:rsidR="00C26711" w:rsidRPr="005F1E8D">
        <w:rPr>
          <w:rFonts w:ascii="Times New Roman" w:eastAsia="Times New Roman" w:hAnsi="Times New Roman" w:cs="Times New Roman"/>
          <w:color w:val="000000"/>
        </w:rPr>
        <w:t>.</w:t>
      </w:r>
      <w:r w:rsidR="00A213FF" w:rsidRPr="005F1E8D">
        <w:rPr>
          <w:rFonts w:ascii="Times New Roman" w:eastAsia="Times New Roman" w:hAnsi="Times New Roman" w:cs="Times New Roman"/>
          <w:color w:val="000000"/>
        </w:rPr>
        <w:t xml:space="preserve"> </w:t>
      </w:r>
      <w:commentRangeStart w:id="41"/>
      <w:r w:rsidR="00BC463D" w:rsidRPr="005F1E8D">
        <w:rPr>
          <w:rFonts w:ascii="Times New Roman" w:eastAsia="Times New Roman" w:hAnsi="Times New Roman" w:cs="Times New Roman"/>
          <w:color w:val="000000"/>
        </w:rPr>
        <w:t>Therefore</w:t>
      </w:r>
      <w:commentRangeEnd w:id="41"/>
      <w:r w:rsidR="007A283D">
        <w:rPr>
          <w:rStyle w:val="CommentReference"/>
        </w:rPr>
        <w:commentReference w:id="41"/>
      </w:r>
      <w:r w:rsidR="00BC463D" w:rsidRPr="005F1E8D">
        <w:rPr>
          <w:rFonts w:ascii="Times New Roman" w:eastAsia="Times New Roman" w:hAnsi="Times New Roman" w:cs="Times New Roman"/>
          <w:color w:val="000000"/>
        </w:rPr>
        <w:t xml:space="preserve">, regenerated </w:t>
      </w:r>
      <w:r w:rsidR="00A213FF" w:rsidRPr="005F1E8D">
        <w:rPr>
          <w:rFonts w:ascii="Times New Roman" w:eastAsia="Times New Roman" w:hAnsi="Times New Roman" w:cs="Times New Roman"/>
          <w:color w:val="000000"/>
        </w:rPr>
        <w:t xml:space="preserve">nitrogen </w:t>
      </w:r>
      <w:r w:rsidR="00BC463D" w:rsidRPr="005F1E8D">
        <w:rPr>
          <w:rFonts w:ascii="Times New Roman" w:eastAsia="Times New Roman" w:hAnsi="Times New Roman" w:cs="Times New Roman"/>
          <w:color w:val="000000"/>
        </w:rPr>
        <w:t xml:space="preserve">may contribute substantially to large-, </w:t>
      </w:r>
      <w:proofErr w:type="spellStart"/>
      <w:r w:rsidR="00BC463D" w:rsidRPr="005F1E8D">
        <w:rPr>
          <w:rFonts w:ascii="Times New Roman" w:eastAsia="Times New Roman" w:hAnsi="Times New Roman" w:cs="Times New Roman"/>
          <w:color w:val="000000"/>
        </w:rPr>
        <w:t>meso</w:t>
      </w:r>
      <w:proofErr w:type="spellEnd"/>
      <w:r w:rsidR="00BC463D" w:rsidRPr="005F1E8D">
        <w:rPr>
          <w:rFonts w:ascii="Times New Roman" w:eastAsia="Times New Roman" w:hAnsi="Times New Roman" w:cs="Times New Roman"/>
          <w:color w:val="000000"/>
        </w:rPr>
        <w:t xml:space="preserve">-, and small-scale variation in </w:t>
      </w:r>
      <w:r w:rsidR="00B40590" w:rsidRPr="005F1E8D">
        <w:rPr>
          <w:rFonts w:ascii="Times New Roman" w:eastAsia="Times New Roman" w:hAnsi="Times New Roman" w:cs="Times New Roman"/>
          <w:color w:val="000000"/>
        </w:rPr>
        <w:t>nutrient availability</w:t>
      </w:r>
      <w:r w:rsidR="00E6680F" w:rsidRPr="005F1E8D">
        <w:rPr>
          <w:rFonts w:ascii="Times New Roman" w:eastAsia="Times New Roman" w:hAnsi="Times New Roman" w:cs="Times New Roman"/>
          <w:color w:val="000000"/>
        </w:rPr>
        <w:t>, even</w:t>
      </w:r>
      <w:r w:rsidR="00B40590" w:rsidRPr="005F1E8D">
        <w:rPr>
          <w:rFonts w:ascii="Times New Roman" w:eastAsia="Times New Roman" w:hAnsi="Times New Roman" w:cs="Times New Roman"/>
          <w:color w:val="000000"/>
        </w:rPr>
        <w:t xml:space="preserve"> in high</w:t>
      </w:r>
      <w:r w:rsidR="00E6680F" w:rsidRPr="005F1E8D">
        <w:rPr>
          <w:rFonts w:ascii="Times New Roman" w:eastAsia="Times New Roman" w:hAnsi="Times New Roman" w:cs="Times New Roman"/>
          <w:color w:val="000000"/>
        </w:rPr>
        <w:t>-</w:t>
      </w:r>
      <w:r w:rsidR="00B40590" w:rsidRPr="005F1E8D">
        <w:rPr>
          <w:rFonts w:ascii="Times New Roman" w:eastAsia="Times New Roman" w:hAnsi="Times New Roman" w:cs="Times New Roman"/>
          <w:color w:val="000000"/>
        </w:rPr>
        <w:t xml:space="preserve">flow, upwelling </w:t>
      </w:r>
      <w:r w:rsidR="009B4C2B" w:rsidRPr="005F1E8D">
        <w:rPr>
          <w:rFonts w:ascii="Times New Roman" w:eastAsia="Times New Roman" w:hAnsi="Times New Roman" w:cs="Times New Roman"/>
          <w:color w:val="000000"/>
        </w:rPr>
        <w:t>nearshore coastal ecosystems</w:t>
      </w:r>
      <w:r w:rsidR="00B40590" w:rsidRPr="005F1E8D">
        <w:rPr>
          <w:rFonts w:ascii="Times New Roman" w:eastAsia="Times New Roman" w:hAnsi="Times New Roman" w:cs="Times New Roman"/>
          <w:color w:val="000000"/>
        </w:rPr>
        <w:t>.</w:t>
      </w:r>
    </w:p>
    <w:p w14:paraId="565442B3" w14:textId="05CB36FF" w:rsidR="00D57AB2" w:rsidRPr="005F1E8D" w:rsidRDefault="00AD64D7" w:rsidP="003A204B">
      <w:pPr>
        <w:pBdr>
          <w:top w:val="nil"/>
          <w:left w:val="nil"/>
          <w:bottom w:val="nil"/>
          <w:right w:val="nil"/>
          <w:between w:val="nil"/>
        </w:pBdr>
        <w:spacing w:line="480" w:lineRule="auto"/>
        <w:ind w:firstLine="720"/>
        <w:rPr>
          <w:rFonts w:ascii="Times New Roman" w:eastAsia="Times New Roman" w:hAnsi="Times New Roman" w:cs="Times New Roman"/>
          <w:color w:val="000000"/>
        </w:rPr>
      </w:pPr>
      <w:commentRangeStart w:id="42"/>
      <w:r w:rsidRPr="005F1E8D">
        <w:rPr>
          <w:rFonts w:ascii="Times New Roman" w:eastAsia="Times New Roman" w:hAnsi="Times New Roman" w:cs="Times New Roman"/>
          <w:color w:val="000000"/>
        </w:rPr>
        <w:t xml:space="preserve">Contrary </w:t>
      </w:r>
      <w:commentRangeEnd w:id="42"/>
      <w:r w:rsidR="003A204B">
        <w:rPr>
          <w:rStyle w:val="CommentReference"/>
        </w:rPr>
        <w:commentReference w:id="42"/>
      </w:r>
      <w:commentRangeStart w:id="43"/>
      <w:r w:rsidRPr="005F1E8D">
        <w:rPr>
          <w:rFonts w:ascii="Times New Roman" w:eastAsia="Times New Roman" w:hAnsi="Times New Roman" w:cs="Times New Roman"/>
          <w:color w:val="000000"/>
        </w:rPr>
        <w:t>to</w:t>
      </w:r>
      <w:commentRangeEnd w:id="43"/>
      <w:r w:rsidR="003A204B">
        <w:rPr>
          <w:rStyle w:val="CommentReference"/>
        </w:rPr>
        <w:commentReference w:id="43"/>
      </w:r>
      <w:r w:rsidRPr="005F1E8D">
        <w:rPr>
          <w:rFonts w:ascii="Times New Roman" w:eastAsia="Times New Roman" w:hAnsi="Times New Roman" w:cs="Times New Roman"/>
          <w:color w:val="000000"/>
        </w:rPr>
        <w:t xml:space="preserve"> experiments </w:t>
      </w:r>
      <w:r w:rsidR="00E6680F" w:rsidRPr="005F1E8D">
        <w:rPr>
          <w:rFonts w:ascii="Times New Roman" w:eastAsia="Times New Roman" w:hAnsi="Times New Roman" w:cs="Times New Roman"/>
          <w:color w:val="000000"/>
        </w:rPr>
        <w:t xml:space="preserve">that </w:t>
      </w:r>
      <w:r w:rsidRPr="005F1E8D">
        <w:rPr>
          <w:rFonts w:ascii="Times New Roman" w:eastAsia="Times New Roman" w:hAnsi="Times New Roman" w:cs="Times New Roman"/>
          <w:color w:val="000000"/>
        </w:rPr>
        <w:t xml:space="preserve">focused on intertidal animals as sources of nitrogen, </w:t>
      </w:r>
      <w:r w:rsidR="00437D27" w:rsidRPr="005F1E8D">
        <w:rPr>
          <w:rFonts w:ascii="Times New Roman" w:eastAsia="Times New Roman" w:hAnsi="Times New Roman" w:cs="Times New Roman"/>
          <w:color w:val="000000"/>
        </w:rPr>
        <w:t xml:space="preserve">here </w:t>
      </w:r>
      <w:r w:rsidRPr="005F1E8D">
        <w:rPr>
          <w:rFonts w:ascii="Times New Roman" w:eastAsia="Times New Roman" w:hAnsi="Times New Roman" w:cs="Times New Roman"/>
          <w:color w:val="000000"/>
        </w:rPr>
        <w:t xml:space="preserve">we consider </w:t>
      </w:r>
      <w:r w:rsidR="00E6472E" w:rsidRPr="005F1E8D">
        <w:rPr>
          <w:rFonts w:ascii="Times New Roman" w:eastAsia="Times New Roman" w:hAnsi="Times New Roman" w:cs="Times New Roman"/>
          <w:color w:val="000000"/>
        </w:rPr>
        <w:t xml:space="preserve">animal-mediated variation in nutrient availability in shallow </w:t>
      </w:r>
      <w:r w:rsidRPr="005F1E8D">
        <w:rPr>
          <w:rFonts w:ascii="Times New Roman" w:eastAsia="Times New Roman" w:hAnsi="Times New Roman" w:cs="Times New Roman"/>
          <w:color w:val="000000"/>
        </w:rPr>
        <w:t>subtidal r</w:t>
      </w:r>
      <w:r w:rsidR="004A6A89" w:rsidRPr="005F1E8D">
        <w:rPr>
          <w:rFonts w:ascii="Times New Roman" w:eastAsia="Times New Roman" w:hAnsi="Times New Roman" w:cs="Times New Roman"/>
          <w:color w:val="000000"/>
        </w:rPr>
        <w:t xml:space="preserve">ocky </w:t>
      </w:r>
      <w:r w:rsidR="009B4C2B" w:rsidRPr="005F1E8D">
        <w:rPr>
          <w:rFonts w:ascii="Times New Roman" w:eastAsia="Times New Roman" w:hAnsi="Times New Roman" w:cs="Times New Roman"/>
          <w:color w:val="000000"/>
        </w:rPr>
        <w:t>reef and kelp forest</w:t>
      </w:r>
      <w:r w:rsidRPr="005F1E8D">
        <w:rPr>
          <w:rFonts w:ascii="Times New Roman" w:eastAsia="Times New Roman" w:hAnsi="Times New Roman" w:cs="Times New Roman"/>
          <w:color w:val="000000"/>
        </w:rPr>
        <w:t xml:space="preserve"> communities. </w:t>
      </w:r>
      <w:commentRangeStart w:id="44"/>
      <w:r w:rsidRPr="005F1E8D">
        <w:rPr>
          <w:rFonts w:ascii="Times New Roman" w:eastAsia="Times New Roman" w:hAnsi="Times New Roman" w:cs="Times New Roman"/>
          <w:color w:val="000000"/>
        </w:rPr>
        <w:t xml:space="preserve">Both of these </w:t>
      </w:r>
      <w:commentRangeEnd w:id="44"/>
      <w:r w:rsidR="003A204B">
        <w:rPr>
          <w:rStyle w:val="CommentReference"/>
        </w:rPr>
        <w:commentReference w:id="44"/>
      </w:r>
      <w:r w:rsidRPr="005F1E8D">
        <w:rPr>
          <w:rFonts w:ascii="Times New Roman" w:eastAsia="Times New Roman" w:hAnsi="Times New Roman" w:cs="Times New Roman"/>
          <w:color w:val="000000"/>
        </w:rPr>
        <w:t>habitats</w:t>
      </w:r>
      <w:r w:rsidR="009B4C2B" w:rsidRPr="005F1E8D">
        <w:rPr>
          <w:rFonts w:ascii="Times New Roman" w:eastAsia="Times New Roman" w:hAnsi="Times New Roman" w:cs="Times New Roman"/>
          <w:color w:val="000000"/>
        </w:rPr>
        <w:t xml:space="preserve"> attract dense aggregations of fishes and invertebrates</w:t>
      </w:r>
      <w:r w:rsidR="00A36A0B" w:rsidRPr="005F1E8D">
        <w:rPr>
          <w:rFonts w:ascii="Times New Roman" w:eastAsia="Times New Roman" w:hAnsi="Times New Roman" w:cs="Times New Roman"/>
          <w:color w:val="000000"/>
        </w:rPr>
        <w:t xml:space="preserve">, many of which are economically, ecologically, and culturally important </w:t>
      </w:r>
      <w:r w:rsidR="005209E1" w:rsidRPr="005F1E8D">
        <w:rPr>
          <w:rFonts w:ascii="Times New Roman" w:eastAsia="Times New Roman" w:hAnsi="Times New Roman" w:cs="Times New Roman"/>
          <w:color w:val="000000"/>
        </w:rPr>
        <w:fldChar w:fldCharType="begin"/>
      </w:r>
      <w:r w:rsidR="005209E1" w:rsidRPr="005F1E8D">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rFonts w:ascii="Times New Roman" w:eastAsia="Times New Roman" w:hAnsi="Times New Roman" w:cs="Times New Roman"/>
          <w:color w:val="000000"/>
        </w:rPr>
        <w:fldChar w:fldCharType="separate"/>
      </w:r>
      <w:r w:rsidR="005209E1" w:rsidRPr="005F1E8D">
        <w:rPr>
          <w:rFonts w:ascii="Times New Roman" w:eastAsia="Times New Roman" w:hAnsi="Times New Roman" w:cs="Times New Roman"/>
          <w:noProof/>
          <w:color w:val="000000"/>
        </w:rPr>
        <w:t>(Steneck et al., 2002)</w:t>
      </w:r>
      <w:r w:rsidR="005209E1" w:rsidRPr="005F1E8D">
        <w:rPr>
          <w:rFonts w:ascii="Times New Roman" w:eastAsia="Times New Roman" w:hAnsi="Times New Roman" w:cs="Times New Roman"/>
          <w:color w:val="000000"/>
        </w:rPr>
        <w:fldChar w:fldCharType="end"/>
      </w:r>
      <w:r w:rsidR="00A36A0B" w:rsidRPr="005F1E8D">
        <w:rPr>
          <w:rFonts w:ascii="Times New Roman" w:eastAsia="Times New Roman" w:hAnsi="Times New Roman" w:cs="Times New Roman"/>
          <w:color w:val="000000"/>
        </w:rPr>
        <w:t>.</w:t>
      </w:r>
      <w:r w:rsidR="00481673"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These animals excrete metabolic waste in the form of ammonium (NH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which is preferentially taken up by primary producers over other forms of nitrogen like nitrate and nitrite</w:t>
      </w:r>
      <w:r w:rsidR="00677F1B" w:rsidRPr="005F1E8D">
        <w:rPr>
          <w:rFonts w:ascii="Times New Roman" w:eastAsia="Times New Roman" w:hAnsi="Times New Roman" w:cs="Times New Roman"/>
          <w:color w:val="000000"/>
        </w:rPr>
        <w:t xml:space="preserve"> </w:t>
      </w:r>
      <w:r w:rsidR="00677F1B" w:rsidRPr="005F1E8D">
        <w:rPr>
          <w:rFonts w:ascii="Times New Roman" w:eastAsia="Times New Roman" w:hAnsi="Times New Roman" w:cs="Times New Roman"/>
          <w:color w:val="000000"/>
        </w:rPr>
        <w:fldChar w:fldCharType="begin"/>
      </w:r>
      <w:r w:rsidR="00677F1B" w:rsidRPr="005F1E8D">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rFonts w:ascii="Times New Roman" w:eastAsia="Times New Roman" w:hAnsi="Times New Roman" w:cs="Times New Roman"/>
          <w:color w:val="000000"/>
        </w:rPr>
        <w:fldChar w:fldCharType="separate"/>
      </w:r>
      <w:r w:rsidR="00677F1B" w:rsidRPr="005F1E8D">
        <w:rPr>
          <w:rFonts w:ascii="Times New Roman" w:eastAsia="Times New Roman" w:hAnsi="Times New Roman" w:cs="Times New Roman"/>
          <w:noProof/>
          <w:color w:val="000000"/>
        </w:rPr>
        <w:t>(Lobban and Harrison, 1994; Phillips and Hurd, 2004)</w:t>
      </w:r>
      <w:r w:rsidR="00677F1B"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xml:space="preserve">. </w:t>
      </w:r>
      <w:commentRangeStart w:id="45"/>
      <w:commentRangeStart w:id="46"/>
      <w:r w:rsidR="00E34FA8" w:rsidRPr="005F1E8D">
        <w:rPr>
          <w:rFonts w:ascii="Times New Roman" w:eastAsia="Times New Roman" w:hAnsi="Times New Roman" w:cs="Times New Roman"/>
          <w:color w:val="000000"/>
        </w:rPr>
        <w:t xml:space="preserve">These </w:t>
      </w:r>
      <w:commentRangeEnd w:id="45"/>
      <w:r w:rsidR="00477D12">
        <w:rPr>
          <w:rStyle w:val="CommentReference"/>
        </w:rPr>
        <w:commentReference w:id="45"/>
      </w:r>
      <w:r w:rsidR="00E34FA8" w:rsidRPr="005F1E8D">
        <w:rPr>
          <w:rFonts w:ascii="Times New Roman" w:eastAsia="Times New Roman" w:hAnsi="Times New Roman" w:cs="Times New Roman"/>
          <w:color w:val="000000"/>
        </w:rPr>
        <w:t xml:space="preserve">biomass and biodiversity hot spots </w:t>
      </w:r>
      <w:commentRangeEnd w:id="46"/>
      <w:r w:rsidR="003A204B">
        <w:rPr>
          <w:rStyle w:val="CommentReference"/>
        </w:rPr>
        <w:commentReference w:id="46"/>
      </w:r>
      <w:r w:rsidR="00E34FA8" w:rsidRPr="005F1E8D">
        <w:rPr>
          <w:rFonts w:ascii="Times New Roman" w:eastAsia="Times New Roman" w:hAnsi="Times New Roman" w:cs="Times New Roman"/>
          <w:color w:val="000000"/>
        </w:rPr>
        <w:t xml:space="preserve">may also contribute to nutrient hotspots </w:t>
      </w:r>
      <w:r w:rsidR="00043001" w:rsidRPr="005F1E8D">
        <w:rPr>
          <w:rFonts w:ascii="Times New Roman" w:eastAsia="Times New Roman" w:hAnsi="Times New Roman" w:cs="Times New Roman"/>
          <w:color w:val="000000"/>
        </w:rPr>
        <w:t xml:space="preserve">on small </w:t>
      </w:r>
      <w:r w:rsidR="00E6680F" w:rsidRPr="005F1E8D">
        <w:rPr>
          <w:rFonts w:ascii="Times New Roman" w:eastAsia="Times New Roman" w:hAnsi="Times New Roman" w:cs="Times New Roman"/>
          <w:color w:val="000000"/>
        </w:rPr>
        <w:t>to</w:t>
      </w:r>
      <w:r w:rsidR="00043001" w:rsidRPr="005F1E8D">
        <w:rPr>
          <w:rFonts w:ascii="Times New Roman" w:eastAsia="Times New Roman" w:hAnsi="Times New Roman" w:cs="Times New Roman"/>
          <w:color w:val="000000"/>
        </w:rPr>
        <w:t xml:space="preserve"> </w:t>
      </w:r>
      <w:proofErr w:type="spellStart"/>
      <w:r w:rsidR="00043001" w:rsidRPr="005F1E8D">
        <w:rPr>
          <w:rFonts w:ascii="Times New Roman" w:eastAsia="Times New Roman" w:hAnsi="Times New Roman" w:cs="Times New Roman"/>
          <w:color w:val="000000"/>
        </w:rPr>
        <w:t>meso</w:t>
      </w:r>
      <w:proofErr w:type="spellEnd"/>
      <w:r w:rsidR="00043001" w:rsidRPr="005F1E8D">
        <w:rPr>
          <w:rFonts w:ascii="Times New Roman" w:eastAsia="Times New Roman" w:hAnsi="Times New Roman" w:cs="Times New Roman"/>
          <w:color w:val="000000"/>
        </w:rPr>
        <w:t xml:space="preserve"> scales</w:t>
      </w:r>
      <w:r w:rsidR="00E34FA8" w:rsidRPr="005F1E8D">
        <w:rPr>
          <w:rFonts w:ascii="Times New Roman" w:eastAsia="Times New Roman" w:hAnsi="Times New Roman" w:cs="Times New Roman"/>
          <w:color w:val="000000"/>
        </w:rPr>
        <w:t xml:space="preserve">. </w:t>
      </w:r>
      <w:r w:rsidR="002C320F" w:rsidRPr="005F1E8D">
        <w:rPr>
          <w:rFonts w:ascii="Times New Roman" w:eastAsia="Times New Roman" w:hAnsi="Times New Roman" w:cs="Times New Roman"/>
          <w:color w:val="000000"/>
        </w:rPr>
        <w:t>Fast</w:t>
      </w:r>
      <w:r w:rsidR="00E6680F"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growing canopy kelps, which form expansive </w:t>
      </w:r>
      <w:r w:rsidR="00E6680F" w:rsidRPr="005F1E8D">
        <w:rPr>
          <w:rFonts w:ascii="Times New Roman" w:eastAsia="Times New Roman" w:hAnsi="Times New Roman" w:cs="Times New Roman"/>
          <w:color w:val="000000"/>
        </w:rPr>
        <w:t xml:space="preserve">underwater </w:t>
      </w:r>
      <w:r w:rsidR="002C320F" w:rsidRPr="005F1E8D">
        <w:rPr>
          <w:rFonts w:ascii="Times New Roman" w:eastAsia="Times New Roman" w:hAnsi="Times New Roman" w:cs="Times New Roman"/>
          <w:color w:val="000000"/>
        </w:rPr>
        <w:t>forests, may benefit from these excretions directly as a source of nitrogen</w:t>
      </w:r>
      <w:r w:rsidR="008B1EB6" w:rsidRPr="005F1E8D">
        <w:rPr>
          <w:rFonts w:ascii="Times New Roman" w:eastAsia="Times New Roman" w:hAnsi="Times New Roman" w:cs="Times New Roman"/>
          <w:color w:val="000000"/>
        </w:rPr>
        <w:t>, especially</w:t>
      </w:r>
      <w:r w:rsidR="002C320F" w:rsidRPr="005F1E8D">
        <w:rPr>
          <w:rFonts w:ascii="Times New Roman" w:eastAsia="Times New Roman" w:hAnsi="Times New Roman" w:cs="Times New Roman"/>
          <w:color w:val="000000"/>
        </w:rPr>
        <w:t xml:space="preserve"> during low upwelling periods </w:t>
      </w:r>
      <w:r w:rsidR="002C320F" w:rsidRPr="005F1E8D">
        <w:rPr>
          <w:rFonts w:ascii="Times New Roman" w:eastAsia="Times New Roman" w:hAnsi="Times New Roman" w:cs="Times New Roman"/>
          <w:color w:val="000000"/>
        </w:rPr>
        <w:fldChar w:fldCharType="begin"/>
      </w:r>
      <w:r w:rsidR="002C320F" w:rsidRPr="005F1E8D">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rFonts w:ascii="Times New Roman" w:eastAsia="Times New Roman" w:hAnsi="Times New Roman" w:cs="Times New Roman"/>
          <w:color w:val="000000"/>
        </w:rPr>
        <w:fldChar w:fldCharType="separate"/>
      </w:r>
      <w:r w:rsidR="002C320F" w:rsidRPr="005F1E8D">
        <w:rPr>
          <w:rFonts w:ascii="Times New Roman" w:eastAsia="Times New Roman" w:hAnsi="Times New Roman" w:cs="Times New Roman"/>
          <w:noProof/>
          <w:color w:val="000000"/>
        </w:rPr>
        <w:t>(Brzezinksi et al., 2013)</w:t>
      </w:r>
      <w:r w:rsidR="002C320F" w:rsidRPr="005F1E8D">
        <w:rPr>
          <w:rFonts w:ascii="Times New Roman" w:eastAsia="Times New Roman" w:hAnsi="Times New Roman" w:cs="Times New Roman"/>
          <w:color w:val="000000"/>
        </w:rPr>
        <w:fldChar w:fldCharType="end"/>
      </w:r>
      <w:r w:rsidR="002C320F" w:rsidRPr="005F1E8D">
        <w:rPr>
          <w:rFonts w:ascii="Times New Roman" w:eastAsia="Times New Roman" w:hAnsi="Times New Roman" w:cs="Times New Roman"/>
          <w:color w:val="000000"/>
        </w:rPr>
        <w:t>. These kelps, which comprise giant kelp (</w:t>
      </w:r>
      <w:r w:rsidR="002C320F" w:rsidRPr="005F1E8D">
        <w:rPr>
          <w:rFonts w:ascii="Times New Roman" w:eastAsia="Times New Roman" w:hAnsi="Times New Roman" w:cs="Times New Roman"/>
          <w:i/>
          <w:color w:val="000000"/>
        </w:rPr>
        <w:t>Macrocystis pyrifera</w:t>
      </w:r>
      <w:r w:rsidR="002C320F" w:rsidRPr="005F1E8D">
        <w:rPr>
          <w:rFonts w:ascii="Times New Roman" w:eastAsia="Times New Roman" w:hAnsi="Times New Roman" w:cs="Times New Roman"/>
          <w:color w:val="000000"/>
        </w:rPr>
        <w:t>) and bull kelp (</w:t>
      </w:r>
      <w:r w:rsidR="002C320F" w:rsidRPr="005F1E8D">
        <w:rPr>
          <w:rFonts w:ascii="Times New Roman" w:eastAsia="Times New Roman" w:hAnsi="Times New Roman" w:cs="Times New Roman"/>
          <w:i/>
          <w:color w:val="000000"/>
        </w:rPr>
        <w:t xml:space="preserve">Nereocystis </w:t>
      </w:r>
      <w:proofErr w:type="spellStart"/>
      <w:r w:rsidR="002C320F" w:rsidRPr="005F1E8D">
        <w:rPr>
          <w:rFonts w:ascii="Times New Roman" w:eastAsia="Times New Roman" w:hAnsi="Times New Roman" w:cs="Times New Roman"/>
          <w:i/>
          <w:color w:val="000000"/>
        </w:rPr>
        <w:t>leutkeana</w:t>
      </w:r>
      <w:proofErr w:type="spellEnd"/>
      <w:r w:rsidR="002C320F" w:rsidRPr="005F1E8D">
        <w:rPr>
          <w:rFonts w:ascii="Times New Roman" w:eastAsia="Times New Roman" w:hAnsi="Times New Roman" w:cs="Times New Roman"/>
          <w:color w:val="000000"/>
        </w:rPr>
        <w:t>)</w:t>
      </w:r>
      <w:r w:rsidR="00E6680F" w:rsidRPr="005F1E8D">
        <w:rPr>
          <w:rFonts w:ascii="Times New Roman" w:eastAsia="Times New Roman" w:hAnsi="Times New Roman" w:cs="Times New Roman"/>
          <w:color w:val="000000"/>
        </w:rPr>
        <w:t xml:space="preserve"> in the northeast Pacific</w:t>
      </w:r>
      <w:r w:rsidR="000E691F" w:rsidRPr="005F1E8D">
        <w:rPr>
          <w:rFonts w:ascii="Times New Roman" w:eastAsia="Times New Roman" w:hAnsi="Times New Roman" w:cs="Times New Roman"/>
          <w:color w:val="000000"/>
        </w:rPr>
        <w:t xml:space="preserve"> region</w:t>
      </w:r>
      <w:r w:rsidR="002C320F" w:rsidRPr="005F1E8D">
        <w:rPr>
          <w:rFonts w:ascii="Times New Roman" w:eastAsia="Times New Roman" w:hAnsi="Times New Roman" w:cs="Times New Roman"/>
          <w:color w:val="000000"/>
        </w:rPr>
        <w:t xml:space="preserve">, also affect seawater hydrodynamics and physical composition, both slowing </w:t>
      </w:r>
      <w:r w:rsidR="006C6F43">
        <w:rPr>
          <w:rFonts w:ascii="Times New Roman" w:eastAsia="Times New Roman" w:hAnsi="Times New Roman" w:cs="Times New Roman"/>
          <w:color w:val="000000"/>
        </w:rPr>
        <w:t xml:space="preserve">water </w:t>
      </w:r>
      <w:r w:rsidR="002C320F" w:rsidRPr="005F1E8D">
        <w:rPr>
          <w:rFonts w:ascii="Times New Roman" w:eastAsia="Times New Roman" w:hAnsi="Times New Roman" w:cs="Times New Roman"/>
          <w:color w:val="000000"/>
        </w:rPr>
        <w:t>flow within forests and creating gradient</w:t>
      </w:r>
      <w:r w:rsidR="00E6680F" w:rsidRPr="005F1E8D">
        <w:rPr>
          <w:rFonts w:ascii="Times New Roman" w:eastAsia="Times New Roman" w:hAnsi="Times New Roman" w:cs="Times New Roman"/>
          <w:color w:val="000000"/>
        </w:rPr>
        <w:t>s</w:t>
      </w:r>
      <w:r w:rsidR="002C320F" w:rsidRPr="005F1E8D">
        <w:rPr>
          <w:rFonts w:ascii="Times New Roman" w:eastAsia="Times New Roman" w:hAnsi="Times New Roman" w:cs="Times New Roman"/>
          <w:color w:val="000000"/>
        </w:rPr>
        <w:t xml:space="preserve"> of carbon content, pH, alkalinity, and oxygen</w:t>
      </w:r>
      <w:r w:rsidR="00E626AC" w:rsidRPr="005F1E8D">
        <w:rPr>
          <w:rFonts w:ascii="Times New Roman" w:eastAsia="Times New Roman" w:hAnsi="Times New Roman" w:cs="Times New Roman"/>
          <w:color w:val="000000"/>
        </w:rPr>
        <w:t xml:space="preserve"> </w:t>
      </w:r>
      <w:r w:rsidR="00E626AC" w:rsidRPr="005F1E8D">
        <w:rPr>
          <w:rFonts w:ascii="Times New Roman" w:eastAsia="Times New Roman" w:hAnsi="Times New Roman" w:cs="Times New Roman"/>
          <w:color w:val="000000"/>
        </w:rPr>
        <w:fldChar w:fldCharType="begin"/>
      </w:r>
      <w:r w:rsidR="00E626AC" w:rsidRPr="005F1E8D">
        <w:rPr>
          <w:rFonts w:ascii="Times New Roman" w:eastAsia="Times New Roman" w:hAnsi="Times New Roman" w:cs="Times New Roman"/>
          <w:color w:val="000000"/>
        </w:rPr>
        <w:instrText xml:space="preserve"> ADDIN ZOTERO_ITEM CSL_CITATION {"citationID":"SsC1eYKH","properties":{"formattedCitation":"(Gaylord et al., 2007; Pfister et al., 2019)","plainCitation":"(Gaylord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rFonts w:ascii="Times New Roman" w:eastAsia="Times New Roman" w:hAnsi="Times New Roman" w:cs="Times New Roman"/>
          <w:color w:val="000000"/>
        </w:rPr>
        <w:fldChar w:fldCharType="separate"/>
      </w:r>
      <w:r w:rsidR="00E626AC" w:rsidRPr="005F1E8D">
        <w:rPr>
          <w:rFonts w:ascii="Times New Roman" w:eastAsia="Times New Roman" w:hAnsi="Times New Roman" w:cs="Times New Roman"/>
          <w:noProof/>
          <w:color w:val="000000"/>
        </w:rPr>
        <w:t>(Gaylord et al., 2007; Pfister et al., 2019)</w:t>
      </w:r>
      <w:r w:rsidR="00E626AC" w:rsidRPr="005F1E8D">
        <w:rPr>
          <w:rFonts w:ascii="Times New Roman" w:eastAsia="Times New Roman" w:hAnsi="Times New Roman" w:cs="Times New Roman"/>
          <w:color w:val="000000"/>
        </w:rPr>
        <w:fldChar w:fldCharType="end"/>
      </w:r>
      <w:r w:rsidR="00E626AC"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 These modifications to the physical environment could affect the productivity and community composition of other primary producers, </w:t>
      </w:r>
      <w:r w:rsidR="008B1EB6" w:rsidRPr="005F1E8D">
        <w:rPr>
          <w:rFonts w:ascii="Times New Roman" w:eastAsia="Times New Roman" w:hAnsi="Times New Roman" w:cs="Times New Roman"/>
          <w:color w:val="000000"/>
        </w:rPr>
        <w:t xml:space="preserve">also contributing to </w:t>
      </w:r>
      <w:r w:rsidR="00043001" w:rsidRPr="005F1E8D">
        <w:rPr>
          <w:rFonts w:ascii="Times New Roman" w:eastAsia="Times New Roman" w:hAnsi="Times New Roman" w:cs="Times New Roman"/>
          <w:color w:val="000000"/>
        </w:rPr>
        <w:t xml:space="preserve">small-scale </w:t>
      </w:r>
      <w:r w:rsidR="008B1EB6" w:rsidRPr="005F1E8D">
        <w:rPr>
          <w:rFonts w:ascii="Times New Roman" w:eastAsia="Times New Roman" w:hAnsi="Times New Roman" w:cs="Times New Roman"/>
          <w:color w:val="000000"/>
        </w:rPr>
        <w:t>spatial heterogeneity</w:t>
      </w:r>
      <w:r w:rsidR="002C320F" w:rsidRPr="005F1E8D">
        <w:rPr>
          <w:rFonts w:ascii="Times New Roman" w:eastAsia="Times New Roman" w:hAnsi="Times New Roman" w:cs="Times New Roman"/>
          <w:color w:val="000000"/>
        </w:rPr>
        <w:t xml:space="preserve">. </w:t>
      </w:r>
    </w:p>
    <w:p w14:paraId="7AF2AC9B" w14:textId="135277BC" w:rsidR="00701637" w:rsidRPr="005F1E8D"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aimed to quantify the contribution of </w:t>
      </w:r>
      <w:r w:rsidR="00D57AB2" w:rsidRPr="005F1E8D">
        <w:rPr>
          <w:rFonts w:ascii="Times New Roman" w:eastAsia="Times New Roman" w:hAnsi="Times New Roman" w:cs="Times New Roman"/>
          <w:color w:val="000000"/>
        </w:rPr>
        <w:t xml:space="preserve">regenerated nutrients to </w:t>
      </w:r>
      <w:commentRangeStart w:id="47"/>
      <w:commentRangeStart w:id="48"/>
      <w:r w:rsidR="00D57AB2" w:rsidRPr="005F1E8D">
        <w:rPr>
          <w:rFonts w:ascii="Times New Roman" w:eastAsia="Times New Roman" w:hAnsi="Times New Roman" w:cs="Times New Roman"/>
          <w:color w:val="000000"/>
        </w:rPr>
        <w:t>spatial variability</w:t>
      </w:r>
      <w:r w:rsidRPr="005F1E8D">
        <w:rPr>
          <w:rFonts w:ascii="Times New Roman" w:eastAsia="Times New Roman" w:hAnsi="Times New Roman" w:cs="Times New Roman"/>
          <w:color w:val="000000"/>
        </w:rPr>
        <w:t xml:space="preserve"> </w:t>
      </w:r>
      <w:commentRangeEnd w:id="47"/>
      <w:r w:rsidR="00477D12">
        <w:rPr>
          <w:rStyle w:val="CommentReference"/>
        </w:rPr>
        <w:commentReference w:id="47"/>
      </w:r>
      <w:commentRangeEnd w:id="48"/>
      <w:r w:rsidR="00355A76">
        <w:rPr>
          <w:rStyle w:val="CommentReference"/>
        </w:rPr>
        <w:commentReference w:id="48"/>
      </w:r>
      <w:commentRangeStart w:id="49"/>
      <w:r w:rsidRPr="005F1E8D">
        <w:rPr>
          <w:rFonts w:ascii="Times New Roman" w:eastAsia="Times New Roman" w:hAnsi="Times New Roman" w:cs="Times New Roman"/>
          <w:color w:val="000000"/>
        </w:rPr>
        <w:t>in</w:t>
      </w:r>
      <w:commentRangeEnd w:id="49"/>
      <w:r w:rsidR="00477D12">
        <w:rPr>
          <w:rStyle w:val="CommentReference"/>
        </w:rPr>
        <w:commentReference w:id="49"/>
      </w:r>
      <w:r w:rsidRPr="005F1E8D">
        <w:rPr>
          <w:rFonts w:ascii="Times New Roman" w:eastAsia="Times New Roman" w:hAnsi="Times New Roman" w:cs="Times New Roman"/>
          <w:color w:val="000000"/>
        </w:rPr>
        <w:t xml:space="preserve"> a temperate, wave</w:t>
      </w:r>
      <w:r w:rsidR="000E691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swept upwelling region</w:t>
      </w:r>
      <w:r w:rsidR="00D57AB2" w:rsidRPr="005F1E8D">
        <w:rPr>
          <w:rFonts w:ascii="Times New Roman" w:eastAsia="Times New Roman" w:hAnsi="Times New Roman" w:cs="Times New Roman"/>
          <w:color w:val="000000"/>
        </w:rPr>
        <w:t xml:space="preserve">: </w:t>
      </w:r>
      <w:r w:rsidR="002D40ED" w:rsidRPr="005F1E8D">
        <w:rPr>
          <w:rFonts w:ascii="Times New Roman" w:eastAsia="Times New Roman" w:hAnsi="Times New Roman" w:cs="Times New Roman"/>
          <w:color w:val="000000"/>
        </w:rPr>
        <w:t>Barkley Sound</w:t>
      </w:r>
      <w:r w:rsidR="000E691F" w:rsidRPr="005F1E8D">
        <w:rPr>
          <w:rFonts w:ascii="Times New Roman" w:eastAsia="Times New Roman" w:hAnsi="Times New Roman" w:cs="Times New Roman"/>
          <w:color w:val="000000"/>
        </w:rPr>
        <w:t xml:space="preserve"> in British Columbia (BC),</w:t>
      </w:r>
      <w:r w:rsidR="002D40E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 xml:space="preserve">Canada. This region is located on the traditional territories of the </w:t>
      </w:r>
      <w:proofErr w:type="spellStart"/>
      <w:r w:rsidR="00D57AB2" w:rsidRPr="005F1E8D">
        <w:rPr>
          <w:rFonts w:ascii="Times New Roman" w:eastAsia="Times New Roman" w:hAnsi="Times New Roman" w:cs="Times New Roman"/>
          <w:color w:val="000000"/>
        </w:rPr>
        <w:t>Huu</w:t>
      </w:r>
      <w:proofErr w:type="spellEnd"/>
      <w:r w:rsidR="00D57AB2" w:rsidRPr="005F1E8D">
        <w:rPr>
          <w:rFonts w:ascii="Times New Roman" w:eastAsia="Times New Roman" w:hAnsi="Times New Roman" w:cs="Times New Roman"/>
          <w:color w:val="000000"/>
        </w:rPr>
        <w:t>-ay-</w:t>
      </w:r>
      <w:proofErr w:type="spellStart"/>
      <w:r w:rsidR="00D57AB2" w:rsidRPr="005F1E8D">
        <w:rPr>
          <w:rFonts w:ascii="Times New Roman" w:eastAsia="Times New Roman" w:hAnsi="Times New Roman" w:cs="Times New Roman"/>
          <w:color w:val="000000"/>
        </w:rPr>
        <w:t>aht</w:t>
      </w:r>
      <w:proofErr w:type="spellEnd"/>
      <w:r w:rsidR="00D57AB2" w:rsidRPr="005F1E8D">
        <w:rPr>
          <w:rFonts w:ascii="Times New Roman" w:eastAsia="Times New Roman" w:hAnsi="Times New Roman" w:cs="Times New Roman"/>
          <w:color w:val="000000"/>
        </w:rPr>
        <w:t xml:space="preserve"> First Nations and comprises an archipelago of islands</w:t>
      </w:r>
      <w:r w:rsidRPr="005F1E8D">
        <w:rPr>
          <w:rFonts w:ascii="Times New Roman" w:eastAsia="Times New Roman" w:hAnsi="Times New Roman" w:cs="Times New Roman"/>
          <w:color w:val="000000"/>
        </w:rPr>
        <w:t xml:space="preserve">, </w:t>
      </w:r>
      <w:commentRangeStart w:id="50"/>
      <w:r w:rsidRPr="005F1E8D">
        <w:rPr>
          <w:rFonts w:ascii="Times New Roman" w:eastAsia="Times New Roman" w:hAnsi="Times New Roman" w:cs="Times New Roman"/>
          <w:color w:val="000000"/>
        </w:rPr>
        <w:t xml:space="preserve">which are </w:t>
      </w:r>
      <w:commentRangeEnd w:id="50"/>
      <w:r w:rsidR="00477D12">
        <w:rPr>
          <w:rStyle w:val="CommentReference"/>
        </w:rPr>
        <w:commentReference w:id="50"/>
      </w:r>
      <w:r w:rsidRPr="005F1E8D">
        <w:rPr>
          <w:rFonts w:ascii="Times New Roman" w:eastAsia="Times New Roman" w:hAnsi="Times New Roman" w:cs="Times New Roman"/>
          <w:color w:val="000000"/>
        </w:rPr>
        <w:t>dotted with rocky reefs and kelp forests</w:t>
      </w:r>
      <w:r w:rsidR="00D57AB2" w:rsidRPr="005F1E8D">
        <w:rPr>
          <w:rFonts w:ascii="Times New Roman" w:eastAsia="Times New Roman" w:hAnsi="Times New Roman" w:cs="Times New Roman"/>
          <w:color w:val="000000"/>
        </w:rPr>
        <w:t xml:space="preserve">. </w:t>
      </w:r>
      <w:r w:rsidR="00A213FF" w:rsidRPr="005F1E8D">
        <w:rPr>
          <w:rFonts w:ascii="Times New Roman" w:eastAsia="Times New Roman" w:hAnsi="Times New Roman" w:cs="Times New Roman"/>
          <w:color w:val="000000"/>
        </w:rPr>
        <w:t>Specifically, w</w:t>
      </w:r>
      <w:r w:rsidR="00E34FA8" w:rsidRPr="005F1E8D">
        <w:rPr>
          <w:rFonts w:ascii="Times New Roman" w:eastAsia="Times New Roman" w:hAnsi="Times New Roman" w:cs="Times New Roman"/>
          <w:color w:val="000000"/>
        </w:rPr>
        <w:t xml:space="preserve">e </w:t>
      </w:r>
      <w:r w:rsidR="00A213FF" w:rsidRPr="005F1E8D">
        <w:rPr>
          <w:rFonts w:ascii="Times New Roman" w:eastAsia="Times New Roman" w:hAnsi="Times New Roman" w:cs="Times New Roman"/>
          <w:color w:val="000000"/>
        </w:rPr>
        <w:lastRenderedPageBreak/>
        <w:t xml:space="preserve">measured </w:t>
      </w:r>
      <w:commentRangeStart w:id="51"/>
      <w:r w:rsidR="00A213FF" w:rsidRPr="005F1E8D">
        <w:rPr>
          <w:rFonts w:ascii="Times New Roman" w:eastAsia="Times New Roman" w:hAnsi="Times New Roman" w:cs="Times New Roman"/>
          <w:color w:val="000000"/>
        </w:rPr>
        <w:t>variation in</w:t>
      </w:r>
      <w:commentRangeEnd w:id="51"/>
      <w:r w:rsidR="00477D12">
        <w:rPr>
          <w:rStyle w:val="CommentReference"/>
        </w:rPr>
        <w:commentReference w:id="51"/>
      </w:r>
      <w:r w:rsidR="000E691F" w:rsidRPr="005F1E8D">
        <w:rPr>
          <w:rFonts w:ascii="Times New Roman" w:eastAsia="Times New Roman" w:hAnsi="Times New Roman" w:cs="Times New Roman"/>
          <w:color w:val="000000"/>
        </w:rPr>
        <w:t xml:space="preserve"> ammonium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E691F" w:rsidRPr="005F1E8D">
        <w:rPr>
          <w:rFonts w:ascii="Times New Roman" w:hAnsi="Times New Roman" w:cs="Times New Roman"/>
          <w:lang w:val="en-CA"/>
        </w:rPr>
        <w:t>)</w:t>
      </w:r>
      <w:r w:rsidR="00057BA8" w:rsidRPr="005F1E8D">
        <w:rPr>
          <w:rFonts w:ascii="Times New Roman" w:hAnsi="Times New Roman" w:cs="Times New Roman"/>
          <w:lang w:val="en-CA"/>
        </w:rPr>
        <w:t xml:space="preserve"> </w:t>
      </w:r>
      <w:r w:rsidR="00A213FF" w:rsidRPr="005F1E8D">
        <w:rPr>
          <w:rFonts w:ascii="Times New Roman" w:eastAsia="Times New Roman" w:hAnsi="Times New Roman" w:cs="Times New Roman"/>
          <w:color w:val="000000"/>
        </w:rPr>
        <w:t>concentrations</w:t>
      </w:r>
      <w:r w:rsidR="00E34FA8" w:rsidRPr="005F1E8D">
        <w:rPr>
          <w:rFonts w:ascii="Times New Roman" w:eastAsia="Times New Roman" w:hAnsi="Times New Roman" w:cs="Times New Roman"/>
          <w:color w:val="000000"/>
        </w:rPr>
        <w:t xml:space="preserve"> among </w:t>
      </w:r>
      <w:r w:rsidR="00FC6B44" w:rsidRPr="005F1E8D">
        <w:rPr>
          <w:rFonts w:ascii="Times New Roman" w:eastAsia="Times New Roman" w:hAnsi="Times New Roman" w:cs="Times New Roman"/>
          <w:color w:val="000000"/>
        </w:rPr>
        <w:t xml:space="preserve">rocky reef sites, </w:t>
      </w:r>
      <w:r w:rsidR="00E34FA8" w:rsidRPr="005F1E8D">
        <w:rPr>
          <w:rFonts w:ascii="Times New Roman" w:eastAsia="Times New Roman" w:hAnsi="Times New Roman" w:cs="Times New Roman"/>
          <w:color w:val="000000"/>
        </w:rPr>
        <w:t xml:space="preserve">within </w:t>
      </w:r>
      <w:r w:rsidR="00FC6B44" w:rsidRPr="005F1E8D">
        <w:rPr>
          <w:rFonts w:ascii="Times New Roman" w:eastAsia="Times New Roman" w:hAnsi="Times New Roman" w:cs="Times New Roman"/>
          <w:color w:val="000000"/>
        </w:rPr>
        <w:t xml:space="preserve">kelp forest </w:t>
      </w:r>
      <w:r w:rsidR="00E34FA8" w:rsidRPr="005F1E8D">
        <w:rPr>
          <w:rFonts w:ascii="Times New Roman" w:eastAsia="Times New Roman" w:hAnsi="Times New Roman" w:cs="Times New Roman"/>
          <w:color w:val="000000"/>
        </w:rPr>
        <w:t>sites</w:t>
      </w:r>
      <w:r w:rsidR="00FC6B44" w:rsidRPr="005F1E8D">
        <w:rPr>
          <w:rFonts w:ascii="Times New Roman" w:eastAsia="Times New Roman" w:hAnsi="Times New Roman" w:cs="Times New Roman"/>
          <w:color w:val="000000"/>
        </w:rPr>
        <w:t xml:space="preserve">, </w:t>
      </w:r>
      <w:commentRangeStart w:id="52"/>
      <w:r w:rsidR="00FC6B44" w:rsidRPr="005F1E8D">
        <w:rPr>
          <w:rFonts w:ascii="Times New Roman" w:eastAsia="Times New Roman" w:hAnsi="Times New Roman" w:cs="Times New Roman"/>
          <w:color w:val="000000"/>
        </w:rPr>
        <w:t xml:space="preserve">and </w:t>
      </w:r>
      <w:r w:rsidR="000E691F" w:rsidRPr="005F1E8D">
        <w:rPr>
          <w:rFonts w:ascii="Times New Roman" w:eastAsia="Times New Roman" w:hAnsi="Times New Roman" w:cs="Times New Roman"/>
          <w:color w:val="000000"/>
        </w:rPr>
        <w:t xml:space="preserve">at an even smaller </w:t>
      </w:r>
      <w:r w:rsidR="00FC6B44" w:rsidRPr="005F1E8D">
        <w:rPr>
          <w:rFonts w:ascii="Times New Roman" w:eastAsia="Times New Roman" w:hAnsi="Times New Roman" w:cs="Times New Roman"/>
          <w:color w:val="000000"/>
        </w:rPr>
        <w:t xml:space="preserve">scale of a </w:t>
      </w:r>
      <w:r w:rsidR="000E691F" w:rsidRPr="005F1E8D">
        <w:rPr>
          <w:rFonts w:ascii="Times New Roman" w:eastAsia="Times New Roman" w:hAnsi="Times New Roman" w:cs="Times New Roman"/>
          <w:color w:val="000000"/>
        </w:rPr>
        <w:t xml:space="preserve">few </w:t>
      </w:r>
      <w:r w:rsidR="006C6F43" w:rsidRPr="005F1E8D">
        <w:rPr>
          <w:rFonts w:ascii="Times New Roman" w:eastAsia="Times New Roman" w:hAnsi="Times New Roman" w:cs="Times New Roman"/>
          <w:color w:val="000000"/>
        </w:rPr>
        <w:t>meters</w:t>
      </w:r>
      <w:commentRangeEnd w:id="52"/>
      <w:r w:rsidR="006B016A">
        <w:rPr>
          <w:rStyle w:val="CommentReference"/>
        </w:rPr>
        <w:commentReference w:id="52"/>
      </w:r>
      <w:r w:rsidR="00E34FA8"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We quantif</w:t>
      </w:r>
      <w:r w:rsidR="000E691F" w:rsidRPr="005F1E8D">
        <w:rPr>
          <w:rFonts w:ascii="Times New Roman" w:eastAsia="Times New Roman" w:hAnsi="Times New Roman" w:cs="Times New Roman"/>
          <w:color w:val="000000"/>
        </w:rPr>
        <w:t>ied</w:t>
      </w:r>
      <w:r w:rsidR="00FC6B44" w:rsidRPr="005F1E8D">
        <w:rPr>
          <w:rFonts w:ascii="Times New Roman" w:eastAsia="Times New Roman" w:hAnsi="Times New Roman" w:cs="Times New Roman"/>
          <w:color w:val="000000"/>
        </w:rPr>
        <w:t xml:space="preserve"> the abundance and diversity of fish and invertebrate communities at each rocky reef and kelp forest site, measured kelp forest metrics, and other abiotic variables to explore drivers of potential variation in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FC6B44" w:rsidRPr="005F1E8D">
        <w:rPr>
          <w:rFonts w:ascii="Times New Roman" w:eastAsia="Times New Roman" w:hAnsi="Times New Roman" w:cs="Times New Roman"/>
          <w:color w:val="000000"/>
        </w:rPr>
        <w:t xml:space="preserve">concentrations. </w:t>
      </w:r>
      <w:r w:rsidR="00E34FA8" w:rsidRPr="005F1E8D">
        <w:rPr>
          <w:rFonts w:ascii="Times New Roman" w:eastAsia="Times New Roman" w:hAnsi="Times New Roman" w:cs="Times New Roman"/>
          <w:color w:val="000000"/>
        </w:rPr>
        <w:t>Due to this region’s external nutrient sources and high flow, CN</w:t>
      </w:r>
      <w:r w:rsidR="00FC6B44" w:rsidRPr="005F1E8D">
        <w:rPr>
          <w:rFonts w:ascii="Times New Roman" w:eastAsia="Times New Roman" w:hAnsi="Times New Roman" w:cs="Times New Roman"/>
          <w:color w:val="000000"/>
        </w:rPr>
        <w:t>D</w:t>
      </w:r>
      <w:r w:rsidR="00E34FA8" w:rsidRPr="005F1E8D">
        <w:rPr>
          <w:rFonts w:ascii="Times New Roman" w:eastAsia="Times New Roman" w:hAnsi="Times New Roman" w:cs="Times New Roman"/>
          <w:color w:val="000000"/>
        </w:rPr>
        <w:t xml:space="preserve"> would not be expected to contribute substantially to small-scale nutrient variability, but we hypothesize that </w:t>
      </w:r>
      <w:proofErr w:type="spellStart"/>
      <w:r w:rsidR="007F6203" w:rsidRPr="005F1E8D">
        <w:rPr>
          <w:rFonts w:ascii="Times New Roman" w:eastAsia="Times New Roman" w:hAnsi="Times New Roman" w:cs="Times New Roman"/>
          <w:color w:val="000000"/>
        </w:rPr>
        <w:t>meso</w:t>
      </w:r>
      <w:proofErr w:type="spellEnd"/>
      <w:r w:rsidR="007F6203" w:rsidRPr="005F1E8D">
        <w:rPr>
          <w:rFonts w:ascii="Times New Roman" w:eastAsia="Times New Roman" w:hAnsi="Times New Roman" w:cs="Times New Roman"/>
          <w:color w:val="000000"/>
        </w:rPr>
        <w:t>-scale</w:t>
      </w:r>
      <w:r w:rsidR="002C3747" w:rsidRPr="005F1E8D">
        <w:rPr>
          <w:rFonts w:ascii="Times New Roman" w:eastAsia="Times New Roman" w:hAnsi="Times New Roman" w:cs="Times New Roman"/>
          <w:color w:val="000000"/>
        </w:rPr>
        <w:t>,</w:t>
      </w:r>
      <w:r w:rsidR="007F6203" w:rsidRPr="005F1E8D">
        <w:rPr>
          <w:rFonts w:ascii="Times New Roman" w:eastAsia="Times New Roman" w:hAnsi="Times New Roman" w:cs="Times New Roman"/>
          <w:color w:val="000000"/>
        </w:rPr>
        <w:t xml:space="preserve"> among-site</w:t>
      </w:r>
      <w:r w:rsidR="00E34FA8" w:rsidRPr="005F1E8D">
        <w:rPr>
          <w:rFonts w:ascii="Times New Roman" w:eastAsia="Times New Roman" w:hAnsi="Times New Roman" w:cs="Times New Roman"/>
          <w:color w:val="000000"/>
        </w:rPr>
        <w:t xml:space="preserve"> variation may be possible under normal mixing conditions. By characterizing </w:t>
      </w:r>
      <w:commentRangeStart w:id="53"/>
      <w:r w:rsidR="00E34FA8" w:rsidRPr="005F1E8D">
        <w:rPr>
          <w:rFonts w:ascii="Times New Roman" w:eastAsia="Times New Roman" w:hAnsi="Times New Roman" w:cs="Times New Roman"/>
          <w:color w:val="000000"/>
        </w:rPr>
        <w:t>the meaningful scale of animal-driven nutrient variability</w:t>
      </w:r>
      <w:r w:rsidR="002C3747" w:rsidRPr="005F1E8D">
        <w:rPr>
          <w:rFonts w:ascii="Times New Roman" w:eastAsia="Times New Roman" w:hAnsi="Times New Roman" w:cs="Times New Roman"/>
          <w:color w:val="000000"/>
        </w:rPr>
        <w:t xml:space="preserve"> </w:t>
      </w:r>
      <w:commentRangeEnd w:id="53"/>
      <w:r w:rsidR="008D04B8">
        <w:rPr>
          <w:rStyle w:val="CommentReference"/>
        </w:rPr>
        <w:commentReference w:id="53"/>
      </w:r>
      <w:r w:rsidR="002C3747" w:rsidRPr="005F1E8D">
        <w:rPr>
          <w:rFonts w:ascii="Times New Roman" w:eastAsia="Times New Roman" w:hAnsi="Times New Roman" w:cs="Times New Roman"/>
          <w:color w:val="000000"/>
        </w:rPr>
        <w:t>in this temperate region</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we hope </w:t>
      </w:r>
      <w:commentRangeStart w:id="54"/>
      <w:r w:rsidR="002C3747" w:rsidRPr="005F1E8D">
        <w:rPr>
          <w:rFonts w:ascii="Times New Roman" w:eastAsia="Times New Roman" w:hAnsi="Times New Roman" w:cs="Times New Roman"/>
          <w:color w:val="000000"/>
        </w:rPr>
        <w:t xml:space="preserve">to better explain </w:t>
      </w:r>
      <w:commentRangeEnd w:id="54"/>
      <w:r w:rsidR="008D04B8">
        <w:rPr>
          <w:rStyle w:val="CommentReference"/>
        </w:rPr>
        <w:commentReference w:id="54"/>
      </w:r>
      <w:r w:rsidR="002C3747" w:rsidRPr="005F1E8D">
        <w:rPr>
          <w:rFonts w:ascii="Times New Roman" w:eastAsia="Times New Roman" w:hAnsi="Times New Roman" w:cs="Times New Roman"/>
          <w:color w:val="000000"/>
        </w:rPr>
        <w:t>the role of consumers in structuring not only top-down, but also bottom-up control.</w:t>
      </w:r>
    </w:p>
    <w:p w14:paraId="3D7BAE27" w14:textId="77777777" w:rsidR="00701637" w:rsidRPr="005F1E8D"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5F1E8D"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hAnsi="Times New Roman" w:cs="Times New Roman"/>
          <w:b/>
          <w:lang w:val="en-CA"/>
        </w:rPr>
        <w:t>Methods</w:t>
      </w:r>
    </w:p>
    <w:p w14:paraId="21B1B931" w14:textId="2B3924EC" w:rsidR="00E31F65" w:rsidRPr="005F1E8D" w:rsidRDefault="00E31F65" w:rsidP="00EB3BC7">
      <w:pPr>
        <w:spacing w:line="480" w:lineRule="auto"/>
        <w:rPr>
          <w:rFonts w:ascii="Times New Roman" w:hAnsi="Times New Roman" w:cs="Times New Roman"/>
          <w:i/>
          <w:lang w:val="en-CA"/>
        </w:rPr>
      </w:pPr>
      <w:r w:rsidRPr="005F1E8D">
        <w:rPr>
          <w:rFonts w:ascii="Times New Roman" w:hAnsi="Times New Roman" w:cs="Times New Roman"/>
          <w:i/>
          <w:lang w:val="en-CA"/>
        </w:rPr>
        <w:t>Site</w:t>
      </w:r>
      <w:r w:rsidR="00701637" w:rsidRPr="005F1E8D">
        <w:rPr>
          <w:rFonts w:ascii="Times New Roman" w:hAnsi="Times New Roman" w:cs="Times New Roman"/>
          <w:i/>
          <w:lang w:val="en-CA"/>
        </w:rPr>
        <w:t xml:space="preserve"> description</w:t>
      </w:r>
    </w:p>
    <w:p w14:paraId="205C64B6" w14:textId="6D447F58" w:rsidR="00E31F65" w:rsidRDefault="004E6F16" w:rsidP="00EB3BC7">
      <w:pPr>
        <w:spacing w:line="480" w:lineRule="auto"/>
        <w:rPr>
          <w:rFonts w:ascii="Times New Roman" w:hAnsi="Times New Roman" w:cs="Times New Roman"/>
          <w:lang w:val="en-CA"/>
        </w:rPr>
      </w:pPr>
      <w:r w:rsidRPr="005F1E8D">
        <w:rPr>
          <w:rFonts w:ascii="Times New Roman" w:hAnsi="Times New Roman" w:cs="Times New Roman"/>
          <w:lang w:val="en-CA"/>
        </w:rPr>
        <w:tab/>
        <w:t>Barkley Sound is located in an upwelling region on the west coast of Vancouver Island, Canada. Upwelling supplies nitrates in the spring and early summer, while storm</w:t>
      </w:r>
      <w:ins w:id="55" w:author="Kieran Cox" w:date="2024-03-21T12:28:00Z">
        <w:r w:rsidR="005E0A73">
          <w:rPr>
            <w:rFonts w:ascii="Times New Roman" w:hAnsi="Times New Roman" w:cs="Times New Roman"/>
            <w:lang w:val="en-CA"/>
          </w:rPr>
          <w:t>s</w:t>
        </w:r>
      </w:ins>
      <w:r w:rsidRPr="005F1E8D">
        <w:rPr>
          <w:rFonts w:ascii="Times New Roman" w:hAnsi="Times New Roman" w:cs="Times New Roman"/>
          <w:lang w:val="en-CA"/>
        </w:rPr>
        <w:t xml:space="preserve"> flush riverine inputs into the nearshore in the winter and spring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(Pawlowicz,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444BD0" w:rsidRPr="005F1E8D">
        <w:rPr>
          <w:rFonts w:ascii="Times New Roman" w:hAnsi="Times New Roman" w:cs="Times New Roman"/>
          <w:lang w:val="en-CA"/>
        </w:rPr>
        <w:t xml:space="preserve">Due to the proximity of the </w:t>
      </w:r>
      <w:proofErr w:type="spellStart"/>
      <w:r w:rsidR="00444BD0" w:rsidRPr="005F1E8D">
        <w:rPr>
          <w:rFonts w:ascii="Times New Roman" w:hAnsi="Times New Roman" w:cs="Times New Roman"/>
          <w:lang w:val="en-CA"/>
        </w:rPr>
        <w:t>Bamfield</w:t>
      </w:r>
      <w:proofErr w:type="spellEnd"/>
      <w:r w:rsidR="00444BD0" w:rsidRPr="005F1E8D">
        <w:rPr>
          <w:rFonts w:ascii="Times New Roman" w:hAnsi="Times New Roman" w:cs="Times New Roman"/>
          <w:lang w:val="en-CA"/>
        </w:rPr>
        <w:t xml:space="preserve"> Marine Sciences Centre</w:t>
      </w:r>
      <w:r w:rsidR="0003350D" w:rsidRPr="005F1E8D">
        <w:rPr>
          <w:rFonts w:ascii="Times New Roman" w:hAnsi="Times New Roman" w:cs="Times New Roman"/>
          <w:lang w:val="en-CA"/>
        </w:rPr>
        <w:t xml:space="preserve"> (BMSC)</w:t>
      </w:r>
      <w:r w:rsidR="00444BD0" w:rsidRPr="005F1E8D">
        <w:rPr>
          <w:rFonts w:ascii="Times New Roman" w:hAnsi="Times New Roman" w:cs="Times New Roman"/>
          <w:lang w:val="en-CA"/>
        </w:rPr>
        <w:t xml:space="preserve">, this region has been </w:t>
      </w:r>
      <w:r w:rsidR="000E691F" w:rsidRPr="005F1E8D">
        <w:rPr>
          <w:rFonts w:ascii="Times New Roman" w:hAnsi="Times New Roman" w:cs="Times New Roman"/>
          <w:lang w:val="en-CA"/>
        </w:rPr>
        <w:t xml:space="preserve">a long-term focal area for studies seeking </w:t>
      </w:r>
      <w:r w:rsidR="00444BD0" w:rsidRPr="005F1E8D">
        <w:rPr>
          <w:rFonts w:ascii="Times New Roman" w:hAnsi="Times New Roman" w:cs="Times New Roman"/>
          <w:lang w:val="en-CA"/>
        </w:rPr>
        <w:t xml:space="preserve">to </w:t>
      </w:r>
      <w:r w:rsidR="000E691F" w:rsidRPr="005F1E8D">
        <w:rPr>
          <w:rFonts w:ascii="Times New Roman" w:hAnsi="Times New Roman" w:cs="Times New Roman"/>
          <w:lang w:val="en-CA"/>
        </w:rPr>
        <w:t xml:space="preserve">unravel </w:t>
      </w:r>
      <w:r w:rsidR="00444BD0" w:rsidRPr="005F1E8D">
        <w:rPr>
          <w:rFonts w:ascii="Times New Roman" w:hAnsi="Times New Roman" w:cs="Times New Roman"/>
          <w:lang w:val="en-CA"/>
        </w:rPr>
        <w:t>ecosystem dynamics, document large</w:t>
      </w:r>
      <w:r w:rsidR="000E691F" w:rsidRPr="005F1E8D">
        <w:rPr>
          <w:rFonts w:ascii="Times New Roman" w:hAnsi="Times New Roman" w:cs="Times New Roman"/>
          <w:lang w:val="en-CA"/>
        </w:rPr>
        <w:t>-</w:t>
      </w:r>
      <w:r w:rsidR="00444BD0" w:rsidRPr="005F1E8D">
        <w:rPr>
          <w:rFonts w:ascii="Times New Roman" w:hAnsi="Times New Roman" w:cs="Times New Roman"/>
          <w:lang w:val="en-CA"/>
        </w:rPr>
        <w:t>scale patterns of kelp response to heatwaves and establish ecological baselines</w:t>
      </w:r>
      <w:r w:rsidR="00E639BB">
        <w:rPr>
          <w:rFonts w:ascii="Times New Roman" w:hAnsi="Times New Roman" w:cs="Times New Roman"/>
          <w:lang w:val="en-CA"/>
        </w:rPr>
        <w:t xml:space="preserve"> </w:t>
      </w:r>
      <w:r w:rsidR="00E639BB">
        <w:rPr>
          <w:rFonts w:ascii="Times New Roman" w:hAnsi="Times New Roman" w:cs="Times New Roman"/>
          <w:lang w:val="en-CA"/>
        </w:rPr>
        <w:fldChar w:fldCharType="begin"/>
      </w:r>
      <w:r w:rsidR="00990B37">
        <w:rPr>
          <w:rFonts w:ascii="Times New Roman" w:hAnsi="Times New Roman" w:cs="Times New Roman"/>
          <w:lang w:val="en-CA"/>
        </w:rPr>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Pr>
          <w:rFonts w:ascii="Times New Roman" w:hAnsi="Times New Roman" w:cs="Times New Roman"/>
          <w:lang w:val="en-CA"/>
        </w:rPr>
        <w:fldChar w:fldCharType="separate"/>
      </w:r>
      <w:r w:rsidR="00990B37">
        <w:rPr>
          <w:rFonts w:ascii="Times New Roman" w:hAnsi="Times New Roman" w:cs="Times New Roman"/>
          <w:noProof/>
          <w:lang w:val="en-CA"/>
        </w:rPr>
        <w:t>(Attridge et al., 2024; Howard et al., 2019; Starko et al., 2024, 2022; Tanasichuk, 1998)</w:t>
      </w:r>
      <w:r w:rsidR="00E639BB">
        <w:rPr>
          <w:rFonts w:ascii="Times New Roman" w:hAnsi="Times New Roman" w:cs="Times New Roman"/>
          <w:lang w:val="en-CA"/>
        </w:rPr>
        <w:fldChar w:fldCharType="end"/>
      </w:r>
      <w:r w:rsidR="00444BD0" w:rsidRPr="005F1E8D">
        <w:rPr>
          <w:rFonts w:ascii="Times New Roman" w:hAnsi="Times New Roman" w:cs="Times New Roman"/>
          <w:lang w:val="en-CA"/>
        </w:rPr>
        <w:t xml:space="preserve">. </w:t>
      </w:r>
      <w:commentRangeStart w:id="56"/>
      <w:r w:rsidR="00444BD0" w:rsidRPr="005F1E8D">
        <w:rPr>
          <w:rFonts w:ascii="Times New Roman" w:hAnsi="Times New Roman" w:cs="Times New Roman"/>
          <w:lang w:val="en-CA"/>
        </w:rPr>
        <w:t xml:space="preserve">Subtidal </w:t>
      </w:r>
      <w:r w:rsidR="00796F8D" w:rsidRPr="005F1E8D">
        <w:rPr>
          <w:rFonts w:ascii="Times New Roman" w:hAnsi="Times New Roman" w:cs="Times New Roman"/>
          <w:lang w:val="en-CA"/>
        </w:rPr>
        <w:t xml:space="preserve">fish </w:t>
      </w:r>
      <w:commentRangeEnd w:id="56"/>
      <w:r w:rsidR="008D04B8">
        <w:rPr>
          <w:rStyle w:val="CommentReference"/>
        </w:rPr>
        <w:commentReference w:id="56"/>
      </w:r>
      <w:r w:rsidR="00444BD0" w:rsidRPr="005F1E8D">
        <w:rPr>
          <w:rFonts w:ascii="Times New Roman" w:hAnsi="Times New Roman" w:cs="Times New Roman"/>
          <w:lang w:val="en-CA"/>
        </w:rPr>
        <w:t xml:space="preserve">communities include </w:t>
      </w:r>
      <w:r w:rsidR="0026711E" w:rsidRPr="005F1E8D">
        <w:rPr>
          <w:rFonts w:ascii="Times New Roman" w:hAnsi="Times New Roman" w:cs="Times New Roman"/>
          <w:lang w:val="en-CA"/>
        </w:rPr>
        <w:t>gobies,</w:t>
      </w:r>
      <w:r w:rsidR="009C41B4" w:rsidRPr="005F1E8D">
        <w:rPr>
          <w:rFonts w:ascii="Times New Roman" w:hAnsi="Times New Roman" w:cs="Times New Roman"/>
          <w:lang w:val="en-CA"/>
        </w:rPr>
        <w:t xml:space="preserve"> surfperches,</w:t>
      </w:r>
      <w:r w:rsidR="006159C2" w:rsidRPr="005F1E8D">
        <w:rPr>
          <w:rFonts w:ascii="Times New Roman" w:hAnsi="Times New Roman" w:cs="Times New Roman"/>
          <w:lang w:val="en-CA"/>
        </w:rPr>
        <w:t xml:space="preserve"> </w:t>
      </w:r>
      <w:r w:rsidR="009C41B4" w:rsidRPr="005F1E8D">
        <w:rPr>
          <w:rFonts w:ascii="Times New Roman" w:hAnsi="Times New Roman" w:cs="Times New Roman"/>
          <w:lang w:val="en-CA"/>
        </w:rPr>
        <w:t xml:space="preserve">rockfishes, </w:t>
      </w:r>
      <w:r w:rsidR="00444BD0" w:rsidRPr="005F1E8D">
        <w:rPr>
          <w:rFonts w:ascii="Times New Roman" w:hAnsi="Times New Roman" w:cs="Times New Roman"/>
          <w:lang w:val="en-CA"/>
        </w:rPr>
        <w:t>greenlings,</w:t>
      </w:r>
      <w:r w:rsidR="009C41B4" w:rsidRPr="005F1E8D">
        <w:rPr>
          <w:rFonts w:ascii="Times New Roman" w:hAnsi="Times New Roman" w:cs="Times New Roman"/>
          <w:lang w:val="en-CA"/>
        </w:rPr>
        <w:t xml:space="preserve"> and</w:t>
      </w:r>
      <w:r w:rsidR="00444BD0" w:rsidRPr="005F1E8D">
        <w:rPr>
          <w:rFonts w:ascii="Times New Roman" w:hAnsi="Times New Roman" w:cs="Times New Roman"/>
          <w:lang w:val="en-CA"/>
        </w:rPr>
        <w:t xml:space="preserve"> sculpins</w:t>
      </w:r>
      <w:r w:rsidR="009C41B4" w:rsidRPr="005F1E8D">
        <w:rPr>
          <w:rFonts w:ascii="Times New Roman" w:hAnsi="Times New Roman" w:cs="Times New Roman"/>
          <w:lang w:val="en-CA"/>
        </w:rPr>
        <w:t>.</w:t>
      </w:r>
      <w:r w:rsidR="0026711E" w:rsidRPr="005F1E8D">
        <w:rPr>
          <w:rFonts w:ascii="Times New Roman" w:hAnsi="Times New Roman" w:cs="Times New Roman"/>
          <w:lang w:val="en-CA"/>
        </w:rPr>
        <w:t xml:space="preserve"> </w:t>
      </w:r>
      <w:r w:rsidR="006159C2" w:rsidRPr="005F1E8D">
        <w:rPr>
          <w:rFonts w:ascii="Times New Roman" w:hAnsi="Times New Roman" w:cs="Times New Roman"/>
          <w:lang w:val="en-CA"/>
        </w:rPr>
        <w:t>Invertebrate</w:t>
      </w:r>
      <w:r w:rsidR="00796F8D" w:rsidRPr="005F1E8D">
        <w:rPr>
          <w:rFonts w:ascii="Times New Roman" w:hAnsi="Times New Roman" w:cs="Times New Roman"/>
          <w:lang w:val="en-CA"/>
        </w:rPr>
        <w:t xml:space="preserve"> </w:t>
      </w:r>
      <w:r w:rsidR="006159C2" w:rsidRPr="005F1E8D">
        <w:rPr>
          <w:rFonts w:ascii="Times New Roman" w:hAnsi="Times New Roman" w:cs="Times New Roman"/>
          <w:lang w:val="en-CA"/>
        </w:rPr>
        <w:t>assemblages</w:t>
      </w:r>
      <w:r w:rsidR="00796F8D" w:rsidRPr="005F1E8D">
        <w:rPr>
          <w:rFonts w:ascii="Times New Roman" w:hAnsi="Times New Roman" w:cs="Times New Roman"/>
          <w:lang w:val="en-CA"/>
        </w:rPr>
        <w:t xml:space="preserve"> are dominated by urchins, turban</w:t>
      </w:r>
      <w:r w:rsidR="006159C2" w:rsidRPr="005F1E8D">
        <w:rPr>
          <w:rFonts w:ascii="Times New Roman" w:hAnsi="Times New Roman" w:cs="Times New Roman"/>
          <w:lang w:val="en-CA"/>
        </w:rPr>
        <w:t xml:space="preserve"> snails, </w:t>
      </w:r>
      <w:r w:rsidR="009C41B4" w:rsidRPr="005F1E8D">
        <w:rPr>
          <w:rFonts w:ascii="Times New Roman" w:hAnsi="Times New Roman" w:cs="Times New Roman"/>
          <w:lang w:val="en-CA"/>
        </w:rPr>
        <w:t>sea</w:t>
      </w:r>
      <w:r w:rsidR="006159C2" w:rsidRPr="005F1E8D">
        <w:rPr>
          <w:rFonts w:ascii="Times New Roman" w:hAnsi="Times New Roman" w:cs="Times New Roman"/>
          <w:lang w:val="en-CA"/>
        </w:rPr>
        <w:t xml:space="preserve"> stars, </w:t>
      </w:r>
      <w:r w:rsidR="009C41B4" w:rsidRPr="005F1E8D">
        <w:rPr>
          <w:rFonts w:ascii="Times New Roman" w:hAnsi="Times New Roman" w:cs="Times New Roman"/>
          <w:lang w:val="en-CA"/>
        </w:rPr>
        <w:t xml:space="preserve">abalone, and </w:t>
      </w:r>
      <w:r w:rsidR="006159C2" w:rsidRPr="005F1E8D">
        <w:rPr>
          <w:rFonts w:ascii="Times New Roman" w:hAnsi="Times New Roman" w:cs="Times New Roman"/>
          <w:lang w:val="en-CA"/>
        </w:rPr>
        <w:t>sea cucumbers</w:t>
      </w:r>
      <w:r w:rsidR="002A304B" w:rsidRPr="005F1E8D">
        <w:rPr>
          <w:rFonts w:ascii="Times New Roman" w:hAnsi="Times New Roman" w:cs="Times New Roman"/>
          <w:lang w:val="en-CA"/>
        </w:rPr>
        <w:t>.</w:t>
      </w:r>
    </w:p>
    <w:p w14:paraId="5CA15ECB" w14:textId="77777777" w:rsidR="0067503F" w:rsidRPr="005F1E8D" w:rsidRDefault="0067503F" w:rsidP="00EB3BC7">
      <w:pPr>
        <w:spacing w:line="480" w:lineRule="auto"/>
        <w:rPr>
          <w:rFonts w:ascii="Times New Roman" w:hAnsi="Times New Roman" w:cs="Times New Roman"/>
          <w:i/>
          <w:lang w:val="en-CA"/>
        </w:rPr>
      </w:pPr>
    </w:p>
    <w:p w14:paraId="7DD35F2F" w14:textId="6A3F8236" w:rsidR="00217D47" w:rsidRPr="005F1E8D" w:rsidRDefault="003801C9" w:rsidP="00EB3BC7">
      <w:pPr>
        <w:spacing w:line="480" w:lineRule="auto"/>
        <w:rPr>
          <w:rFonts w:ascii="Times New Roman" w:hAnsi="Times New Roman" w:cs="Times New Roman"/>
          <w:i/>
          <w:lang w:val="en-CA"/>
        </w:rPr>
      </w:pPr>
      <w:r w:rsidRPr="005F1E8D">
        <w:rPr>
          <w:rFonts w:ascii="Times New Roman" w:hAnsi="Times New Roman" w:cs="Times New Roman"/>
          <w:i/>
          <w:lang w:val="en-CA"/>
        </w:rPr>
        <w:lastRenderedPageBreak/>
        <w:t>Amon</w:t>
      </w:r>
      <w:r w:rsidR="00CD046A" w:rsidRPr="005F1E8D">
        <w:rPr>
          <w:rFonts w:ascii="Times New Roman" w:hAnsi="Times New Roman" w:cs="Times New Roman"/>
          <w:i/>
          <w:lang w:val="en-CA"/>
        </w:rPr>
        <w:t>g</w:t>
      </w:r>
      <w:r w:rsidR="00F235E9"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F235E9" w:rsidRPr="005F1E8D">
        <w:rPr>
          <w:rFonts w:ascii="Times New Roman" w:hAnsi="Times New Roman" w:cs="Times New Roman"/>
          <w:i/>
          <w:lang w:val="en-CA"/>
        </w:rPr>
        <w:t xml:space="preserve"> (</w:t>
      </w:r>
      <w:proofErr w:type="spellStart"/>
      <w:r w:rsidR="00F235E9" w:rsidRPr="005F1E8D">
        <w:rPr>
          <w:rFonts w:ascii="Times New Roman" w:hAnsi="Times New Roman" w:cs="Times New Roman"/>
          <w:i/>
          <w:lang w:val="en-CA"/>
        </w:rPr>
        <w:t>meso</w:t>
      </w:r>
      <w:proofErr w:type="spellEnd"/>
      <w:r w:rsidR="00F235E9" w:rsidRPr="005F1E8D">
        <w:rPr>
          <w:rFonts w:ascii="Times New Roman" w:hAnsi="Times New Roman" w:cs="Times New Roman"/>
          <w:i/>
          <w:lang w:val="en-CA"/>
        </w:rPr>
        <w:t xml:space="preserve">-scale) </w:t>
      </w:r>
      <w:r w:rsidR="0067503F">
        <w:rPr>
          <w:rFonts w:ascii="Times New Roman" w:hAnsi="Times New Roman" w:cs="Times New Roman"/>
          <w:i/>
          <w:lang w:val="en-CA"/>
        </w:rPr>
        <w:t>surveys</w:t>
      </w:r>
    </w:p>
    <w:p w14:paraId="58195507" w14:textId="6B3E9A52" w:rsidR="009E6CC7" w:rsidRPr="00356E7A" w:rsidRDefault="00AD64D7" w:rsidP="00AD64D7">
      <w:pPr>
        <w:pBdr>
          <w:top w:val="nil"/>
          <w:left w:val="nil"/>
          <w:bottom w:val="nil"/>
          <w:right w:val="nil"/>
          <w:between w:val="nil"/>
        </w:pBdr>
        <w:spacing w:line="480" w:lineRule="auto"/>
        <w:ind w:firstLine="720"/>
        <w:rPr>
          <w:rFonts w:ascii="Times New Roman" w:hAnsi="Times New Roman" w:cs="Times New Roman"/>
          <w:lang w:val="en-CA"/>
        </w:rPr>
      </w:pPr>
      <w:commentRangeStart w:id="57"/>
      <w:r w:rsidRPr="005F1E8D">
        <w:rPr>
          <w:rFonts w:ascii="Times New Roman" w:eastAsia="Times New Roman" w:hAnsi="Times New Roman" w:cs="Times New Roman"/>
          <w:color w:val="000000"/>
        </w:rPr>
        <w:t xml:space="preserve">We considered </w:t>
      </w:r>
      <w:commentRangeEnd w:id="57"/>
      <w:r w:rsidR="001D7BE9">
        <w:rPr>
          <w:rStyle w:val="CommentReference"/>
        </w:rPr>
        <w:commentReference w:id="57"/>
      </w:r>
      <w:commentRangeStart w:id="58"/>
      <w:proofErr w:type="spellStart"/>
      <w:r w:rsidRPr="005F1E8D">
        <w:rPr>
          <w:rFonts w:ascii="Times New Roman" w:eastAsia="Times New Roman" w:hAnsi="Times New Roman" w:cs="Times New Roman"/>
          <w:color w:val="000000"/>
        </w:rPr>
        <w:t>meso</w:t>
      </w:r>
      <w:proofErr w:type="spellEnd"/>
      <w:r w:rsidRPr="005F1E8D">
        <w:rPr>
          <w:rFonts w:ascii="Times New Roman" w:eastAsia="Times New Roman" w:hAnsi="Times New Roman" w:cs="Times New Roman"/>
          <w:color w:val="000000"/>
        </w:rPr>
        <w:t xml:space="preserve">-scale variation </w:t>
      </w:r>
      <w:commentRangeEnd w:id="58"/>
      <w:r w:rsidR="008D04B8">
        <w:rPr>
          <w:rStyle w:val="CommentReference"/>
        </w:rPr>
        <w:commentReference w:id="58"/>
      </w:r>
      <w:r w:rsidRPr="005F1E8D">
        <w:rPr>
          <w:rFonts w:ascii="Times New Roman" w:eastAsia="Times New Roman" w:hAnsi="Times New Roman" w:cs="Times New Roman"/>
          <w:color w:val="000000"/>
        </w:rPr>
        <w:t>as the differences in ammonium (NH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xml:space="preserve">) concentrations </w:t>
      </w:r>
      <w:r w:rsidR="003801C9" w:rsidRPr="005F1E8D">
        <w:rPr>
          <w:rFonts w:ascii="Times New Roman" w:eastAsia="Times New Roman" w:hAnsi="Times New Roman" w:cs="Times New Roman"/>
          <w:color w:val="000000"/>
        </w:rPr>
        <w:t>among</w:t>
      </w:r>
      <w:r w:rsidRPr="005F1E8D">
        <w:rPr>
          <w:rFonts w:ascii="Times New Roman" w:eastAsia="Times New Roman" w:hAnsi="Times New Roman" w:cs="Times New Roman"/>
          <w:color w:val="000000"/>
        </w:rPr>
        <w:t xml:space="preserve"> rocky reef sites, which ranged from </w:t>
      </w:r>
      <w:r w:rsidR="00701637" w:rsidRPr="005F1E8D">
        <w:rPr>
          <w:rFonts w:ascii="Times New Roman" w:eastAsia="Times New Roman" w:hAnsi="Times New Roman" w:cs="Times New Roman"/>
          <w:color w:val="000000"/>
        </w:rPr>
        <w:t>0.0</w:t>
      </w:r>
      <w:r w:rsidR="007268C2" w:rsidRPr="005F1E8D">
        <w:rPr>
          <w:rFonts w:ascii="Times New Roman" w:eastAsia="Times New Roman" w:hAnsi="Times New Roman" w:cs="Times New Roman"/>
          <w:color w:val="000000"/>
        </w:rPr>
        <w:t>6</w:t>
      </w:r>
      <w:r w:rsidRPr="005F1E8D">
        <w:rPr>
          <w:rFonts w:ascii="Times New Roman" w:eastAsia="Times New Roman" w:hAnsi="Times New Roman" w:cs="Times New Roman"/>
          <w:color w:val="000000"/>
        </w:rPr>
        <w:t xml:space="preserve"> – </w:t>
      </w:r>
      <w:r w:rsidR="003801C9" w:rsidRPr="005F1E8D">
        <w:rPr>
          <w:rFonts w:ascii="Times New Roman" w:eastAsia="Times New Roman" w:hAnsi="Times New Roman" w:cs="Times New Roman"/>
          <w:color w:val="000000"/>
        </w:rPr>
        <w:t>2</w:t>
      </w:r>
      <w:r w:rsidR="007268C2" w:rsidRPr="005F1E8D">
        <w:rPr>
          <w:rFonts w:ascii="Times New Roman" w:eastAsia="Times New Roman" w:hAnsi="Times New Roman" w:cs="Times New Roman"/>
          <w:color w:val="000000"/>
        </w:rPr>
        <w:t>4</w:t>
      </w:r>
      <w:r w:rsidRPr="005F1E8D">
        <w:rPr>
          <w:rFonts w:ascii="Times New Roman" w:eastAsia="Times New Roman" w:hAnsi="Times New Roman" w:cs="Times New Roman"/>
          <w:color w:val="000000"/>
        </w:rPr>
        <w:t xml:space="preserve"> km apart</w:t>
      </w:r>
      <w:r w:rsidR="00CF7FD0" w:rsidRPr="005F1E8D">
        <w:rPr>
          <w:rFonts w:ascii="Times New Roman" w:eastAsia="Times New Roman" w:hAnsi="Times New Roman" w:cs="Times New Roman"/>
          <w:color w:val="000000"/>
        </w:rPr>
        <w:t xml:space="preserve"> </w:t>
      </w:r>
      <w:r w:rsidR="00682CDC" w:rsidRPr="005F1E8D">
        <w:rPr>
          <w:rFonts w:ascii="Times New Roman" w:eastAsia="Times New Roman" w:hAnsi="Times New Roman" w:cs="Times New Roman"/>
          <w:color w:val="000000"/>
          <w:highlight w:val="green"/>
        </w:rPr>
        <w:t>(Fig. 1)</w:t>
      </w:r>
      <w:r w:rsidRPr="005F1E8D">
        <w:rPr>
          <w:rFonts w:ascii="Times New Roman" w:eastAsia="Times New Roman" w:hAnsi="Times New Roman" w:cs="Times New Roman"/>
          <w:color w:val="000000"/>
        </w:rPr>
        <w:t xml:space="preserve">. </w:t>
      </w:r>
      <w:r w:rsidRPr="005F1E8D">
        <w:rPr>
          <w:rFonts w:ascii="Times New Roman" w:hAnsi="Times New Roman" w:cs="Times New Roman"/>
          <w:lang w:val="en-CA"/>
        </w:rPr>
        <w:t>W</w:t>
      </w:r>
      <w:r w:rsidR="00217D47" w:rsidRPr="005F1E8D">
        <w:rPr>
          <w:rFonts w:ascii="Times New Roman" w:hAnsi="Times New Roman" w:cs="Times New Roman"/>
          <w:lang w:val="en-CA"/>
        </w:rPr>
        <w:t xml:space="preserve">e collected subtidal </w:t>
      </w:r>
      <w:r w:rsidR="00217D47" w:rsidRPr="005F1E8D">
        <w:rPr>
          <w:rFonts w:ascii="Times New Roman" w:hAnsi="Times New Roman" w:cs="Times New Roman"/>
          <w:color w:val="000000"/>
          <w:lang w:val="en-CA"/>
        </w:rPr>
        <w:t>NH</w:t>
      </w:r>
      <w:r w:rsidR="00217D47" w:rsidRPr="005F1E8D">
        <w:rPr>
          <w:rFonts w:ascii="Times New Roman" w:hAnsi="Times New Roman" w:cs="Times New Roman"/>
          <w:color w:val="000000"/>
          <w:vertAlign w:val="subscript"/>
          <w:lang w:val="en-CA"/>
        </w:rPr>
        <w:t>4</w:t>
      </w:r>
      <w:r w:rsidR="00217D47" w:rsidRPr="005F1E8D">
        <w:rPr>
          <w:rFonts w:ascii="Times New Roman" w:hAnsi="Times New Roman" w:cs="Times New Roman"/>
          <w:color w:val="000000"/>
          <w:vertAlign w:val="superscript"/>
          <w:lang w:val="en-CA"/>
        </w:rPr>
        <w:t xml:space="preserve">+ </w:t>
      </w:r>
      <w:r w:rsidR="00217D47" w:rsidRPr="005F1E8D">
        <w:rPr>
          <w:rFonts w:ascii="Times New Roman" w:hAnsi="Times New Roman" w:cs="Times New Roman"/>
          <w:lang w:val="en-CA"/>
        </w:rPr>
        <w:t>samples paired with fish and invertebrate surveys using a globally standardized method (</w:t>
      </w:r>
      <w:r w:rsidR="00F235E9" w:rsidRPr="005F1E8D">
        <w:rPr>
          <w:rFonts w:ascii="Times New Roman" w:hAnsi="Times New Roman" w:cs="Times New Roman"/>
          <w:lang w:val="en-CA"/>
        </w:rPr>
        <w:t xml:space="preserve">i.e., </w:t>
      </w:r>
      <w:r w:rsidR="00217D47" w:rsidRPr="005F1E8D">
        <w:rPr>
          <w:rFonts w:ascii="Times New Roman" w:hAnsi="Times New Roman" w:cs="Times New Roman"/>
          <w:lang w:val="en-CA"/>
        </w:rPr>
        <w:t>Reef Life Survey</w:t>
      </w:r>
      <w:r w:rsidR="00F235E9" w:rsidRPr="005F1E8D">
        <w:rPr>
          <w:rFonts w:ascii="Times New Roman" w:hAnsi="Times New Roman" w:cs="Times New Roman"/>
          <w:lang w:val="en-CA"/>
        </w:rPr>
        <w:t>, RLS</w:t>
      </w:r>
      <w:r w:rsidR="00217D47" w:rsidRPr="005F1E8D">
        <w:rPr>
          <w:rFonts w:ascii="Times New Roman" w:hAnsi="Times New Roman" w:cs="Times New Roman"/>
          <w:lang w:val="en-CA"/>
        </w:rPr>
        <w:t xml:space="preserve">) at </w:t>
      </w:r>
      <w:r w:rsidR="00576692" w:rsidRPr="005F1E8D">
        <w:rPr>
          <w:rFonts w:ascii="Times New Roman" w:hAnsi="Times New Roman" w:cs="Times New Roman"/>
          <w:lang w:val="en-CA"/>
        </w:rPr>
        <w:t>27</w:t>
      </w:r>
      <w:r w:rsidR="00217D47" w:rsidRPr="005F1E8D">
        <w:rPr>
          <w:rFonts w:ascii="Times New Roman" w:hAnsi="Times New Roman" w:cs="Times New Roman"/>
          <w:lang w:val="en-CA"/>
        </w:rPr>
        <w:t xml:space="preserve"> subtidal sites </w:t>
      </w:r>
      <w:r w:rsidR="002C3747" w:rsidRPr="005F1E8D">
        <w:rPr>
          <w:rFonts w:ascii="Times New Roman" w:hAnsi="Times New Roman" w:cs="Times New Roman"/>
          <w:lang w:val="en-CA"/>
        </w:rPr>
        <w:t xml:space="preserve">near the </w:t>
      </w:r>
      <w:r w:rsidR="0003350D" w:rsidRPr="005F1E8D">
        <w:rPr>
          <w:rFonts w:ascii="Times New Roman" w:hAnsi="Times New Roman" w:cs="Times New Roman"/>
          <w:lang w:val="en-CA"/>
        </w:rPr>
        <w:t>BMSC</w:t>
      </w:r>
      <w:r w:rsidR="0067503F">
        <w:rPr>
          <w:rFonts w:ascii="Times New Roman" w:hAnsi="Times New Roman" w:cs="Times New Roman"/>
          <w:lang w:val="en-CA"/>
        </w:rPr>
        <w:t xml:space="preserve">. </w:t>
      </w:r>
      <w:r w:rsidR="0067503F" w:rsidRPr="0067503F">
        <w:rPr>
          <w:rFonts w:ascii="Times New Roman" w:hAnsi="Times New Roman" w:cs="Times New Roman"/>
          <w:lang w:val="en-CA"/>
        </w:rPr>
        <w:t>Each site was surveyed between the end of April and middle of May for three years (2021-2023), with all annual surveys occurring within 2 weeks of each other</w:t>
      </w:r>
      <w:r w:rsidR="0003350D" w:rsidRPr="005F1E8D">
        <w:rPr>
          <w:rFonts w:ascii="Times New Roman" w:hAnsi="Times New Roman" w:cs="Times New Roman"/>
          <w:lang w:val="en-CA"/>
        </w:rPr>
        <w:t xml:space="preserve"> </w:t>
      </w:r>
      <w:r w:rsidR="00576692"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00576692" w:rsidRPr="0067503F">
        <w:rPr>
          <w:rFonts w:ascii="Times New Roman" w:hAnsi="Times New Roman" w:cs="Times New Roman"/>
          <w:highlight w:val="green"/>
          <w:lang w:val="en-CA"/>
        </w:rPr>
        <w:t>Table 1</w:t>
      </w:r>
      <w:r w:rsidR="00576692" w:rsidRPr="005F1E8D">
        <w:rPr>
          <w:rFonts w:ascii="Times New Roman" w:hAnsi="Times New Roman" w:cs="Times New Roman"/>
          <w:lang w:val="en-CA"/>
        </w:rPr>
        <w:t>)</w:t>
      </w:r>
      <w:r w:rsidR="00217D47"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A full explanation of the Reef Life Survey method </w:t>
      </w:r>
      <w:r w:rsidR="00F235E9" w:rsidRPr="005F1E8D">
        <w:rPr>
          <w:rFonts w:ascii="Times New Roman" w:hAnsi="Times New Roman" w:cs="Times New Roman"/>
          <w:lang w:val="en-CA"/>
        </w:rPr>
        <w:t xml:space="preserve">is </w:t>
      </w:r>
      <w:r w:rsidR="00547A38" w:rsidRPr="005F1E8D">
        <w:rPr>
          <w:rFonts w:ascii="Times New Roman" w:hAnsi="Times New Roman" w:cs="Times New Roman"/>
          <w:lang w:val="en-CA"/>
        </w:rPr>
        <w:t>available online (http://www.reeflifesurvey.com</w:t>
      </w:r>
      <w:r w:rsidR="00ED5552" w:rsidRPr="005F1E8D">
        <w:rPr>
          <w:rFonts w:ascii="Times New Roman" w:hAnsi="Times New Roman" w:cs="Times New Roman"/>
          <w:lang w:val="en-CA"/>
        </w:rPr>
        <w:t>/methods</w:t>
      </w:r>
      <w:r w:rsidR="00547A38" w:rsidRPr="005F1E8D">
        <w:rPr>
          <w:rFonts w:ascii="Times New Roman" w:hAnsi="Times New Roman" w:cs="Times New Roman"/>
          <w:lang w:val="en-CA"/>
        </w:rPr>
        <w:t xml:space="preserve">) and provided by </w:t>
      </w:r>
      <w:r w:rsidR="00547A38"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rPr>
          <w:rFonts w:ascii="Times New Roman" w:hAnsi="Times New Roman" w:cs="Times New Roman"/>
          <w:lang w:val="en-CA"/>
        </w:rPr>
        <w:fldChar w:fldCharType="separate"/>
      </w:r>
      <w:r w:rsidR="00547A38" w:rsidRPr="005F1E8D">
        <w:rPr>
          <w:rFonts w:ascii="Times New Roman" w:hAnsi="Times New Roman" w:cs="Times New Roman"/>
          <w:noProof/>
          <w:lang w:val="en-CA"/>
        </w:rPr>
        <w:t xml:space="preserve">Edgar and Stuart-Smith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2009</w:t>
      </w:r>
      <w:r w:rsidR="00A14B41" w:rsidRPr="005F1E8D">
        <w:rPr>
          <w:rFonts w:ascii="Times New Roman" w:hAnsi="Times New Roman" w:cs="Times New Roman"/>
          <w:noProof/>
          <w:lang w:val="en-CA"/>
        </w:rPr>
        <w:t>)</w:t>
      </w:r>
      <w:r w:rsidR="00ED5552" w:rsidRPr="005F1E8D">
        <w:rPr>
          <w:rFonts w:ascii="Times New Roman" w:hAnsi="Times New Roman" w:cs="Times New Roman"/>
          <w:noProof/>
          <w:lang w:val="en-CA"/>
        </w:rPr>
        <w:t xml:space="preserve"> and</w:t>
      </w:r>
      <w:r w:rsidR="00547A38" w:rsidRPr="005F1E8D">
        <w:rPr>
          <w:rFonts w:ascii="Times New Roman" w:hAnsi="Times New Roman" w:cs="Times New Roman"/>
          <w:noProof/>
          <w:lang w:val="en-CA"/>
        </w:rPr>
        <w:t xml:space="preserve"> Edgar et al.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2020)</w:t>
      </w:r>
      <w:r w:rsidR="00547A38" w:rsidRPr="005F1E8D">
        <w:rPr>
          <w:rFonts w:ascii="Times New Roman" w:hAnsi="Times New Roman" w:cs="Times New Roman"/>
          <w:lang w:val="en-CA"/>
        </w:rPr>
        <w:fldChar w:fldCharType="end"/>
      </w:r>
      <w:r w:rsidR="00547A38" w:rsidRPr="005F1E8D">
        <w:rPr>
          <w:rFonts w:ascii="Times New Roman" w:hAnsi="Times New Roman" w:cs="Times New Roman"/>
          <w:lang w:val="en-CA"/>
        </w:rPr>
        <w:t xml:space="preserve">. </w:t>
      </w:r>
      <w:r w:rsidR="001D7BE9">
        <w:rPr>
          <w:rFonts w:ascii="Times New Roman" w:hAnsi="Times New Roman" w:cs="Times New Roman"/>
          <w:lang w:val="en-CA"/>
        </w:rPr>
        <w:t>Briefly, a</w:t>
      </w:r>
      <w:r w:rsidR="00547A38" w:rsidRPr="005F1E8D">
        <w:rPr>
          <w:rFonts w:ascii="Times New Roman" w:hAnsi="Times New Roman" w:cs="Times New Roman"/>
          <w:lang w:val="en-CA"/>
        </w:rPr>
        <w:t xml:space="preserve">t each rocky reef site, </w:t>
      </w:r>
      <w:r w:rsidR="00ED5552" w:rsidRPr="005F1E8D">
        <w:rPr>
          <w:rFonts w:ascii="Times New Roman" w:hAnsi="Times New Roman" w:cs="Times New Roman"/>
          <w:lang w:val="en-CA"/>
        </w:rPr>
        <w:t>a pair of trained</w:t>
      </w:r>
      <w:r w:rsidR="00547A38" w:rsidRPr="005F1E8D">
        <w:rPr>
          <w:rFonts w:ascii="Times New Roman" w:hAnsi="Times New Roman" w:cs="Times New Roman"/>
          <w:lang w:val="en-CA"/>
        </w:rPr>
        <w:t xml:space="preserve"> SCUBA divers </w:t>
      </w:r>
      <w:r w:rsidR="00ED5552" w:rsidRPr="005F1E8D">
        <w:rPr>
          <w:rFonts w:ascii="Times New Roman" w:hAnsi="Times New Roman" w:cs="Times New Roman"/>
          <w:lang w:val="en-CA"/>
        </w:rPr>
        <w:t>assessed</w:t>
      </w:r>
      <w:r w:rsidR="00547A38" w:rsidRPr="005F1E8D">
        <w:rPr>
          <w:rFonts w:ascii="Times New Roman" w:hAnsi="Times New Roman" w:cs="Times New Roman"/>
          <w:lang w:val="en-CA"/>
        </w:rPr>
        <w:t xml:space="preserve"> fish and</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invertebrat</w:t>
      </w:r>
      <w:r w:rsidR="00ED5552" w:rsidRPr="005F1E8D">
        <w:rPr>
          <w:rFonts w:ascii="Times New Roman" w:hAnsi="Times New Roman" w:cs="Times New Roman"/>
          <w:lang w:val="en-CA"/>
        </w:rPr>
        <w:t>e abundance and diversity</w:t>
      </w:r>
      <w:r w:rsidR="00547A38" w:rsidRPr="005F1E8D">
        <w:rPr>
          <w:rFonts w:ascii="Times New Roman" w:hAnsi="Times New Roman" w:cs="Times New Roman"/>
          <w:lang w:val="en-CA"/>
        </w:rPr>
        <w:t xml:space="preserve"> along </w:t>
      </w:r>
      <w:r w:rsidR="00ED5552" w:rsidRPr="005F1E8D">
        <w:rPr>
          <w:rFonts w:ascii="Times New Roman" w:hAnsi="Times New Roman" w:cs="Times New Roman"/>
          <w:lang w:val="en-CA"/>
        </w:rPr>
        <w:t>each side of a</w:t>
      </w:r>
      <w:r w:rsidR="00547A38" w:rsidRPr="005F1E8D">
        <w:rPr>
          <w:rFonts w:ascii="Times New Roman" w:hAnsi="Times New Roman" w:cs="Times New Roman"/>
          <w:lang w:val="en-CA"/>
        </w:rPr>
        <w:t xml:space="preserve"> 50 m transect</w:t>
      </w:r>
      <w:r w:rsidR="00F235E9" w:rsidRPr="005F1E8D">
        <w:rPr>
          <w:rFonts w:ascii="Times New Roman" w:hAnsi="Times New Roman" w:cs="Times New Roman"/>
          <w:lang w:val="en-CA"/>
        </w:rPr>
        <w:t xml:space="preserve"> line</w:t>
      </w:r>
      <w:r w:rsidR="00CF7FD0" w:rsidRPr="005F1E8D">
        <w:rPr>
          <w:rFonts w:ascii="Times New Roman" w:hAnsi="Times New Roman" w:cs="Times New Roman"/>
          <w:lang w:val="en-CA"/>
        </w:rPr>
        <w:t xml:space="preserve"> </w:t>
      </w:r>
      <w:r w:rsidR="00CF7FD0" w:rsidRPr="005F1E8D">
        <w:rPr>
          <w:rFonts w:ascii="Times New Roman" w:hAnsi="Times New Roman" w:cs="Times New Roman"/>
          <w:highlight w:val="green"/>
          <w:lang w:val="en-CA"/>
        </w:rPr>
        <w:t>(</w:t>
      </w:r>
      <w:commentRangeStart w:id="59"/>
      <w:r w:rsidR="00CF7FD0" w:rsidRPr="005F1E8D">
        <w:rPr>
          <w:rFonts w:ascii="Times New Roman" w:hAnsi="Times New Roman" w:cs="Times New Roman"/>
          <w:highlight w:val="green"/>
          <w:lang w:val="en-CA"/>
        </w:rPr>
        <w:t>Fig. 2</w:t>
      </w:r>
      <w:commentRangeEnd w:id="59"/>
      <w:r w:rsidR="00355A76">
        <w:rPr>
          <w:rStyle w:val="CommentReference"/>
        </w:rPr>
        <w:commentReference w:id="59"/>
      </w:r>
      <w:r w:rsidR="00CF7FD0" w:rsidRPr="005F1E8D">
        <w:rPr>
          <w:rFonts w:ascii="Times New Roman" w:hAnsi="Times New Roman" w:cs="Times New Roman"/>
          <w:highlight w:val="green"/>
          <w:lang w:val="en-CA"/>
        </w:rPr>
        <w:t>)</w:t>
      </w:r>
      <w:r w:rsidR="00547A38" w:rsidRPr="005F1E8D">
        <w:rPr>
          <w:rFonts w:ascii="Times New Roman" w:hAnsi="Times New Roman" w:cs="Times New Roman"/>
          <w:lang w:val="en-CA"/>
        </w:rPr>
        <w:t xml:space="preserve">. </w:t>
      </w:r>
      <w:r w:rsidR="00ED5552" w:rsidRPr="005F1E8D">
        <w:rPr>
          <w:rFonts w:ascii="Times New Roman" w:hAnsi="Times New Roman" w:cs="Times New Roman"/>
          <w:lang w:val="en-CA"/>
        </w:rPr>
        <w:t>First, f</w:t>
      </w:r>
      <w:r w:rsidR="00547A38" w:rsidRPr="005F1E8D">
        <w:rPr>
          <w:rFonts w:ascii="Times New Roman" w:hAnsi="Times New Roman" w:cs="Times New Roman"/>
          <w:lang w:val="en-CA"/>
        </w:rPr>
        <w:t>ishes</w:t>
      </w:r>
      <w:r w:rsidR="00A14B41" w:rsidRPr="005F1E8D">
        <w:rPr>
          <w:rFonts w:ascii="Times New Roman" w:hAnsi="Times New Roman" w:cs="Times New Roman"/>
          <w:lang w:val="en-CA"/>
        </w:rPr>
        <w:t xml:space="preserve"> in the </w:t>
      </w:r>
      <w:r w:rsidR="00F235E9" w:rsidRPr="005F1E8D">
        <w:rPr>
          <w:rFonts w:ascii="Times New Roman" w:hAnsi="Times New Roman" w:cs="Times New Roman"/>
          <w:lang w:val="en-CA"/>
        </w:rPr>
        <w:t>w</w:t>
      </w:r>
      <w:r w:rsidR="00A14B41" w:rsidRPr="005F1E8D">
        <w:rPr>
          <w:rFonts w:ascii="Times New Roman" w:hAnsi="Times New Roman" w:cs="Times New Roman"/>
          <w:lang w:val="en-CA"/>
        </w:rPr>
        <w:t>ater column</w:t>
      </w:r>
      <w:r w:rsidR="00547A38" w:rsidRPr="005F1E8D">
        <w:rPr>
          <w:rFonts w:ascii="Times New Roman" w:hAnsi="Times New Roman" w:cs="Times New Roman"/>
          <w:lang w:val="en-CA"/>
        </w:rPr>
        <w:t xml:space="preserve"> were counted </w:t>
      </w:r>
      <w:r w:rsidR="00ED5552" w:rsidRPr="005F1E8D">
        <w:rPr>
          <w:rFonts w:ascii="Times New Roman" w:hAnsi="Times New Roman" w:cs="Times New Roman"/>
          <w:lang w:val="en-CA"/>
        </w:rPr>
        <w:t>and sized</w:t>
      </w:r>
      <w:r w:rsidR="00F235E9" w:rsidRPr="005F1E8D">
        <w:rPr>
          <w:rFonts w:ascii="Times New Roman" w:hAnsi="Times New Roman" w:cs="Times New Roman"/>
          <w:lang w:val="en-CA"/>
        </w:rPr>
        <w:t xml:space="preserve"> (total length, in various size class categories)</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within 5 m </w:t>
      </w:r>
      <w:r w:rsidR="00F235E9" w:rsidRPr="005F1E8D">
        <w:rPr>
          <w:rFonts w:ascii="Times New Roman" w:hAnsi="Times New Roman" w:cs="Times New Roman"/>
          <w:lang w:val="en-CA"/>
        </w:rPr>
        <w:t xml:space="preserve">on either side </w:t>
      </w:r>
      <w:r w:rsidR="00547A38" w:rsidRPr="005F1E8D">
        <w:rPr>
          <w:rFonts w:ascii="Times New Roman" w:hAnsi="Times New Roman" w:cs="Times New Roman"/>
          <w:lang w:val="en-CA"/>
        </w:rPr>
        <w:t>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(500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 xml:space="preserve">, and </w:t>
      </w:r>
      <w:r w:rsidR="00ED5552" w:rsidRPr="005F1E8D">
        <w:rPr>
          <w:rFonts w:ascii="Times New Roman" w:hAnsi="Times New Roman" w:cs="Times New Roman"/>
          <w:lang w:val="en-CA"/>
        </w:rPr>
        <w:t xml:space="preserve">then </w:t>
      </w:r>
      <w:r w:rsidR="0067503F">
        <w:rPr>
          <w:rFonts w:ascii="Times New Roman" w:hAnsi="Times New Roman" w:cs="Times New Roman"/>
          <w:lang w:val="en-CA"/>
        </w:rPr>
        <w:t xml:space="preserve">benthic </w:t>
      </w:r>
      <w:r w:rsidR="00ED5552" w:rsidRPr="005F1E8D">
        <w:rPr>
          <w:rFonts w:ascii="Times New Roman" w:hAnsi="Times New Roman" w:cs="Times New Roman"/>
          <w:lang w:val="en-CA"/>
        </w:rPr>
        <w:t>cryptic</w:t>
      </w:r>
      <w:r w:rsidR="00547A38" w:rsidRPr="005F1E8D">
        <w:rPr>
          <w:rFonts w:ascii="Times New Roman" w:hAnsi="Times New Roman" w:cs="Times New Roman"/>
          <w:lang w:val="en-CA"/>
        </w:rPr>
        <w:t xml:space="preserve"> fishes </w:t>
      </w:r>
      <w:r w:rsidR="009E6CC7" w:rsidRPr="005F1E8D">
        <w:rPr>
          <w:rFonts w:ascii="Times New Roman" w:hAnsi="Times New Roman" w:cs="Times New Roman"/>
          <w:lang w:val="en-CA"/>
        </w:rPr>
        <w:t xml:space="preserve">(also sized) </w:t>
      </w:r>
      <w:r w:rsidR="00547A38" w:rsidRPr="005F1E8D">
        <w:rPr>
          <w:rFonts w:ascii="Times New Roman" w:hAnsi="Times New Roman" w:cs="Times New Roman"/>
          <w:lang w:val="en-CA"/>
        </w:rPr>
        <w:t xml:space="preserve">and </w:t>
      </w:r>
      <w:r w:rsidR="00ED5552" w:rsidRPr="005F1E8D">
        <w:rPr>
          <w:rFonts w:ascii="Times New Roman" w:hAnsi="Times New Roman" w:cs="Times New Roman"/>
          <w:lang w:val="en-CA"/>
        </w:rPr>
        <w:t xml:space="preserve">large </w:t>
      </w:r>
      <w:r w:rsidR="00547A38" w:rsidRPr="005F1E8D">
        <w:rPr>
          <w:rFonts w:ascii="Times New Roman" w:hAnsi="Times New Roman" w:cs="Times New Roman"/>
          <w:lang w:val="en-CA"/>
        </w:rPr>
        <w:t xml:space="preserve">mobile invertebrates </w:t>
      </w:r>
      <w:r w:rsidR="00ED5552" w:rsidRPr="005F1E8D">
        <w:rPr>
          <w:rFonts w:ascii="Times New Roman" w:hAnsi="Times New Roman" w:cs="Times New Roman"/>
          <w:lang w:val="en-CA"/>
        </w:rPr>
        <w:t xml:space="preserve">(&gt; 2.5 cm) </w:t>
      </w:r>
      <w:r w:rsidR="00547A38" w:rsidRPr="005F1E8D">
        <w:rPr>
          <w:rFonts w:ascii="Times New Roman" w:hAnsi="Times New Roman" w:cs="Times New Roman"/>
          <w:lang w:val="en-CA"/>
        </w:rPr>
        <w:t>were counted within 2.5 m on either side 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(100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w:t>
      </w:r>
      <w:r w:rsidR="00356E7A">
        <w:rPr>
          <w:rFonts w:ascii="Times New Roman" w:hAnsi="Times New Roman" w:cs="Times New Roman"/>
          <w:lang w:val="en-CA"/>
        </w:rPr>
        <w:t xml:space="preserve"> </w:t>
      </w:r>
      <w:r w:rsidR="004433B7">
        <w:rPr>
          <w:rFonts w:ascii="Times New Roman" w:hAnsi="Times New Roman" w:cs="Times New Roman"/>
          <w:lang w:val="en-CA"/>
        </w:rPr>
        <w:t>Given the uneven sampling areas for each method, abundances of animals were divided by their respective sampled areas (500 m</w:t>
      </w:r>
      <w:r w:rsidR="004433B7">
        <w:rPr>
          <w:rFonts w:ascii="Times New Roman" w:hAnsi="Times New Roman" w:cs="Times New Roman"/>
          <w:vertAlign w:val="superscript"/>
          <w:lang w:val="en-CA"/>
        </w:rPr>
        <w:t>2</w:t>
      </w:r>
      <w:r w:rsidR="004433B7">
        <w:rPr>
          <w:rFonts w:ascii="Times New Roman" w:hAnsi="Times New Roman" w:cs="Times New Roman"/>
          <w:lang w:val="en-CA"/>
        </w:rPr>
        <w:t xml:space="preserve"> for fishes recorded in the water column, and 100 m</w:t>
      </w:r>
      <w:r w:rsidR="004433B7">
        <w:rPr>
          <w:rFonts w:ascii="Times New Roman" w:hAnsi="Times New Roman" w:cs="Times New Roman"/>
          <w:vertAlign w:val="superscript"/>
          <w:lang w:val="en-CA"/>
        </w:rPr>
        <w:t>2</w:t>
      </w:r>
      <w:r w:rsidR="004433B7">
        <w:rPr>
          <w:rFonts w:ascii="Times New Roman" w:hAnsi="Times New Roman" w:cs="Times New Roman"/>
          <w:lang w:val="en-CA"/>
        </w:rPr>
        <w:t xml:space="preserve"> for cryptic fishes and large mobile invertebrates).</w:t>
      </w:r>
    </w:p>
    <w:p w14:paraId="31ABE297" w14:textId="33E23AD5" w:rsidR="00AB636E" w:rsidRPr="005F1E8D" w:rsidRDefault="009E6CC7" w:rsidP="001D7BE9">
      <w:pPr>
        <w:spacing w:line="480" w:lineRule="auto"/>
        <w:ind w:firstLine="720"/>
        <w:rPr>
          <w:rFonts w:ascii="Times New Roman" w:hAnsi="Times New Roman" w:cs="Times New Roman"/>
          <w:color w:val="000000"/>
          <w:lang w:val="en-CA"/>
        </w:rPr>
      </w:pPr>
      <w:r w:rsidRPr="005F1E8D">
        <w:rPr>
          <w:rFonts w:ascii="Times New Roman" w:hAnsi="Times New Roman" w:cs="Times New Roman"/>
          <w:lang w:val="en-CA"/>
        </w:rPr>
        <w:t xml:space="preserve">Immediately following the </w:t>
      </w:r>
      <w:r w:rsidR="00D56988" w:rsidRPr="005F1E8D">
        <w:rPr>
          <w:rFonts w:ascii="Times New Roman" w:hAnsi="Times New Roman" w:cs="Times New Roman"/>
          <w:lang w:val="en-CA"/>
        </w:rPr>
        <w:t xml:space="preserve">RLS </w:t>
      </w:r>
      <w:r w:rsidRPr="005F1E8D">
        <w:rPr>
          <w:rFonts w:ascii="Times New Roman" w:hAnsi="Times New Roman" w:cs="Times New Roman"/>
          <w:lang w:val="en-CA"/>
        </w:rPr>
        <w:t xml:space="preserve">survey, we collected three 60 mL </w:t>
      </w:r>
      <w:r w:rsidR="00D56988" w:rsidRPr="005F1E8D">
        <w:rPr>
          <w:rFonts w:ascii="Times New Roman" w:hAnsi="Times New Roman" w:cs="Times New Roman"/>
          <w:lang w:val="en-CA"/>
        </w:rPr>
        <w:t xml:space="preserve">subtidal </w:t>
      </w:r>
      <w:r w:rsidRPr="005F1E8D">
        <w:rPr>
          <w:rFonts w:ascii="Times New Roman" w:hAnsi="Times New Roman" w:cs="Times New Roman"/>
          <w:lang w:val="en-CA"/>
        </w:rPr>
        <w:t>seawater samples</w:t>
      </w:r>
      <w:r w:rsidR="0067503F">
        <w:rPr>
          <w:rFonts w:ascii="Times New Roman" w:hAnsi="Times New Roman" w:cs="Times New Roman"/>
          <w:lang w:val="en-CA"/>
        </w:rPr>
        <w:t xml:space="preserve"> at 0, 25, and 50 m</w:t>
      </w:r>
      <w:r w:rsidRPr="005F1E8D">
        <w:rPr>
          <w:rFonts w:ascii="Times New Roman" w:hAnsi="Times New Roman" w:cs="Times New Roman"/>
          <w:lang w:val="en-CA"/>
        </w:rPr>
        <w:t xml:space="preserve"> along the transect </w:t>
      </w:r>
      <w:r w:rsidR="00B71E47" w:rsidRPr="005F1E8D">
        <w:rPr>
          <w:rFonts w:ascii="Times New Roman" w:hAnsi="Times New Roman" w:cs="Times New Roman"/>
          <w:lang w:val="en-CA"/>
        </w:rPr>
        <w:t xml:space="preserve">at consistent depths </w:t>
      </w:r>
      <w:r w:rsidRPr="005F1E8D">
        <w:rPr>
          <w:rFonts w:ascii="Times New Roman" w:hAnsi="Times New Roman" w:cs="Times New Roman"/>
          <w:lang w:val="en-CA"/>
        </w:rPr>
        <w:t xml:space="preserve">and stored the syringes in </w:t>
      </w:r>
      <w:r w:rsidR="00D56988" w:rsidRPr="005F1E8D">
        <w:rPr>
          <w:rFonts w:ascii="Times New Roman" w:hAnsi="Times New Roman" w:cs="Times New Roman"/>
          <w:lang w:val="en-CA"/>
        </w:rPr>
        <w:t>sealed</w:t>
      </w:r>
      <w:r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plastic </w:t>
      </w:r>
      <w:r w:rsidRPr="005F1E8D">
        <w:rPr>
          <w:rFonts w:ascii="Times New Roman" w:hAnsi="Times New Roman" w:cs="Times New Roman"/>
          <w:lang w:val="en-CA"/>
        </w:rPr>
        <w:t>bags upon collection to prevent contamination. Seawater samples were filtered into amber bottles</w:t>
      </w:r>
      <w:r w:rsidR="00D56988" w:rsidRPr="005F1E8D">
        <w:rPr>
          <w:rFonts w:ascii="Times New Roman" w:hAnsi="Times New Roman" w:cs="Times New Roman"/>
          <w:lang w:val="en-CA"/>
        </w:rPr>
        <w:t xml:space="preserve"> in the field</w:t>
      </w:r>
      <w:r w:rsidRPr="005F1E8D">
        <w:rPr>
          <w:rFonts w:ascii="Times New Roman" w:hAnsi="Times New Roman" w:cs="Times New Roman"/>
          <w:lang w:val="en-CA"/>
        </w:rPr>
        <w:t xml:space="preserve"> and frozen for a maximum of two weeks before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analysis. We confirmed that freezing samples for this duration did not affect 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concentration</w:t>
      </w:r>
      <w:r w:rsidR="007268C2" w:rsidRPr="005F1E8D">
        <w:rPr>
          <w:rFonts w:ascii="Times New Roman" w:hAnsi="Times New Roman" w:cs="Times New Roman"/>
          <w:color w:val="000000"/>
          <w:lang w:val="en-CA"/>
        </w:rPr>
        <w:t xml:space="preserve"> (</w:t>
      </w:r>
      <w:commentRangeStart w:id="60"/>
      <w:commentRangeStart w:id="61"/>
      <w:r w:rsidR="007268C2" w:rsidRPr="005F1E8D">
        <w:rPr>
          <w:rFonts w:ascii="Times New Roman" w:hAnsi="Times New Roman" w:cs="Times New Roman"/>
          <w:color w:val="000000"/>
          <w:lang w:val="en-CA"/>
        </w:rPr>
        <w:t>Lim, unpublished data</w:t>
      </w:r>
      <w:commentRangeEnd w:id="60"/>
      <w:r w:rsidR="001D7BE9">
        <w:rPr>
          <w:rStyle w:val="CommentReference"/>
        </w:rPr>
        <w:commentReference w:id="60"/>
      </w:r>
      <w:commentRangeEnd w:id="61"/>
      <w:r w:rsidR="0067503F">
        <w:rPr>
          <w:rStyle w:val="CommentReference"/>
        </w:rPr>
        <w:commentReference w:id="61"/>
      </w:r>
      <w:r w:rsidR="007268C2" w:rsidRPr="005F1E8D">
        <w:rPr>
          <w:rFonts w:ascii="Times New Roman" w:hAnsi="Times New Roman" w:cs="Times New Roman"/>
          <w:color w:val="000000"/>
          <w:lang w:val="en-CA"/>
        </w:rPr>
        <w:t>)</w:t>
      </w:r>
      <w:r w:rsidRPr="005F1E8D">
        <w:rPr>
          <w:rFonts w:ascii="Times New Roman" w:hAnsi="Times New Roman" w:cs="Times New Roman"/>
          <w:color w:val="000000"/>
          <w:lang w:val="en-CA"/>
        </w:rPr>
        <w:t xml:space="preserve">. </w:t>
      </w:r>
      <w:r w:rsidR="007268C2" w:rsidRPr="005F1E8D">
        <w:rPr>
          <w:rFonts w:ascii="Times New Roman" w:hAnsi="Times New Roman" w:cs="Times New Roman"/>
          <w:color w:val="000000"/>
          <w:lang w:val="en-CA"/>
        </w:rPr>
        <w:t>In 2021 and 2022</w:t>
      </w:r>
      <w:r w:rsidR="00D56988" w:rsidRPr="005F1E8D">
        <w:rPr>
          <w:rFonts w:ascii="Times New Roman" w:hAnsi="Times New Roman" w:cs="Times New Roman"/>
          <w:color w:val="000000"/>
          <w:lang w:val="en-CA"/>
        </w:rPr>
        <w:t>, we</w:t>
      </w:r>
      <w:r w:rsidRPr="005F1E8D">
        <w:rPr>
          <w:rFonts w:ascii="Times New Roman" w:hAnsi="Times New Roman" w:cs="Times New Roman"/>
          <w:color w:val="000000"/>
          <w:lang w:val="en-CA"/>
        </w:rPr>
        <w:t xml:space="preserve"> </w:t>
      </w:r>
      <w:r w:rsidR="00D56988" w:rsidRPr="005F1E8D">
        <w:rPr>
          <w:rFonts w:ascii="Times New Roman" w:hAnsi="Times New Roman" w:cs="Times New Roman"/>
          <w:color w:val="000000"/>
          <w:lang w:val="en-CA"/>
        </w:rPr>
        <w:t xml:space="preserve">followed the fluorometric method using 40 mL </w:t>
      </w:r>
      <w:r w:rsidR="00D56988" w:rsidRPr="005F1E8D">
        <w:rPr>
          <w:rFonts w:ascii="Times New Roman" w:hAnsi="Times New Roman" w:cs="Times New Roman"/>
          <w:color w:val="000000"/>
          <w:lang w:val="en-CA"/>
        </w:rPr>
        <w:lastRenderedPageBreak/>
        <w:t xml:space="preserve">seawater samples </w:t>
      </w:r>
      <w:r w:rsidR="00D56988" w:rsidRPr="005F1E8D">
        <w:rPr>
          <w:rFonts w:ascii="Times New Roman" w:hAnsi="Times New Roman" w:cs="Times New Roman"/>
          <w:color w:val="000000"/>
          <w:lang w:val="en-CA"/>
        </w:rPr>
        <w:fldChar w:fldCharType="begin"/>
      </w:r>
      <w:r w:rsidR="00D56988" w:rsidRPr="005F1E8D">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rFonts w:ascii="Times New Roman" w:hAnsi="Times New Roman" w:cs="Times New Roman"/>
          <w:color w:val="000000"/>
          <w:lang w:val="en-CA"/>
        </w:rPr>
        <w:fldChar w:fldCharType="separate"/>
      </w:r>
      <w:r w:rsidR="00D56988" w:rsidRPr="005F1E8D">
        <w:rPr>
          <w:rFonts w:ascii="Times New Roman" w:hAnsi="Times New Roman" w:cs="Times New Roman"/>
          <w:noProof/>
          <w:color w:val="000000"/>
          <w:lang w:val="en-CA"/>
        </w:rPr>
        <w:t>(Holmes et al., 1999)</w:t>
      </w:r>
      <w:r w:rsidR="00D56988"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 xml:space="preserve">, and in </w:t>
      </w:r>
      <w:r w:rsidR="007268C2" w:rsidRPr="005F1E8D">
        <w:rPr>
          <w:rFonts w:ascii="Times New Roman" w:hAnsi="Times New Roman" w:cs="Times New Roman"/>
          <w:color w:val="000000"/>
          <w:lang w:val="en-CA"/>
        </w:rPr>
        <w:t>2023</w:t>
      </w:r>
      <w:r w:rsidR="001D7BE9">
        <w:rPr>
          <w:rFonts w:ascii="Times New Roman" w:hAnsi="Times New Roman" w:cs="Times New Roman"/>
          <w:color w:val="000000"/>
          <w:lang w:val="en-CA"/>
        </w:rPr>
        <w:t>,</w:t>
      </w:r>
      <w:r w:rsidRPr="005F1E8D">
        <w:rPr>
          <w:rFonts w:ascii="Times New Roman" w:hAnsi="Times New Roman" w:cs="Times New Roman"/>
          <w:color w:val="000000"/>
          <w:lang w:val="en-CA"/>
        </w:rPr>
        <w:t xml:space="preserve"> we followed the </w:t>
      </w:r>
      <w:r w:rsidR="00D56988" w:rsidRPr="005F1E8D">
        <w:rPr>
          <w:rFonts w:ascii="Times New Roman" w:hAnsi="Times New Roman" w:cs="Times New Roman"/>
          <w:color w:val="000000"/>
          <w:lang w:val="en-CA"/>
        </w:rPr>
        <w:t xml:space="preserve">fluorometric </w:t>
      </w:r>
      <w:r w:rsidRPr="005F1E8D">
        <w:rPr>
          <w:rFonts w:ascii="Times New Roman" w:hAnsi="Times New Roman" w:cs="Times New Roman"/>
          <w:color w:val="000000"/>
          <w:lang w:val="en-CA"/>
        </w:rPr>
        <w:t xml:space="preserve">standard-additions protocol II </w:t>
      </w:r>
      <w:commentRangeStart w:id="62"/>
      <w:commentRangeStart w:id="63"/>
      <w:r w:rsidRPr="005F1E8D">
        <w:rPr>
          <w:rFonts w:ascii="Times New Roman" w:hAnsi="Times New Roman" w:cs="Times New Roman"/>
          <w:color w:val="000000"/>
          <w:lang w:val="en-CA"/>
        </w:rPr>
        <w:fldChar w:fldCharType="begin"/>
      </w:r>
      <w:r w:rsidRPr="005F1E8D">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rFonts w:ascii="Times New Roman" w:hAnsi="Times New Roman" w:cs="Times New Roman"/>
          <w:color w:val="000000"/>
          <w:lang w:val="en-CA"/>
        </w:rPr>
        <w:fldChar w:fldCharType="separate"/>
      </w:r>
      <w:r w:rsidRPr="005F1E8D">
        <w:rPr>
          <w:rFonts w:ascii="Times New Roman" w:hAnsi="Times New Roman" w:cs="Times New Roman"/>
          <w:noProof/>
          <w:color w:val="000000"/>
          <w:lang w:val="en-CA"/>
        </w:rPr>
        <w:t>(Taylor et al., 2007)</w:t>
      </w:r>
      <w:r w:rsidRPr="005F1E8D">
        <w:rPr>
          <w:rFonts w:ascii="Times New Roman" w:hAnsi="Times New Roman" w:cs="Times New Roman"/>
          <w:color w:val="000000"/>
          <w:lang w:val="en-CA"/>
        </w:rPr>
        <w:fldChar w:fldCharType="end"/>
      </w:r>
      <w:commentRangeEnd w:id="62"/>
      <w:r w:rsidR="00895C86" w:rsidRPr="005F1E8D">
        <w:rPr>
          <w:rStyle w:val="CommentReference"/>
          <w:rFonts w:ascii="Times New Roman" w:hAnsi="Times New Roman" w:cs="Times New Roman"/>
        </w:rPr>
        <w:commentReference w:id="62"/>
      </w:r>
      <w:commentRangeEnd w:id="63"/>
      <w:r w:rsidR="001D7BE9">
        <w:rPr>
          <w:rStyle w:val="CommentReference"/>
        </w:rPr>
        <w:commentReference w:id="63"/>
      </w:r>
      <w:r w:rsidRPr="005F1E8D">
        <w:rPr>
          <w:rFonts w:ascii="Times New Roman" w:hAnsi="Times New Roman" w:cs="Times New Roman"/>
          <w:color w:val="000000"/>
          <w:lang w:val="en-CA"/>
        </w:rPr>
        <w:t>.</w:t>
      </w:r>
      <w:r w:rsidR="0067503F">
        <w:rPr>
          <w:rFonts w:ascii="Times New Roman" w:hAnsi="Times New Roman" w:cs="Times New Roman"/>
          <w:color w:val="000000"/>
          <w:lang w:val="en-CA"/>
        </w:rPr>
        <w:t xml:space="preserve"> </w:t>
      </w:r>
      <w:r w:rsidR="0067503F" w:rsidRPr="0067503F">
        <w:rPr>
          <w:rFonts w:ascii="Times New Roman" w:hAnsi="Times New Roman" w:cs="Times New Roman"/>
          <w:color w:val="000000"/>
          <w:lang w:val="en-CA"/>
        </w:rPr>
        <w:t xml:space="preserve">The three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samples collected during each survey were averaged to determine the mean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concentration for each site. </w:t>
      </w:r>
    </w:p>
    <w:p w14:paraId="5F7D8791" w14:textId="77777777" w:rsidR="00547A38" w:rsidRPr="005F1E8D" w:rsidRDefault="00547A38" w:rsidP="00EB3BC7">
      <w:pPr>
        <w:spacing w:line="480" w:lineRule="auto"/>
        <w:rPr>
          <w:rFonts w:ascii="Times New Roman" w:hAnsi="Times New Roman" w:cs="Times New Roman"/>
          <w:lang w:val="en-CA"/>
        </w:rPr>
      </w:pPr>
    </w:p>
    <w:p w14:paraId="25B217E3" w14:textId="2DAEB813" w:rsidR="00217D47" w:rsidRPr="005F1E8D" w:rsidRDefault="00CE7CA3" w:rsidP="00EB3BC7">
      <w:pPr>
        <w:spacing w:line="480" w:lineRule="auto"/>
        <w:rPr>
          <w:rFonts w:ascii="Times New Roman" w:hAnsi="Times New Roman" w:cs="Times New Roman"/>
          <w:i/>
          <w:lang w:val="en-CA"/>
        </w:rPr>
      </w:pPr>
      <w:r w:rsidRPr="005F1E8D">
        <w:rPr>
          <w:rFonts w:ascii="Times New Roman" w:hAnsi="Times New Roman" w:cs="Times New Roman"/>
          <w:i/>
          <w:lang w:val="en-CA"/>
        </w:rPr>
        <w:t>Within</w:t>
      </w:r>
      <w:r w:rsidR="00895C86" w:rsidRPr="005F1E8D">
        <w:rPr>
          <w:rFonts w:ascii="Times New Roman" w:hAnsi="Times New Roman" w:cs="Times New Roman"/>
          <w:i/>
          <w:lang w:val="en-CA"/>
        </w:rPr>
        <w:t>-</w:t>
      </w:r>
      <w:r w:rsidRPr="005F1E8D">
        <w:rPr>
          <w:rFonts w:ascii="Times New Roman" w:hAnsi="Times New Roman" w:cs="Times New Roman"/>
          <w:i/>
          <w:lang w:val="en-CA"/>
        </w:rPr>
        <w:t>site</w:t>
      </w:r>
      <w:r w:rsidR="00895C86" w:rsidRPr="005F1E8D">
        <w:rPr>
          <w:rFonts w:ascii="Times New Roman" w:hAnsi="Times New Roman" w:cs="Times New Roman"/>
          <w:i/>
          <w:lang w:val="en-CA"/>
        </w:rPr>
        <w:t xml:space="preserve"> (small-scale) </w:t>
      </w:r>
      <w:r w:rsidR="0067503F">
        <w:rPr>
          <w:rFonts w:ascii="Times New Roman" w:hAnsi="Times New Roman" w:cs="Times New Roman"/>
          <w:i/>
          <w:lang w:val="en-CA"/>
        </w:rPr>
        <w:t>surveys</w:t>
      </w:r>
    </w:p>
    <w:p w14:paraId="7247B5E3" w14:textId="32D45CC6" w:rsidR="001F79DB" w:rsidRPr="005F1E8D" w:rsidRDefault="00576692" w:rsidP="001F79DB">
      <w:pPr>
        <w:spacing w:line="480" w:lineRule="auto"/>
        <w:ind w:firstLine="720"/>
        <w:rPr>
          <w:rFonts w:ascii="Times New Roman" w:hAnsi="Times New Roman" w:cs="Times New Roman"/>
          <w:lang w:val="en-CA"/>
        </w:rPr>
      </w:pPr>
      <w:r w:rsidRPr="005F1E8D">
        <w:rPr>
          <w:rFonts w:ascii="Times New Roman" w:hAnsi="Times New Roman" w:cs="Times New Roman"/>
          <w:lang w:val="en-CA"/>
        </w:rPr>
        <w:t>To explore within</w:t>
      </w:r>
      <w:r w:rsidR="00895C86" w:rsidRPr="005F1E8D">
        <w:rPr>
          <w:rFonts w:ascii="Times New Roman" w:hAnsi="Times New Roman" w:cs="Times New Roman"/>
          <w:lang w:val="en-CA"/>
        </w:rPr>
        <w:t>-</w:t>
      </w:r>
      <w:r w:rsidRPr="005F1E8D">
        <w:rPr>
          <w:rFonts w:ascii="Times New Roman" w:hAnsi="Times New Roman" w:cs="Times New Roman"/>
          <w:lang w:val="en-CA"/>
        </w:rPr>
        <w:t xml:space="preserve">site variability, we </w:t>
      </w:r>
      <w:r w:rsidR="00895C86" w:rsidRPr="005F1E8D">
        <w:rPr>
          <w:rFonts w:ascii="Times New Roman" w:hAnsi="Times New Roman" w:cs="Times New Roman"/>
          <w:lang w:val="en-CA"/>
        </w:rPr>
        <w:t xml:space="preserve">measured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00895C86" w:rsidRPr="005F1E8D">
        <w:rPr>
          <w:rFonts w:ascii="Times New Roman" w:hAnsi="Times New Roman" w:cs="Times New Roman"/>
          <w:lang w:val="en-CA"/>
        </w:rPr>
        <w:t xml:space="preserve">concentrations </w:t>
      </w:r>
      <w:r w:rsidR="002E568B" w:rsidRPr="005F1E8D">
        <w:rPr>
          <w:rFonts w:ascii="Times New Roman" w:hAnsi="Times New Roman" w:cs="Times New Roman"/>
          <w:lang w:val="en-CA"/>
        </w:rPr>
        <w:t>in and around</w:t>
      </w:r>
      <w:r w:rsidRPr="005F1E8D">
        <w:rPr>
          <w:rFonts w:ascii="Times New Roman" w:hAnsi="Times New Roman" w:cs="Times New Roman"/>
          <w:lang w:val="en-CA"/>
        </w:rPr>
        <w:t xml:space="preserve"> kelp forests of </w:t>
      </w:r>
      <w:commentRangeStart w:id="64"/>
      <w:r w:rsidRPr="005F1E8D">
        <w:rPr>
          <w:rFonts w:ascii="Times New Roman" w:hAnsi="Times New Roman" w:cs="Times New Roman"/>
          <w:lang w:val="en-CA"/>
        </w:rPr>
        <w:t xml:space="preserve">varying density and composition at </w:t>
      </w:r>
      <w:commentRangeEnd w:id="64"/>
      <w:r w:rsidR="00E31706">
        <w:rPr>
          <w:rStyle w:val="CommentReference"/>
        </w:rPr>
        <w:commentReference w:id="64"/>
      </w:r>
      <w:r w:rsidRPr="005F1E8D">
        <w:rPr>
          <w:rFonts w:ascii="Times New Roman" w:hAnsi="Times New Roman" w:cs="Times New Roman"/>
          <w:lang w:val="en-CA"/>
        </w:rPr>
        <w:t>1</w:t>
      </w:r>
      <w:r w:rsidR="0053139F" w:rsidRPr="005F1E8D">
        <w:rPr>
          <w:rFonts w:ascii="Times New Roman" w:hAnsi="Times New Roman" w:cs="Times New Roman"/>
          <w:lang w:val="en-CA"/>
        </w:rPr>
        <w:t>6</w:t>
      </w:r>
      <w:r w:rsidRPr="005F1E8D">
        <w:rPr>
          <w:rFonts w:ascii="Times New Roman" w:hAnsi="Times New Roman" w:cs="Times New Roman"/>
          <w:lang w:val="en-CA"/>
        </w:rPr>
        <w:t xml:space="preserve"> sites in Barkley Sound </w:t>
      </w:r>
      <w:r w:rsidR="008E0F38" w:rsidRPr="005F1E8D">
        <w:rPr>
          <w:rFonts w:ascii="Times New Roman" w:hAnsi="Times New Roman" w:cs="Times New Roman"/>
          <w:lang w:val="en-CA"/>
        </w:rPr>
        <w:t xml:space="preserve">from July </w:t>
      </w:r>
      <w:r w:rsidR="00895C86" w:rsidRPr="005F1E8D">
        <w:rPr>
          <w:rFonts w:ascii="Times New Roman" w:hAnsi="Times New Roman" w:cs="Times New Roman"/>
          <w:lang w:val="en-CA"/>
        </w:rPr>
        <w:t xml:space="preserve">to </w:t>
      </w:r>
      <w:r w:rsidR="008E0F38" w:rsidRPr="005F1E8D">
        <w:rPr>
          <w:rFonts w:ascii="Times New Roman" w:hAnsi="Times New Roman" w:cs="Times New Roman"/>
          <w:lang w:val="en-CA"/>
        </w:rPr>
        <w:t xml:space="preserve">September 2022 </w:t>
      </w:r>
      <w:r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Pr="0067503F">
        <w:rPr>
          <w:rFonts w:ascii="Times New Roman" w:hAnsi="Times New Roman" w:cs="Times New Roman"/>
          <w:highlight w:val="green"/>
          <w:lang w:val="en-CA"/>
        </w:rPr>
        <w:t>Table 2</w:t>
      </w:r>
      <w:r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Our sites comprised </w:t>
      </w:r>
      <w:r w:rsidR="009E35D0" w:rsidRPr="005F1E8D">
        <w:rPr>
          <w:rFonts w:ascii="Times New Roman" w:hAnsi="Times New Roman" w:cs="Times New Roman"/>
          <w:lang w:val="en-CA"/>
        </w:rPr>
        <w:t>forest</w:t>
      </w:r>
      <w:r w:rsidR="00895C86" w:rsidRPr="005F1E8D">
        <w:rPr>
          <w:rFonts w:ascii="Times New Roman" w:hAnsi="Times New Roman" w:cs="Times New Roman"/>
          <w:lang w:val="en-CA"/>
        </w:rPr>
        <w:t>s</w:t>
      </w:r>
      <w:r w:rsidR="009E35D0" w:rsidRPr="005F1E8D">
        <w:rPr>
          <w:rFonts w:ascii="Times New Roman" w:hAnsi="Times New Roman" w:cs="Times New Roman"/>
          <w:lang w:val="en-CA"/>
        </w:rPr>
        <w:t xml:space="preserve"> of varying densities dominated by </w:t>
      </w:r>
      <w:r w:rsidR="001F79DB" w:rsidRPr="005F1E8D">
        <w:rPr>
          <w:rFonts w:ascii="Times New Roman" w:hAnsi="Times New Roman" w:cs="Times New Roman"/>
          <w:lang w:val="en-CA"/>
        </w:rPr>
        <w:t>giant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Macrocystis pyrifera</w:t>
      </w:r>
      <w:r w:rsidR="0067503F">
        <w:rPr>
          <w:rFonts w:ascii="Times New Roman" w:hAnsi="Times New Roman" w:cs="Times New Roman"/>
          <w:lang w:val="en-CA"/>
        </w:rPr>
        <w:t>)</w:t>
      </w:r>
      <w:r w:rsidR="001F79DB" w:rsidRPr="005F1E8D">
        <w:rPr>
          <w:rFonts w:ascii="Times New Roman" w:hAnsi="Times New Roman" w:cs="Times New Roman"/>
          <w:lang w:val="en-CA"/>
        </w:rPr>
        <w:t xml:space="preserve"> </w:t>
      </w:r>
      <w:r w:rsidR="009E35D0" w:rsidRPr="005F1E8D">
        <w:rPr>
          <w:rFonts w:ascii="Times New Roman" w:hAnsi="Times New Roman" w:cs="Times New Roman"/>
          <w:lang w:val="en-CA"/>
        </w:rPr>
        <w:t>or</w:t>
      </w:r>
      <w:r w:rsidR="001F79DB" w:rsidRPr="005F1E8D">
        <w:rPr>
          <w:rFonts w:ascii="Times New Roman" w:hAnsi="Times New Roman" w:cs="Times New Roman"/>
          <w:lang w:val="en-CA"/>
        </w:rPr>
        <w:t xml:space="preserve"> bull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 xml:space="preserve">Nereocystis </w:t>
      </w:r>
      <w:r w:rsidR="0070501D" w:rsidRPr="0070501D">
        <w:rPr>
          <w:rFonts w:ascii="Times New Roman" w:hAnsi="Times New Roman" w:cs="Times New Roman"/>
          <w:i/>
          <w:lang w:val="en-CA"/>
        </w:rPr>
        <w:t>luetkeana</w:t>
      </w:r>
      <w:r w:rsidR="0067503F">
        <w:rPr>
          <w:rFonts w:ascii="Times New Roman" w:hAnsi="Times New Roman" w:cs="Times New Roman"/>
          <w:lang w:val="en-CA"/>
        </w:rPr>
        <w:t>)</w:t>
      </w:r>
      <w:r w:rsidR="009E35D0" w:rsidRPr="005F1E8D">
        <w:rPr>
          <w:rFonts w:ascii="Times New Roman" w:hAnsi="Times New Roman" w:cs="Times New Roman"/>
          <w:lang w:val="en-CA"/>
        </w:rPr>
        <w:t>,</w:t>
      </w:r>
      <w:r w:rsidR="001F79DB" w:rsidRPr="005F1E8D">
        <w:rPr>
          <w:rFonts w:ascii="Times New Roman" w:hAnsi="Times New Roman" w:cs="Times New Roman"/>
          <w:lang w:val="en-CA"/>
        </w:rPr>
        <w:t xml:space="preserve"> as well as </w:t>
      </w:r>
      <w:r w:rsidR="000300C1">
        <w:rPr>
          <w:rFonts w:ascii="Times New Roman" w:hAnsi="Times New Roman" w:cs="Times New Roman"/>
          <w:lang w:val="en-CA"/>
        </w:rPr>
        <w:t xml:space="preserve">two </w:t>
      </w:r>
      <w:r w:rsidR="00A14B41" w:rsidRPr="005F1E8D">
        <w:rPr>
          <w:rFonts w:ascii="Times New Roman" w:hAnsi="Times New Roman" w:cs="Times New Roman"/>
          <w:lang w:val="en-CA"/>
        </w:rPr>
        <w:t>no</w:t>
      </w:r>
      <w:r w:rsidR="00895C86" w:rsidRPr="005F1E8D">
        <w:rPr>
          <w:rFonts w:ascii="Times New Roman" w:hAnsi="Times New Roman" w:cs="Times New Roman"/>
          <w:lang w:val="en-CA"/>
        </w:rPr>
        <w:t>-</w:t>
      </w:r>
      <w:r w:rsidR="00A14B41" w:rsidRPr="005F1E8D">
        <w:rPr>
          <w:rFonts w:ascii="Times New Roman" w:hAnsi="Times New Roman" w:cs="Times New Roman"/>
          <w:lang w:val="en-CA"/>
        </w:rPr>
        <w:t xml:space="preserve">kelp control </w:t>
      </w:r>
      <w:r w:rsidR="001F79DB" w:rsidRPr="005F1E8D">
        <w:rPr>
          <w:rFonts w:ascii="Times New Roman" w:hAnsi="Times New Roman" w:cs="Times New Roman"/>
          <w:lang w:val="en-CA"/>
        </w:rPr>
        <w:t>site</w:t>
      </w:r>
      <w:r w:rsidR="000300C1">
        <w:rPr>
          <w:rFonts w:ascii="Times New Roman" w:hAnsi="Times New Roman" w:cs="Times New Roman"/>
          <w:lang w:val="en-CA"/>
        </w:rPr>
        <w:t>s</w:t>
      </w:r>
      <w:r w:rsidR="001F79DB" w:rsidRPr="005F1E8D">
        <w:rPr>
          <w:rFonts w:ascii="Times New Roman" w:hAnsi="Times New Roman" w:cs="Times New Roman"/>
          <w:lang w:val="en-CA"/>
        </w:rPr>
        <w:t xml:space="preserve">. </w:t>
      </w:r>
      <w:r w:rsidRPr="005F1E8D">
        <w:rPr>
          <w:rFonts w:ascii="Times New Roman" w:hAnsi="Times New Roman" w:cs="Times New Roman"/>
          <w:lang w:val="en-CA"/>
        </w:rPr>
        <w:t xml:space="preserve">First, </w:t>
      </w:r>
      <w:r w:rsidR="001F79DB" w:rsidRPr="005F1E8D">
        <w:rPr>
          <w:rFonts w:ascii="Times New Roman" w:hAnsi="Times New Roman" w:cs="Times New Roman"/>
          <w:lang w:val="en-CA"/>
        </w:rPr>
        <w:t xml:space="preserve">to quantify the abundance and biodiversity of </w:t>
      </w:r>
      <w:r w:rsidR="00895C86" w:rsidRPr="005F1E8D">
        <w:rPr>
          <w:rFonts w:ascii="Times New Roman" w:hAnsi="Times New Roman" w:cs="Times New Roman"/>
          <w:lang w:val="en-CA"/>
        </w:rPr>
        <w:t>animal communities associated with each</w:t>
      </w:r>
      <w:r w:rsidR="001F79DB" w:rsidRPr="005F1E8D">
        <w:rPr>
          <w:rFonts w:ascii="Times New Roman" w:hAnsi="Times New Roman" w:cs="Times New Roman"/>
          <w:lang w:val="en-CA"/>
        </w:rPr>
        <w:t xml:space="preserve"> kelp forest, </w:t>
      </w:r>
      <w:r w:rsidR="0067503F" w:rsidRPr="0067503F">
        <w:rPr>
          <w:rFonts w:ascii="Times New Roman" w:hAnsi="Times New Roman" w:cs="Times New Roman"/>
          <w:lang w:val="en-CA"/>
        </w:rPr>
        <w:t xml:space="preserve">divers used the RLS protocol to survey fish and invertebrate communities along </w:t>
      </w:r>
      <w:r w:rsidR="00B71E47" w:rsidRPr="005F1E8D">
        <w:rPr>
          <w:rFonts w:ascii="Times New Roman" w:hAnsi="Times New Roman" w:cs="Times New Roman"/>
          <w:lang w:val="en-CA"/>
        </w:rPr>
        <w:t>50 m transect</w:t>
      </w:r>
      <w:r w:rsidR="00895C86" w:rsidRPr="005F1E8D">
        <w:rPr>
          <w:rFonts w:ascii="Times New Roman" w:hAnsi="Times New Roman" w:cs="Times New Roman"/>
          <w:lang w:val="en-CA"/>
        </w:rPr>
        <w:t xml:space="preserve"> lines</w:t>
      </w:r>
      <w:r w:rsidR="00B71E47" w:rsidRPr="005F1E8D">
        <w:rPr>
          <w:rFonts w:ascii="Times New Roman" w:hAnsi="Times New Roman" w:cs="Times New Roman"/>
          <w:lang w:val="en-CA"/>
        </w:rPr>
        <w:t xml:space="preserve"> placed</w:t>
      </w:r>
      <w:r w:rsidRPr="005F1E8D">
        <w:rPr>
          <w:rFonts w:ascii="Times New Roman" w:hAnsi="Times New Roman" w:cs="Times New Roman"/>
          <w:lang w:val="en-CA"/>
        </w:rPr>
        <w:t xml:space="preserve"> immediately </w:t>
      </w:r>
      <w:r w:rsidR="00895C86" w:rsidRPr="005F1E8D">
        <w:rPr>
          <w:rFonts w:ascii="Times New Roman" w:hAnsi="Times New Roman" w:cs="Times New Roman"/>
          <w:lang w:val="en-CA"/>
        </w:rPr>
        <w:t xml:space="preserve">adjacent to the </w:t>
      </w:r>
      <w:r w:rsidRPr="005F1E8D">
        <w:rPr>
          <w:rFonts w:ascii="Times New Roman" w:hAnsi="Times New Roman" w:cs="Times New Roman"/>
          <w:lang w:val="en-CA"/>
        </w:rPr>
        <w:t xml:space="preserve">kelp forest following </w:t>
      </w:r>
      <w:r w:rsidR="00895C86" w:rsidRPr="005F1E8D">
        <w:rPr>
          <w:rFonts w:ascii="Times New Roman" w:hAnsi="Times New Roman" w:cs="Times New Roman"/>
          <w:lang w:val="en-CA"/>
        </w:rPr>
        <w:t>the RLS</w:t>
      </w:r>
      <w:r w:rsidRPr="005F1E8D">
        <w:rPr>
          <w:rFonts w:ascii="Times New Roman" w:hAnsi="Times New Roman" w:cs="Times New Roman"/>
          <w:lang w:val="en-CA"/>
        </w:rPr>
        <w:t xml:space="preserve"> protocol as above. Next, we ran four 5 m</w:t>
      </w:r>
      <w:r w:rsidR="00895C86" w:rsidRPr="005F1E8D">
        <w:rPr>
          <w:rFonts w:ascii="Times New Roman" w:hAnsi="Times New Roman" w:cs="Times New Roman"/>
          <w:lang w:val="en-CA"/>
        </w:rPr>
        <w:t>-</w:t>
      </w:r>
      <w:r w:rsidRPr="005F1E8D">
        <w:rPr>
          <w:rFonts w:ascii="Times New Roman" w:hAnsi="Times New Roman" w:cs="Times New Roman"/>
          <w:lang w:val="en-CA"/>
        </w:rPr>
        <w:t>long transects</w:t>
      </w:r>
      <w:r w:rsidR="00895C86" w:rsidRPr="005F1E8D">
        <w:rPr>
          <w:rFonts w:ascii="Times New Roman" w:hAnsi="Times New Roman" w:cs="Times New Roman"/>
          <w:lang w:val="en-CA"/>
        </w:rPr>
        <w:t>,</w:t>
      </w:r>
      <w:r w:rsidR="00B71E47" w:rsidRPr="005F1E8D">
        <w:rPr>
          <w:rFonts w:ascii="Times New Roman" w:hAnsi="Times New Roman" w:cs="Times New Roman"/>
          <w:lang w:val="en-CA"/>
        </w:rPr>
        <w:t xml:space="preserve"> 5 m apart</w:t>
      </w:r>
      <w:r w:rsidR="00895C86" w:rsidRPr="005F1E8D">
        <w:rPr>
          <w:rFonts w:ascii="Times New Roman" w:hAnsi="Times New Roman" w:cs="Times New Roman"/>
          <w:lang w:val="en-CA"/>
        </w:rPr>
        <w:t>,</w:t>
      </w:r>
      <w:r w:rsidRPr="005F1E8D">
        <w:rPr>
          <w:rFonts w:ascii="Times New Roman" w:hAnsi="Times New Roman" w:cs="Times New Roman"/>
          <w:lang w:val="en-CA"/>
        </w:rPr>
        <w:t xml:space="preserve"> into the kelp forest</w:t>
      </w:r>
      <w:r w:rsidR="004F5624" w:rsidRPr="005F1E8D">
        <w:rPr>
          <w:rFonts w:ascii="Times New Roman" w:hAnsi="Times New Roman" w:cs="Times New Roman"/>
          <w:lang w:val="en-CA"/>
        </w:rPr>
        <w:t xml:space="preserve"> to assess </w:t>
      </w:r>
      <w:r w:rsidR="001F79DB" w:rsidRPr="005F1E8D">
        <w:rPr>
          <w:rFonts w:ascii="Times New Roman" w:hAnsi="Times New Roman" w:cs="Times New Roman"/>
          <w:lang w:val="en-CA"/>
        </w:rPr>
        <w:t xml:space="preserve">kelp </w:t>
      </w:r>
      <w:r w:rsidR="004F5624" w:rsidRPr="005F1E8D">
        <w:rPr>
          <w:rFonts w:ascii="Times New Roman" w:hAnsi="Times New Roman" w:cs="Times New Roman"/>
          <w:lang w:val="en-CA"/>
        </w:rPr>
        <w:t xml:space="preserve">density, </w:t>
      </w:r>
      <w:r w:rsidR="001F79DB" w:rsidRPr="005F1E8D">
        <w:rPr>
          <w:rFonts w:ascii="Times New Roman" w:hAnsi="Times New Roman" w:cs="Times New Roman"/>
          <w:lang w:val="en-CA"/>
        </w:rPr>
        <w:t xml:space="preserve">canopy height, </w:t>
      </w:r>
      <w:r w:rsidR="004F5624" w:rsidRPr="005F1E8D">
        <w:rPr>
          <w:rFonts w:ascii="Times New Roman" w:hAnsi="Times New Roman" w:cs="Times New Roman"/>
          <w:lang w:val="en-CA"/>
        </w:rPr>
        <w:t>and biomass</w:t>
      </w:r>
      <w:r w:rsidRPr="005F1E8D">
        <w:rPr>
          <w:rFonts w:ascii="Times New Roman" w:hAnsi="Times New Roman" w:cs="Times New Roman"/>
          <w:lang w:val="en-CA"/>
        </w:rPr>
        <w:t xml:space="preserve"> (</w:t>
      </w:r>
      <w:r w:rsidRPr="005F1E8D">
        <w:rPr>
          <w:rFonts w:ascii="Times New Roman" w:hAnsi="Times New Roman" w:cs="Times New Roman"/>
          <w:highlight w:val="green"/>
          <w:lang w:val="en-CA"/>
        </w:rPr>
        <w:t>Fi</w:t>
      </w:r>
      <w:r w:rsidR="005746D1" w:rsidRPr="005F1E8D">
        <w:rPr>
          <w:rFonts w:ascii="Times New Roman" w:hAnsi="Times New Roman" w:cs="Times New Roman"/>
          <w:highlight w:val="green"/>
          <w:lang w:val="en-CA"/>
        </w:rPr>
        <w:t>g.</w:t>
      </w:r>
      <w:r w:rsidRPr="005F1E8D">
        <w:rPr>
          <w:rFonts w:ascii="Times New Roman" w:hAnsi="Times New Roman" w:cs="Times New Roman"/>
          <w:highlight w:val="green"/>
          <w:lang w:val="en-CA"/>
        </w:rPr>
        <w:t xml:space="preserve"> </w:t>
      </w:r>
      <w:r w:rsidR="00682CDC" w:rsidRPr="005F1E8D">
        <w:rPr>
          <w:rFonts w:ascii="Times New Roman" w:hAnsi="Times New Roman" w:cs="Times New Roman"/>
          <w:highlight w:val="green"/>
          <w:lang w:val="en-CA"/>
        </w:rPr>
        <w:t>2</w:t>
      </w:r>
      <w:r w:rsidRPr="005F1E8D">
        <w:rPr>
          <w:rFonts w:ascii="Times New Roman" w:hAnsi="Times New Roman" w:cs="Times New Roman"/>
          <w:lang w:val="en-CA"/>
        </w:rPr>
        <w:t xml:space="preserve">). </w:t>
      </w:r>
      <w:r w:rsidR="0067503F">
        <w:rPr>
          <w:rFonts w:ascii="Times New Roman" w:hAnsi="Times New Roman" w:cs="Times New Roman"/>
          <w:lang w:val="en-CA"/>
        </w:rPr>
        <w:t>Divers then</w:t>
      </w:r>
      <w:r w:rsidRPr="005F1E8D">
        <w:rPr>
          <w:rFonts w:ascii="Times New Roman" w:hAnsi="Times New Roman" w:cs="Times New Roman"/>
          <w:lang w:val="en-CA"/>
        </w:rPr>
        <w:t xml:space="preserve"> counted the number of </w:t>
      </w:r>
      <w:r w:rsidR="004F5624" w:rsidRPr="005F1E8D">
        <w:rPr>
          <w:rFonts w:ascii="Times New Roman" w:hAnsi="Times New Roman" w:cs="Times New Roman"/>
          <w:lang w:val="en-CA"/>
        </w:rPr>
        <w:t xml:space="preserve">canopy </w:t>
      </w:r>
      <w:r w:rsidRPr="005F1E8D">
        <w:rPr>
          <w:rFonts w:ascii="Times New Roman" w:hAnsi="Times New Roman" w:cs="Times New Roman"/>
          <w:lang w:val="en-CA"/>
        </w:rPr>
        <w:t xml:space="preserve">kelp </w:t>
      </w:r>
      <w:r w:rsidR="004F5624" w:rsidRPr="005F1E8D">
        <w:rPr>
          <w:rFonts w:ascii="Times New Roman" w:hAnsi="Times New Roman" w:cs="Times New Roman"/>
          <w:lang w:val="en-CA"/>
        </w:rPr>
        <w:t>individuals (bull or giant kelp)</w:t>
      </w:r>
      <w:r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within </w:t>
      </w:r>
      <w:commentRangeStart w:id="65"/>
      <w:commentRangeStart w:id="66"/>
      <w:r w:rsidR="001F79DB" w:rsidRPr="005F1E8D">
        <w:rPr>
          <w:rFonts w:ascii="Times New Roman" w:hAnsi="Times New Roman" w:cs="Times New Roman"/>
          <w:lang w:val="en-CA"/>
        </w:rPr>
        <w:t xml:space="preserve">0.5 m </w:t>
      </w:r>
      <w:commentRangeEnd w:id="65"/>
      <w:r w:rsidR="000A1681" w:rsidRPr="005F1E8D">
        <w:rPr>
          <w:rStyle w:val="CommentReference"/>
          <w:rFonts w:ascii="Times New Roman" w:hAnsi="Times New Roman" w:cs="Times New Roman"/>
        </w:rPr>
        <w:commentReference w:id="65"/>
      </w:r>
      <w:commentRangeEnd w:id="66"/>
      <w:r w:rsidR="00E31706">
        <w:rPr>
          <w:rStyle w:val="CommentReference"/>
        </w:rPr>
        <w:commentReference w:id="66"/>
      </w:r>
      <w:r w:rsidR="001F79DB" w:rsidRPr="005F1E8D">
        <w:rPr>
          <w:rFonts w:ascii="Times New Roman" w:hAnsi="Times New Roman" w:cs="Times New Roman"/>
          <w:lang w:val="en-CA"/>
        </w:rPr>
        <w:t>o</w:t>
      </w:r>
      <w:r w:rsidR="00895C86" w:rsidRPr="005F1E8D">
        <w:rPr>
          <w:rFonts w:ascii="Times New Roman" w:hAnsi="Times New Roman" w:cs="Times New Roman"/>
          <w:lang w:val="en-CA"/>
        </w:rPr>
        <w:t>n</w:t>
      </w:r>
      <w:r w:rsidR="001F79DB" w:rsidRPr="005F1E8D">
        <w:rPr>
          <w:rFonts w:ascii="Times New Roman" w:hAnsi="Times New Roman" w:cs="Times New Roman"/>
          <w:lang w:val="en-CA"/>
        </w:rPr>
        <w:t xml:space="preserve"> either side of the kelp transect to measure kelp density. To estimate canopy height, we</w:t>
      </w:r>
      <w:r w:rsidR="004F5624" w:rsidRPr="005F1E8D">
        <w:rPr>
          <w:rFonts w:ascii="Times New Roman" w:hAnsi="Times New Roman" w:cs="Times New Roman"/>
          <w:lang w:val="en-CA"/>
        </w:rPr>
        <w:t xml:space="preserve"> measured the length of five</w:t>
      </w:r>
      <w:r w:rsidR="001F79DB" w:rsidRPr="005F1E8D">
        <w:rPr>
          <w:rFonts w:ascii="Times New Roman" w:hAnsi="Times New Roman" w:cs="Times New Roman"/>
          <w:lang w:val="en-CA"/>
        </w:rPr>
        <w:t xml:space="preserve"> random</w:t>
      </w:r>
      <w:r w:rsidR="00895C86" w:rsidRPr="005F1E8D">
        <w:rPr>
          <w:rFonts w:ascii="Times New Roman" w:hAnsi="Times New Roman" w:cs="Times New Roman"/>
          <w:lang w:val="en-CA"/>
        </w:rPr>
        <w:t>ly chosen</w:t>
      </w:r>
      <w:r w:rsidR="004F5624" w:rsidRPr="005F1E8D">
        <w:rPr>
          <w:rFonts w:ascii="Times New Roman" w:hAnsi="Times New Roman" w:cs="Times New Roman"/>
          <w:lang w:val="en-CA"/>
        </w:rPr>
        <w:t xml:space="preserve"> kelp</w:t>
      </w:r>
      <w:r w:rsidR="00895C86" w:rsidRPr="005F1E8D">
        <w:rPr>
          <w:rFonts w:ascii="Times New Roman" w:hAnsi="Times New Roman" w:cs="Times New Roman"/>
          <w:lang w:val="en-CA"/>
        </w:rPr>
        <w:t xml:space="preserve"> individuals</w:t>
      </w:r>
      <w:r w:rsidR="001F79DB" w:rsidRPr="005F1E8D">
        <w:rPr>
          <w:rFonts w:ascii="Times New Roman" w:hAnsi="Times New Roman" w:cs="Times New Roman"/>
          <w:lang w:val="en-CA"/>
        </w:rPr>
        <w:t xml:space="preserve"> per kelp transect; f</w:t>
      </w:r>
      <w:r w:rsidR="004F5624" w:rsidRPr="005F1E8D">
        <w:rPr>
          <w:rFonts w:ascii="Times New Roman" w:hAnsi="Times New Roman" w:cs="Times New Roman"/>
          <w:lang w:val="en-CA"/>
        </w:rPr>
        <w:t>or bull kelp</w:t>
      </w:r>
      <w:r w:rsidR="001F79DB" w:rsidRPr="005F1E8D">
        <w:rPr>
          <w:rFonts w:ascii="Times New Roman" w:hAnsi="Times New Roman" w:cs="Times New Roman"/>
          <w:lang w:val="en-CA"/>
        </w:rPr>
        <w:t xml:space="preserve"> we measured the total length from holdfast to pneumatocyst </w:t>
      </w:r>
      <w:r w:rsidR="001F79DB" w:rsidRPr="005F1E8D">
        <w:rPr>
          <w:rFonts w:ascii="Times New Roman" w:hAnsi="Times New Roman" w:cs="Times New Roman"/>
          <w:i/>
          <w:lang w:val="en-CA"/>
        </w:rPr>
        <w:t>in situ</w:t>
      </w:r>
      <w:r w:rsidR="001F79DB" w:rsidRPr="005F1E8D">
        <w:rPr>
          <w:rFonts w:ascii="Times New Roman" w:hAnsi="Times New Roman" w:cs="Times New Roman"/>
          <w:lang w:val="en-CA"/>
        </w:rPr>
        <w:t xml:space="preserve">, but for giant kelp we collected five random individuals to measure from holdfast to apical meristem on dry land. To quantify </w:t>
      </w:r>
      <w:r w:rsidR="00895C86" w:rsidRPr="005F1E8D">
        <w:rPr>
          <w:rFonts w:ascii="Times New Roman" w:hAnsi="Times New Roman" w:cs="Times New Roman"/>
          <w:lang w:val="en-CA"/>
        </w:rPr>
        <w:t xml:space="preserve">bull kelp </w:t>
      </w:r>
      <w:r w:rsidR="001F79DB" w:rsidRPr="005F1E8D">
        <w:rPr>
          <w:rFonts w:ascii="Times New Roman" w:hAnsi="Times New Roman" w:cs="Times New Roman"/>
          <w:lang w:val="en-CA"/>
        </w:rPr>
        <w:t>biomass</w:t>
      </w:r>
      <w:r w:rsidR="004F5624" w:rsidRPr="005F1E8D">
        <w:rPr>
          <w:rFonts w:ascii="Times New Roman" w:hAnsi="Times New Roman" w:cs="Times New Roman"/>
          <w:lang w:val="en-CA"/>
        </w:rPr>
        <w:t>, we measured the sub-</w:t>
      </w:r>
      <w:r w:rsidR="0042306A" w:rsidRPr="005F1E8D">
        <w:rPr>
          <w:rFonts w:ascii="Times New Roman" w:hAnsi="Times New Roman" w:cs="Times New Roman"/>
          <w:lang w:val="en-CA"/>
        </w:rPr>
        <w:t>bulb</w:t>
      </w:r>
      <w:r w:rsidR="004F5624" w:rsidRPr="005F1E8D">
        <w:rPr>
          <w:rFonts w:ascii="Times New Roman" w:hAnsi="Times New Roman" w:cs="Times New Roman"/>
          <w:lang w:val="en-CA"/>
        </w:rPr>
        <w:t xml:space="preserve"> </w:t>
      </w:r>
      <w:r w:rsidR="001F79DB" w:rsidRPr="005F1E8D">
        <w:rPr>
          <w:rFonts w:ascii="Times New Roman" w:hAnsi="Times New Roman" w:cs="Times New Roman"/>
          <w:lang w:val="en-CA"/>
        </w:rPr>
        <w:t>circumference</w:t>
      </w:r>
      <w:r w:rsidR="0042306A" w:rsidRPr="005F1E8D">
        <w:rPr>
          <w:rFonts w:ascii="Times New Roman" w:hAnsi="Times New Roman" w:cs="Times New Roman"/>
          <w:lang w:val="en-CA"/>
        </w:rPr>
        <w:t xml:space="preserve"> (15 cm below the bottom of the bulb)</w:t>
      </w:r>
      <w:r w:rsidR="001F79DB" w:rsidRPr="005F1E8D">
        <w:rPr>
          <w:rFonts w:ascii="Times New Roman" w:hAnsi="Times New Roman" w:cs="Times New Roman"/>
          <w:lang w:val="en-CA"/>
        </w:rPr>
        <w:t xml:space="preserve"> of the same five bull kelps per transect</w:t>
      </w:r>
      <w:r w:rsidR="004F5624" w:rsidRPr="005F1E8D">
        <w:rPr>
          <w:rFonts w:ascii="Times New Roman" w:hAnsi="Times New Roman" w:cs="Times New Roman"/>
          <w:lang w:val="en-CA"/>
        </w:rPr>
        <w:t xml:space="preserve"> </w:t>
      </w:r>
      <w:r w:rsidR="004F5624" w:rsidRPr="005F1E8D">
        <w:rPr>
          <w:rFonts w:ascii="Times New Roman" w:hAnsi="Times New Roman" w:cs="Times New Roman"/>
          <w:i/>
          <w:lang w:val="en-CA"/>
        </w:rPr>
        <w:t>in situ</w:t>
      </w:r>
      <w:r w:rsidR="00417390" w:rsidRPr="005F1E8D">
        <w:rPr>
          <w:rFonts w:ascii="Times New Roman" w:hAnsi="Times New Roman" w:cs="Times New Roman"/>
          <w:lang w:val="en-CA"/>
        </w:rPr>
        <w:t xml:space="preserve"> </w:t>
      </w:r>
      <w:r w:rsidR="00895C86" w:rsidRPr="005F1E8D">
        <w:rPr>
          <w:rFonts w:ascii="Times New Roman" w:hAnsi="Times New Roman" w:cs="Times New Roman"/>
          <w:lang w:val="en-CA"/>
        </w:rPr>
        <w:t>and</w:t>
      </w:r>
      <w:r w:rsidR="00417390" w:rsidRPr="005F1E8D">
        <w:rPr>
          <w:rFonts w:ascii="Times New Roman" w:hAnsi="Times New Roman" w:cs="Times New Roman"/>
          <w:lang w:val="en-CA"/>
        </w:rPr>
        <w:t xml:space="preserve"> calculate</w:t>
      </w:r>
      <w:r w:rsidR="00895C86" w:rsidRPr="005F1E8D">
        <w:rPr>
          <w:rFonts w:ascii="Times New Roman" w:hAnsi="Times New Roman" w:cs="Times New Roman"/>
          <w:lang w:val="en-CA"/>
        </w:rPr>
        <w:t>d</w:t>
      </w:r>
      <w:r w:rsidR="00417390" w:rsidRPr="005F1E8D">
        <w:rPr>
          <w:rFonts w:ascii="Times New Roman" w:hAnsi="Times New Roman" w:cs="Times New Roman"/>
          <w:lang w:val="en-CA"/>
        </w:rPr>
        <w:t xml:space="preserve"> individual biomass usin</w:t>
      </w:r>
      <w:r w:rsidR="0042306A" w:rsidRPr="005F1E8D">
        <w:rPr>
          <w:rFonts w:ascii="Times New Roman" w:hAnsi="Times New Roman" w:cs="Times New Roman"/>
          <w:lang w:val="en-CA"/>
        </w:rPr>
        <w:t xml:space="preserve">g a quadratic </w:t>
      </w:r>
      <w:r w:rsidR="0011523B" w:rsidRPr="005F1E8D">
        <w:rPr>
          <w:rFonts w:ascii="Times New Roman" w:hAnsi="Times New Roman" w:cs="Times New Roman"/>
          <w:lang w:val="en-CA"/>
        </w:rPr>
        <w:t xml:space="preserve">diameter to biomass </w:t>
      </w:r>
      <w:r w:rsidR="0042306A" w:rsidRPr="005F1E8D">
        <w:rPr>
          <w:rFonts w:ascii="Times New Roman" w:hAnsi="Times New Roman" w:cs="Times New Roman"/>
          <w:lang w:val="en-CA"/>
        </w:rPr>
        <w:t xml:space="preserve">formula </w:t>
      </w:r>
      <w:r w:rsidR="0011523B" w:rsidRPr="005F1E8D">
        <w:rPr>
          <w:rFonts w:ascii="Times New Roman" w:hAnsi="Times New Roman" w:cs="Times New Roman"/>
          <w:highlight w:val="yellow"/>
          <w:lang w:val="en-CA"/>
        </w:rPr>
        <w:t>(</w:t>
      </w:r>
      <w:proofErr w:type="spellStart"/>
      <w:r w:rsidR="00B47743" w:rsidRPr="005F1E8D">
        <w:rPr>
          <w:rFonts w:ascii="Times New Roman" w:hAnsi="Times New Roman" w:cs="Times New Roman"/>
          <w:highlight w:val="yellow"/>
          <w:lang w:val="en-CA"/>
        </w:rPr>
        <w:t>Attridge</w:t>
      </w:r>
      <w:proofErr w:type="spellEnd"/>
      <w:r w:rsidR="00B47743" w:rsidRPr="005F1E8D">
        <w:rPr>
          <w:rFonts w:ascii="Times New Roman" w:hAnsi="Times New Roman" w:cs="Times New Roman"/>
          <w:highlight w:val="yellow"/>
          <w:lang w:val="en-CA"/>
        </w:rPr>
        <w:t>, unpublished data</w:t>
      </w:r>
      <w:r w:rsidR="0011523B" w:rsidRPr="005F1E8D">
        <w:rPr>
          <w:rFonts w:ascii="Times New Roman" w:hAnsi="Times New Roman" w:cs="Times New Roman"/>
          <w:highlight w:val="yellow"/>
          <w:lang w:val="en-CA"/>
        </w:rPr>
        <w:t>)</w:t>
      </w:r>
      <w:r w:rsidR="004F5624" w:rsidRPr="005F1E8D">
        <w:rPr>
          <w:rFonts w:ascii="Times New Roman" w:hAnsi="Times New Roman" w:cs="Times New Roman"/>
          <w:lang w:val="en-CA"/>
        </w:rPr>
        <w:t>. For giant kelp</w:t>
      </w:r>
      <w:r w:rsidR="00895C86" w:rsidRPr="005F1E8D">
        <w:rPr>
          <w:rFonts w:ascii="Times New Roman" w:hAnsi="Times New Roman" w:cs="Times New Roman"/>
          <w:lang w:val="en-CA"/>
        </w:rPr>
        <w:t xml:space="preserve"> biomass</w:t>
      </w:r>
      <w:r w:rsidR="004F5624" w:rsidRPr="005F1E8D">
        <w:rPr>
          <w:rFonts w:ascii="Times New Roman" w:hAnsi="Times New Roman" w:cs="Times New Roman"/>
          <w:lang w:val="en-CA"/>
        </w:rPr>
        <w:t>, we weighe</w:t>
      </w:r>
      <w:r w:rsidR="001F79DB" w:rsidRPr="005F1E8D">
        <w:rPr>
          <w:rFonts w:ascii="Times New Roman" w:hAnsi="Times New Roman" w:cs="Times New Roman"/>
          <w:lang w:val="en-CA"/>
        </w:rPr>
        <w:t xml:space="preserve">d </w:t>
      </w:r>
      <w:r w:rsidR="00895C86" w:rsidRPr="005F1E8D">
        <w:rPr>
          <w:rFonts w:ascii="Times New Roman" w:hAnsi="Times New Roman" w:cs="Times New Roman"/>
          <w:lang w:val="en-CA"/>
        </w:rPr>
        <w:t xml:space="preserve">using </w:t>
      </w:r>
      <w:r w:rsidR="00895C86" w:rsidRPr="005F1E8D">
        <w:rPr>
          <w:rFonts w:ascii="Times New Roman" w:hAnsi="Times New Roman" w:cs="Times New Roman"/>
          <w:highlight w:val="yellow"/>
          <w:lang w:val="en-CA"/>
        </w:rPr>
        <w:t>X brand scale</w:t>
      </w:r>
      <w:r w:rsidR="00895C86"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the same five individuals per transect </w:t>
      </w:r>
      <w:r w:rsidR="00895C86" w:rsidRPr="005F1E8D">
        <w:rPr>
          <w:rFonts w:ascii="Times New Roman" w:hAnsi="Times New Roman" w:cs="Times New Roman"/>
          <w:lang w:val="en-CA"/>
        </w:rPr>
        <w:t xml:space="preserve">that </w:t>
      </w:r>
      <w:r w:rsidR="001F79DB" w:rsidRPr="005F1E8D">
        <w:rPr>
          <w:rFonts w:ascii="Times New Roman" w:hAnsi="Times New Roman" w:cs="Times New Roman"/>
          <w:lang w:val="en-CA"/>
        </w:rPr>
        <w:t>were collected for total length measurements</w:t>
      </w:r>
      <w:r w:rsidR="00B71E47" w:rsidRPr="005F1E8D">
        <w:rPr>
          <w:rFonts w:ascii="Times New Roman" w:hAnsi="Times New Roman" w:cs="Times New Roman"/>
          <w:lang w:val="en-CA"/>
        </w:rPr>
        <w:t xml:space="preserve">. </w:t>
      </w:r>
      <w:r w:rsidR="00417390" w:rsidRPr="005F1E8D">
        <w:rPr>
          <w:rFonts w:ascii="Times New Roman" w:hAnsi="Times New Roman" w:cs="Times New Roman"/>
          <w:lang w:val="en-CA"/>
        </w:rPr>
        <w:t xml:space="preserve">We multiplied the </w:t>
      </w:r>
      <w:r w:rsidR="00417390" w:rsidRPr="005F1E8D">
        <w:rPr>
          <w:rFonts w:ascii="Times New Roman" w:hAnsi="Times New Roman" w:cs="Times New Roman"/>
          <w:lang w:val="en-CA"/>
        </w:rPr>
        <w:lastRenderedPageBreak/>
        <w:t xml:space="preserve">mean biomass estimate for each </w:t>
      </w:r>
      <w:r w:rsidR="001F79DB" w:rsidRPr="005F1E8D">
        <w:rPr>
          <w:rFonts w:ascii="Times New Roman" w:hAnsi="Times New Roman" w:cs="Times New Roman"/>
          <w:lang w:val="en-CA"/>
        </w:rPr>
        <w:t>kelp species by the species density to calculate a biomass/m</w:t>
      </w:r>
      <w:r w:rsidR="001F79DB"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estimate for each kelp transect, which we </w:t>
      </w:r>
      <w:r w:rsidR="00895C86" w:rsidRPr="005F1E8D">
        <w:rPr>
          <w:rFonts w:ascii="Times New Roman" w:hAnsi="Times New Roman" w:cs="Times New Roman"/>
          <w:lang w:val="en-CA"/>
        </w:rPr>
        <w:t xml:space="preserve">then </w:t>
      </w:r>
      <w:r w:rsidR="001F79DB" w:rsidRPr="005F1E8D">
        <w:rPr>
          <w:rFonts w:ascii="Times New Roman" w:hAnsi="Times New Roman" w:cs="Times New Roman"/>
          <w:lang w:val="en-CA"/>
        </w:rPr>
        <w:t>averaged over the four transects per forest to estimate overall mean forest biomass</w:t>
      </w:r>
      <w:r w:rsidR="00B47743" w:rsidRPr="005F1E8D">
        <w:rPr>
          <w:rFonts w:ascii="Times New Roman" w:hAnsi="Times New Roman" w:cs="Times New Roman"/>
          <w:lang w:val="en-CA"/>
        </w:rPr>
        <w:t>/m</w:t>
      </w:r>
      <w:r w:rsidR="00B47743"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w:t>
      </w:r>
      <w:commentRangeStart w:id="67"/>
      <w:r w:rsidR="001F79DB" w:rsidRPr="005F1E8D">
        <w:rPr>
          <w:rFonts w:ascii="Times New Roman" w:hAnsi="Times New Roman" w:cs="Times New Roman"/>
          <w:lang w:val="en-CA"/>
        </w:rPr>
        <w:t xml:space="preserve"> </w:t>
      </w:r>
      <w:commentRangeEnd w:id="67"/>
      <w:r w:rsidR="00B164BF">
        <w:rPr>
          <w:rStyle w:val="CommentReference"/>
        </w:rPr>
        <w:commentReference w:id="67"/>
      </w:r>
    </w:p>
    <w:p w14:paraId="50BA9561" w14:textId="5A938E38" w:rsidR="00B71E47" w:rsidRPr="005F1E8D" w:rsidRDefault="002E568B" w:rsidP="002E568B">
      <w:pPr>
        <w:spacing w:line="480" w:lineRule="auto"/>
        <w:ind w:firstLine="720"/>
        <w:rPr>
          <w:rFonts w:ascii="Times New Roman" w:hAnsi="Times New Roman" w:cs="Times New Roman"/>
          <w:lang w:val="en-CA"/>
        </w:rPr>
      </w:pPr>
      <w:r w:rsidRPr="005F1E8D">
        <w:rPr>
          <w:rFonts w:ascii="Times New Roman" w:hAnsi="Times New Roman" w:cs="Times New Roman"/>
          <w:lang w:val="en-CA"/>
        </w:rPr>
        <w:t>Finally, to</w:t>
      </w:r>
      <w:r w:rsidR="001F79DB" w:rsidRPr="005F1E8D">
        <w:rPr>
          <w:rFonts w:ascii="Times New Roman" w:hAnsi="Times New Roman" w:cs="Times New Roman"/>
          <w:lang w:val="en-CA"/>
        </w:rPr>
        <w:t xml:space="preserve"> compare NH</w:t>
      </w:r>
      <w:r w:rsidR="001F79DB" w:rsidRPr="005F1E8D">
        <w:rPr>
          <w:rFonts w:ascii="Cambria Math" w:hAnsi="Cambria Math" w:cs="Cambria Math"/>
          <w:lang w:val="en-CA"/>
        </w:rPr>
        <w:t>₄⁺</w:t>
      </w:r>
      <w:r w:rsidR="001F79DB" w:rsidRPr="005F1E8D">
        <w:rPr>
          <w:rFonts w:ascii="Times New Roman" w:hAnsi="Times New Roman" w:cs="Times New Roman"/>
          <w:lang w:val="en-CA"/>
        </w:rPr>
        <w:t xml:space="preserve"> concentration</w:t>
      </w:r>
      <w:r w:rsidR="00895C86" w:rsidRPr="005F1E8D">
        <w:rPr>
          <w:rFonts w:ascii="Times New Roman" w:hAnsi="Times New Roman" w:cs="Times New Roman"/>
          <w:lang w:val="en-CA"/>
        </w:rPr>
        <w:t>s</w:t>
      </w:r>
      <w:r w:rsidR="001F79DB" w:rsidRPr="005F1E8D">
        <w:rPr>
          <w:rFonts w:ascii="Times New Roman" w:hAnsi="Times New Roman" w:cs="Times New Roman"/>
          <w:lang w:val="en-CA"/>
        </w:rPr>
        <w:t xml:space="preserve"> inside vs outside </w:t>
      </w:r>
      <w:r w:rsidR="00895C86" w:rsidRPr="005F1E8D">
        <w:rPr>
          <w:rFonts w:ascii="Times New Roman" w:hAnsi="Times New Roman" w:cs="Times New Roman"/>
          <w:lang w:val="en-CA"/>
        </w:rPr>
        <w:t xml:space="preserve">each </w:t>
      </w:r>
      <w:r w:rsidR="001F79DB" w:rsidRPr="005F1E8D">
        <w:rPr>
          <w:rFonts w:ascii="Times New Roman" w:hAnsi="Times New Roman" w:cs="Times New Roman"/>
          <w:lang w:val="en-CA"/>
        </w:rPr>
        <w:t>kelp forest, w</w:t>
      </w:r>
      <w:r w:rsidR="00B71E47" w:rsidRPr="005F1E8D">
        <w:rPr>
          <w:rFonts w:ascii="Times New Roman" w:hAnsi="Times New Roman" w:cs="Times New Roman"/>
          <w:lang w:val="en-CA"/>
        </w:rPr>
        <w:t xml:space="preserve">e collected </w:t>
      </w:r>
      <w:r w:rsidRPr="005F1E8D">
        <w:rPr>
          <w:rFonts w:ascii="Times New Roman" w:hAnsi="Times New Roman" w:cs="Times New Roman"/>
          <w:lang w:val="en-CA"/>
        </w:rPr>
        <w:t>paired</w:t>
      </w:r>
      <w:r w:rsidR="00B71E47" w:rsidRPr="005F1E8D">
        <w:rPr>
          <w:rFonts w:ascii="Times New Roman" w:hAnsi="Times New Roman" w:cs="Times New Roman"/>
          <w:lang w:val="en-CA"/>
        </w:rPr>
        <w:t xml:space="preserve"> 60 mL syringe</w:t>
      </w:r>
      <w:r w:rsidRPr="005F1E8D">
        <w:rPr>
          <w:rFonts w:ascii="Times New Roman" w:hAnsi="Times New Roman" w:cs="Times New Roman"/>
          <w:lang w:val="en-CA"/>
        </w:rPr>
        <w:t>s</w:t>
      </w:r>
      <w:r w:rsidR="00B71E47" w:rsidRPr="005F1E8D">
        <w:rPr>
          <w:rFonts w:ascii="Times New Roman" w:hAnsi="Times New Roman" w:cs="Times New Roman"/>
          <w:lang w:val="en-CA"/>
        </w:rPr>
        <w:t xml:space="preserve"> of seawater immediately outside the kelp forest within 0 – 2 m from the substrate, and 5 m into the kelp forest</w:t>
      </w:r>
      <w:r w:rsidR="00895C86" w:rsidRPr="005F1E8D">
        <w:rPr>
          <w:rFonts w:ascii="Times New Roman" w:hAnsi="Times New Roman" w:cs="Times New Roman"/>
          <w:lang w:val="en-CA"/>
        </w:rPr>
        <w:t xml:space="preserve"> at the same </w:t>
      </w:r>
      <w:commentRangeStart w:id="68"/>
      <w:r w:rsidR="00895C86" w:rsidRPr="005F1E8D">
        <w:rPr>
          <w:rFonts w:ascii="Times New Roman" w:hAnsi="Times New Roman" w:cs="Times New Roman"/>
          <w:lang w:val="en-CA"/>
        </w:rPr>
        <w:t>depth</w:t>
      </w:r>
      <w:commentRangeEnd w:id="68"/>
      <w:r w:rsidR="00152CBA" w:rsidRPr="005F1E8D">
        <w:rPr>
          <w:rStyle w:val="CommentReference"/>
          <w:rFonts w:ascii="Times New Roman" w:hAnsi="Times New Roman" w:cs="Times New Roman"/>
        </w:rPr>
        <w:commentReference w:id="68"/>
      </w:r>
      <w:r w:rsidR="00B71E47" w:rsidRPr="005F1E8D">
        <w:rPr>
          <w:rFonts w:ascii="Times New Roman" w:hAnsi="Times New Roman" w:cs="Times New Roman"/>
          <w:lang w:val="en-CA"/>
        </w:rPr>
        <w:t>.</w:t>
      </w:r>
      <w:r w:rsidR="00B164BF" w:rsidRPr="00B164BF">
        <w:t xml:space="preserve"> </w:t>
      </w:r>
      <w:r w:rsidR="00B164BF">
        <w:rPr>
          <w:rFonts w:ascii="Times New Roman" w:hAnsi="Times New Roman" w:cs="Times New Roman"/>
          <w:lang w:val="en-CA"/>
        </w:rPr>
        <w:t>We collected three</w:t>
      </w:r>
      <w:r w:rsidR="00B164BF" w:rsidRPr="00B164BF">
        <w:rPr>
          <w:rFonts w:ascii="Times New Roman" w:hAnsi="Times New Roman" w:cs="Times New Roman"/>
          <w:lang w:val="en-CA"/>
        </w:rPr>
        <w:t xml:space="preserve"> paired NH</w:t>
      </w:r>
      <w:r w:rsidR="00B164BF" w:rsidRPr="00B164BF">
        <w:rPr>
          <w:rFonts w:ascii="Cambria Math" w:hAnsi="Cambria Math" w:cs="Cambria Math"/>
          <w:lang w:val="en-CA"/>
        </w:rPr>
        <w:t>₄⁺</w:t>
      </w:r>
      <w:r w:rsidR="00B164BF" w:rsidRPr="00B164BF">
        <w:rPr>
          <w:rFonts w:ascii="Times New Roman" w:hAnsi="Times New Roman" w:cs="Times New Roman"/>
          <w:lang w:val="en-CA"/>
        </w:rPr>
        <w:t xml:space="preserve"> </w:t>
      </w:r>
      <w:r w:rsidR="00B164BF">
        <w:rPr>
          <w:rFonts w:ascii="Times New Roman" w:hAnsi="Times New Roman" w:cs="Times New Roman"/>
          <w:lang w:val="en-CA"/>
        </w:rPr>
        <w:t>samples</w:t>
      </w:r>
      <w:r w:rsidR="00B164BF" w:rsidRPr="00B164BF">
        <w:rPr>
          <w:rFonts w:ascii="Times New Roman" w:hAnsi="Times New Roman" w:cs="Times New Roman"/>
          <w:lang w:val="en-CA"/>
        </w:rPr>
        <w:t xml:space="preserve"> </w:t>
      </w:r>
      <w:r w:rsidR="00B164BF">
        <w:rPr>
          <w:rFonts w:ascii="Times New Roman" w:hAnsi="Times New Roman" w:cs="Times New Roman"/>
          <w:lang w:val="en-CA"/>
        </w:rPr>
        <w:t>from</w:t>
      </w:r>
      <w:r w:rsidR="00B164BF" w:rsidRPr="00B164BF">
        <w:rPr>
          <w:rFonts w:ascii="Times New Roman" w:hAnsi="Times New Roman" w:cs="Times New Roman"/>
          <w:lang w:val="en-CA"/>
        </w:rPr>
        <w:t xml:space="preserve"> each site, which were spaced 5 m apart by matching them with the first three kelp transects.</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Outside each kelp forest, we also</w:t>
      </w:r>
      <w:r w:rsidR="00253D0A" w:rsidRPr="005F1E8D">
        <w:rPr>
          <w:rFonts w:ascii="Times New Roman" w:hAnsi="Times New Roman" w:cs="Times New Roman"/>
          <w:lang w:val="en-CA"/>
        </w:rPr>
        <w:t xml:space="preserve"> </w:t>
      </w:r>
      <w:r w:rsidR="00B71E47" w:rsidRPr="005F1E8D">
        <w:rPr>
          <w:rFonts w:ascii="Times New Roman" w:hAnsi="Times New Roman" w:cs="Times New Roman"/>
          <w:lang w:val="en-CA"/>
        </w:rPr>
        <w:t>fill</w:t>
      </w:r>
      <w:r w:rsidR="00171464" w:rsidRPr="005F1E8D">
        <w:rPr>
          <w:rFonts w:ascii="Times New Roman" w:hAnsi="Times New Roman" w:cs="Times New Roman"/>
          <w:lang w:val="en-CA"/>
        </w:rPr>
        <w:t>ed</w:t>
      </w:r>
      <w:r w:rsidR="00B71E47" w:rsidRPr="005F1E8D">
        <w:rPr>
          <w:rFonts w:ascii="Times New Roman" w:hAnsi="Times New Roman" w:cs="Times New Roman"/>
          <w:lang w:val="en-CA"/>
        </w:rPr>
        <w:t xml:space="preserve"> a </w:t>
      </w:r>
      <w:r w:rsidR="00171464" w:rsidRPr="005F1E8D">
        <w:rPr>
          <w:rFonts w:ascii="Times New Roman" w:hAnsi="Times New Roman" w:cs="Times New Roman"/>
          <w:lang w:val="en-CA"/>
        </w:rPr>
        <w:t>W</w:t>
      </w:r>
      <w:r w:rsidR="00B71E47" w:rsidRPr="005F1E8D">
        <w:rPr>
          <w:rFonts w:ascii="Times New Roman" w:hAnsi="Times New Roman" w:cs="Times New Roman"/>
          <w:lang w:val="en-CA"/>
        </w:rPr>
        <w:t>hirl</w:t>
      </w:r>
      <w:r w:rsidR="00171464" w:rsidRPr="005F1E8D">
        <w:rPr>
          <w:rFonts w:ascii="Times New Roman" w:hAnsi="Times New Roman" w:cs="Times New Roman"/>
          <w:lang w:val="en-CA"/>
        </w:rPr>
        <w:t>-</w:t>
      </w:r>
      <w:proofErr w:type="spellStart"/>
      <w:r w:rsidR="00171464" w:rsidRPr="005F1E8D">
        <w:rPr>
          <w:rFonts w:ascii="Times New Roman" w:hAnsi="Times New Roman" w:cs="Times New Roman"/>
          <w:lang w:val="en-CA"/>
        </w:rPr>
        <w:t>P</w:t>
      </w:r>
      <w:r w:rsidR="00B71E47" w:rsidRPr="005F1E8D">
        <w:rPr>
          <w:rFonts w:ascii="Times New Roman" w:hAnsi="Times New Roman" w:cs="Times New Roman"/>
          <w:lang w:val="en-CA"/>
        </w:rPr>
        <w:t>ak</w:t>
      </w:r>
      <w:r w:rsidR="00171464" w:rsidRPr="005F1E8D">
        <w:rPr>
          <w:rFonts w:ascii="Times New Roman" w:hAnsi="Times New Roman" w:cs="Times New Roman"/>
          <w:vertAlign w:val="superscript"/>
          <w:lang w:val="en-CA"/>
        </w:rPr>
        <w:t>TM</w:t>
      </w:r>
      <w:proofErr w:type="spellEnd"/>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sample bag </w:t>
      </w:r>
      <w:r w:rsidR="00253D0A" w:rsidRPr="005F1E8D">
        <w:rPr>
          <w:rFonts w:ascii="Times New Roman" w:hAnsi="Times New Roman" w:cs="Times New Roman"/>
          <w:lang w:val="en-CA"/>
        </w:rPr>
        <w:t>with</w:t>
      </w:r>
      <w:r w:rsidR="00B71E47" w:rsidRPr="005F1E8D">
        <w:rPr>
          <w:rFonts w:ascii="Times New Roman" w:hAnsi="Times New Roman" w:cs="Times New Roman"/>
          <w:lang w:val="en-CA"/>
        </w:rPr>
        <w:t xml:space="preserve"> seawater</w:t>
      </w:r>
      <w:r w:rsidR="00026433">
        <w:rPr>
          <w:rFonts w:ascii="Times New Roman" w:hAnsi="Times New Roman" w:cs="Times New Roman"/>
          <w:lang w:val="en-CA"/>
        </w:rPr>
        <w:t xml:space="preserve"> for</w:t>
      </w:r>
      <w:r w:rsidR="00171464" w:rsidRPr="005F1E8D">
        <w:rPr>
          <w:rFonts w:ascii="Times New Roman" w:hAnsi="Times New Roman" w:cs="Times New Roman"/>
          <w:lang w:val="en-CA"/>
        </w:rPr>
        <w:t xml:space="preserve"> creating standards. </w:t>
      </w:r>
      <w:commentRangeStart w:id="69"/>
      <w:r w:rsidR="00B71E47" w:rsidRPr="005F1E8D">
        <w:rPr>
          <w:rFonts w:ascii="Times New Roman" w:hAnsi="Times New Roman" w:cs="Times New Roman"/>
          <w:lang w:val="en-CA"/>
        </w:rPr>
        <w:t xml:space="preserve">Upon surfacing, we filtered 40 mL of each sample into amber bottles and </w:t>
      </w:r>
      <w:r w:rsidRPr="005F1E8D">
        <w:rPr>
          <w:rFonts w:ascii="Times New Roman" w:hAnsi="Times New Roman" w:cs="Times New Roman"/>
          <w:lang w:val="en-CA"/>
        </w:rPr>
        <w:t xml:space="preserve">also filled 8 amber bottles </w:t>
      </w:r>
      <w:r w:rsidR="00171464" w:rsidRPr="005F1E8D">
        <w:rPr>
          <w:rFonts w:ascii="Times New Roman" w:hAnsi="Times New Roman" w:cs="Times New Roman"/>
          <w:lang w:val="en-CA"/>
        </w:rPr>
        <w:t>each</w:t>
      </w:r>
      <w:r w:rsidRPr="005F1E8D">
        <w:rPr>
          <w:rFonts w:ascii="Times New Roman" w:hAnsi="Times New Roman" w:cs="Times New Roman"/>
          <w:lang w:val="en-CA"/>
        </w:rPr>
        <w:t xml:space="preserve"> with 40 mL of filtered </w:t>
      </w:r>
      <w:r w:rsidR="00B71E47" w:rsidRPr="005F1E8D">
        <w:rPr>
          <w:rFonts w:ascii="Times New Roman" w:hAnsi="Times New Roman" w:cs="Times New Roman"/>
          <w:lang w:val="en-CA"/>
        </w:rPr>
        <w:t xml:space="preserve">seawater from the </w:t>
      </w:r>
      <w:r w:rsidR="00171464" w:rsidRPr="005F1E8D">
        <w:rPr>
          <w:rFonts w:ascii="Times New Roman" w:hAnsi="Times New Roman" w:cs="Times New Roman"/>
          <w:lang w:val="en-CA"/>
        </w:rPr>
        <w:t>Whirl-Pak</w:t>
      </w:r>
      <w:commentRangeEnd w:id="69"/>
      <w:r w:rsidR="00526E5E">
        <w:rPr>
          <w:rStyle w:val="CommentReference"/>
        </w:rPr>
        <w:commentReference w:id="69"/>
      </w:r>
      <w:r w:rsidRPr="005F1E8D">
        <w:rPr>
          <w:rFonts w:ascii="Times New Roman" w:hAnsi="Times New Roman" w:cs="Times New Roman"/>
          <w:lang w:val="en-CA"/>
        </w:rPr>
        <w:t>.</w:t>
      </w:r>
      <w:r w:rsidR="00B71E47" w:rsidRPr="005F1E8D">
        <w:rPr>
          <w:rFonts w:ascii="Times New Roman" w:hAnsi="Times New Roman" w:cs="Times New Roman"/>
          <w:lang w:val="en-CA"/>
        </w:rPr>
        <w:t xml:space="preserve"> </w:t>
      </w:r>
      <w:r w:rsidRPr="005F1E8D">
        <w:rPr>
          <w:rFonts w:ascii="Times New Roman" w:hAnsi="Times New Roman" w:cs="Times New Roman"/>
          <w:lang w:val="en-CA"/>
        </w:rPr>
        <w:t>We</w:t>
      </w:r>
      <w:r w:rsidR="00A05727" w:rsidRPr="005F1E8D">
        <w:rPr>
          <w:rFonts w:ascii="Times New Roman" w:hAnsi="Times New Roman" w:cs="Times New Roman"/>
          <w:lang w:val="en-CA"/>
        </w:rPr>
        <w:t xml:space="preserve"> stored all samples on ice </w:t>
      </w:r>
      <w:r w:rsidRPr="005F1E8D">
        <w:rPr>
          <w:rFonts w:ascii="Times New Roman" w:hAnsi="Times New Roman" w:cs="Times New Roman"/>
          <w:lang w:val="en-CA"/>
        </w:rPr>
        <w:t xml:space="preserve">for transportation back to the laboratory, at which point </w:t>
      </w:r>
      <w:r w:rsidR="00A05727" w:rsidRPr="005F1E8D">
        <w:rPr>
          <w:rFonts w:ascii="Times New Roman" w:hAnsi="Times New Roman" w:cs="Times New Roman"/>
          <w:lang w:val="en-CA"/>
        </w:rPr>
        <w:t>we</w:t>
      </w:r>
      <w:r w:rsidR="00B71E47" w:rsidRPr="005F1E8D">
        <w:rPr>
          <w:rFonts w:ascii="Times New Roman" w:hAnsi="Times New Roman" w:cs="Times New Roman"/>
          <w:lang w:val="en-CA"/>
        </w:rPr>
        <w:t xml:space="preserve"> measured </w:t>
      </w:r>
      <w:r w:rsidR="00B71E47" w:rsidRPr="005F1E8D">
        <w:rPr>
          <w:rFonts w:ascii="Times New Roman" w:hAnsi="Times New Roman" w:cs="Times New Roman"/>
          <w:color w:val="000000"/>
          <w:lang w:val="en-CA"/>
        </w:rPr>
        <w:t>NH</w:t>
      </w:r>
      <w:r w:rsidR="00B71E47" w:rsidRPr="005F1E8D">
        <w:rPr>
          <w:rFonts w:ascii="Times New Roman" w:hAnsi="Times New Roman" w:cs="Times New Roman"/>
          <w:color w:val="000000"/>
          <w:vertAlign w:val="subscript"/>
          <w:lang w:val="en-CA"/>
        </w:rPr>
        <w:t>4</w:t>
      </w:r>
      <w:r w:rsidR="00B71E47" w:rsidRPr="005F1E8D">
        <w:rPr>
          <w:rFonts w:ascii="Times New Roman" w:hAnsi="Times New Roman" w:cs="Times New Roman"/>
          <w:color w:val="000000"/>
          <w:vertAlign w:val="superscript"/>
          <w:lang w:val="en-CA"/>
        </w:rPr>
        <w:t xml:space="preserve">+ </w:t>
      </w:r>
      <w:r w:rsidR="00B71E47" w:rsidRPr="005F1E8D">
        <w:rPr>
          <w:rFonts w:ascii="Times New Roman" w:hAnsi="Times New Roman" w:cs="Times New Roman"/>
          <w:lang w:val="en-CA"/>
        </w:rPr>
        <w:t xml:space="preserve">concentration in each sample bottle following the </w:t>
      </w:r>
      <w:r w:rsidR="00B71E47" w:rsidRPr="005F1E8D">
        <w:rPr>
          <w:rFonts w:ascii="Times New Roman" w:hAnsi="Times New Roman" w:cs="Times New Roman"/>
          <w:color w:val="000000"/>
          <w:lang w:val="en-CA"/>
        </w:rPr>
        <w:t xml:space="preserve">fluorometric standard-additions protocol II </w:t>
      </w:r>
      <w:r w:rsidR="00B71E4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rFonts w:ascii="Times New Roman" w:hAnsi="Times New Roman" w:cs="Times New Roman"/>
          <w:color w:val="000000"/>
          <w:lang w:val="en-CA"/>
        </w:rPr>
        <w:fldChar w:fldCharType="separate"/>
      </w:r>
      <w:r w:rsidR="00B71E47" w:rsidRPr="005F1E8D">
        <w:rPr>
          <w:rFonts w:ascii="Times New Roman" w:hAnsi="Times New Roman" w:cs="Times New Roman"/>
          <w:noProof/>
          <w:color w:val="000000"/>
          <w:lang w:val="en-CA"/>
        </w:rPr>
        <w:t>(Taylor et al., 2007)</w:t>
      </w:r>
      <w:r w:rsidR="00B71E47" w:rsidRPr="005F1E8D">
        <w:rPr>
          <w:rFonts w:ascii="Times New Roman" w:hAnsi="Times New Roman" w:cs="Times New Roman"/>
          <w:color w:val="000000"/>
          <w:lang w:val="en-CA"/>
        </w:rPr>
        <w:fldChar w:fldCharType="end"/>
      </w:r>
      <w:r w:rsidR="00B71E47" w:rsidRPr="005F1E8D">
        <w:rPr>
          <w:rFonts w:ascii="Times New Roman" w:hAnsi="Times New Roman" w:cs="Times New Roman"/>
          <w:color w:val="000000"/>
          <w:lang w:val="en-CA"/>
        </w:rPr>
        <w:t>.</w:t>
      </w:r>
      <w:r w:rsidR="00AB636E" w:rsidRPr="005F1E8D">
        <w:rPr>
          <w:rFonts w:ascii="Times New Roman" w:hAnsi="Times New Roman" w:cs="Times New Roman"/>
          <w:color w:val="000000"/>
          <w:lang w:val="en-CA"/>
        </w:rPr>
        <w:t xml:space="preserve"> </w:t>
      </w:r>
      <w:r w:rsidR="00417390" w:rsidRPr="005F1E8D">
        <w:rPr>
          <w:rFonts w:ascii="Times New Roman" w:hAnsi="Times New Roman" w:cs="Times New Roman"/>
          <w:color w:val="000000"/>
          <w:lang w:val="en-CA"/>
        </w:rPr>
        <w:t xml:space="preserve">For each </w:t>
      </w:r>
      <w:commentRangeStart w:id="70"/>
      <w:r w:rsidR="00417390" w:rsidRPr="005F1E8D">
        <w:rPr>
          <w:rFonts w:ascii="Times New Roman" w:hAnsi="Times New Roman" w:cs="Times New Roman"/>
          <w:color w:val="000000"/>
          <w:lang w:val="en-CA"/>
        </w:rPr>
        <w:t xml:space="preserve">paired inside </w:t>
      </w:r>
      <w:r w:rsidR="00526E5E">
        <w:rPr>
          <w:rFonts w:ascii="Times New Roman" w:hAnsi="Times New Roman" w:cs="Times New Roman"/>
          <w:color w:val="000000"/>
          <w:lang w:val="en-CA"/>
        </w:rPr>
        <w:t xml:space="preserve">the kelp </w:t>
      </w:r>
      <w:r w:rsidR="00417390" w:rsidRPr="005F1E8D">
        <w:rPr>
          <w:rFonts w:ascii="Times New Roman" w:hAnsi="Times New Roman" w:cs="Times New Roman"/>
          <w:color w:val="000000"/>
          <w:lang w:val="en-CA"/>
        </w:rPr>
        <w:t>vs outside</w:t>
      </w:r>
      <w:r w:rsidR="00526E5E">
        <w:rPr>
          <w:rFonts w:ascii="Times New Roman" w:hAnsi="Times New Roman" w:cs="Times New Roman"/>
          <w:color w:val="000000"/>
          <w:lang w:val="en-CA"/>
        </w:rPr>
        <w:t xml:space="preserve"> the kelp</w:t>
      </w:r>
      <w:commentRangeEnd w:id="70"/>
      <w:r w:rsidR="00526E5E">
        <w:rPr>
          <w:rStyle w:val="CommentReference"/>
        </w:rPr>
        <w:commentReference w:id="70"/>
      </w:r>
      <w:r w:rsidR="00417390" w:rsidRPr="005F1E8D">
        <w:rPr>
          <w:rFonts w:ascii="Times New Roman" w:hAnsi="Times New Roman" w:cs="Times New Roman"/>
          <w:color w:val="000000"/>
          <w:lang w:val="en-CA"/>
        </w:rPr>
        <w:t xml:space="preserv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sample, we calculated ∆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inside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w:t>
      </w:r>
    </w:p>
    <w:p w14:paraId="505921AB" w14:textId="36DB5980" w:rsidR="00576692" w:rsidRPr="005F1E8D" w:rsidRDefault="00576692" w:rsidP="000E3FA6">
      <w:pPr>
        <w:spacing w:line="480" w:lineRule="auto"/>
        <w:rPr>
          <w:rFonts w:ascii="Times New Roman" w:hAnsi="Times New Roman" w:cs="Times New Roman"/>
          <w:lang w:val="en-CA"/>
        </w:rPr>
      </w:pPr>
    </w:p>
    <w:p w14:paraId="20B38C9F" w14:textId="40F66A3B" w:rsidR="00217D47" w:rsidRPr="005F1E8D" w:rsidRDefault="00CD046A" w:rsidP="00EB3BC7">
      <w:pPr>
        <w:spacing w:line="480" w:lineRule="auto"/>
        <w:rPr>
          <w:rFonts w:ascii="Times New Roman" w:hAnsi="Times New Roman" w:cs="Times New Roman"/>
          <w:i/>
          <w:lang w:val="en-CA"/>
        </w:rPr>
      </w:pPr>
      <w:r w:rsidRPr="005F1E8D">
        <w:rPr>
          <w:rFonts w:ascii="Times New Roman" w:hAnsi="Times New Roman" w:cs="Times New Roman"/>
          <w:i/>
          <w:lang w:val="en-CA"/>
        </w:rPr>
        <w:t>Within</w:t>
      </w:r>
      <w:r w:rsidR="00136DB7" w:rsidRPr="005F1E8D">
        <w:rPr>
          <w:rFonts w:ascii="Times New Roman" w:hAnsi="Times New Roman" w:cs="Times New Roman"/>
          <w:i/>
          <w:lang w:val="en-CA"/>
        </w:rPr>
        <w:t>-</w:t>
      </w:r>
      <w:r w:rsidRPr="005F1E8D">
        <w:rPr>
          <w:rFonts w:ascii="Times New Roman" w:hAnsi="Times New Roman" w:cs="Times New Roman"/>
          <w:i/>
          <w:lang w:val="en-CA"/>
        </w:rPr>
        <w:t>meters</w:t>
      </w:r>
      <w:r w:rsidR="00136DB7" w:rsidRPr="005F1E8D">
        <w:rPr>
          <w:rFonts w:ascii="Times New Roman" w:hAnsi="Times New Roman" w:cs="Times New Roman"/>
          <w:i/>
          <w:lang w:val="en-CA"/>
        </w:rPr>
        <w:t xml:space="preserve"> (</w:t>
      </w:r>
      <w:commentRangeStart w:id="71"/>
      <w:r w:rsidR="00136DB7" w:rsidRPr="005F1E8D">
        <w:rPr>
          <w:rFonts w:ascii="Times New Roman" w:hAnsi="Times New Roman" w:cs="Times New Roman"/>
          <w:i/>
          <w:lang w:val="en-CA"/>
        </w:rPr>
        <w:t>very small-scale</w:t>
      </w:r>
      <w:commentRangeEnd w:id="71"/>
      <w:r w:rsidR="00F17ED1">
        <w:rPr>
          <w:rStyle w:val="CommentReference"/>
        </w:rPr>
        <w:commentReference w:id="71"/>
      </w:r>
      <w:r w:rsidR="00136DB7" w:rsidRPr="005F1E8D">
        <w:rPr>
          <w:rFonts w:ascii="Times New Roman" w:hAnsi="Times New Roman" w:cs="Times New Roman"/>
          <w:i/>
          <w:lang w:val="en-CA"/>
        </w:rPr>
        <w:t>) variation</w:t>
      </w:r>
    </w:p>
    <w:p w14:paraId="39EFC3F8" w14:textId="4958C35C" w:rsidR="00D823F4" w:rsidRPr="005F1E8D" w:rsidRDefault="00230925"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assess the potential for animals to contribute to </w:t>
      </w:r>
      <w:r w:rsidR="00136DB7" w:rsidRPr="005F1E8D">
        <w:rPr>
          <w:rFonts w:ascii="Times New Roman" w:hAnsi="Times New Roman" w:cs="Times New Roman"/>
          <w:lang w:val="en-CA"/>
        </w:rPr>
        <w:t xml:space="preserve">very </w:t>
      </w:r>
      <w:r w:rsidRPr="005F1E8D">
        <w:rPr>
          <w:rFonts w:ascii="Times New Roman" w:hAnsi="Times New Roman" w:cs="Times New Roman"/>
          <w:lang w:val="en-CA"/>
        </w:rPr>
        <w:t xml:space="preserve">small-scale nutrient variability, we </w:t>
      </w:r>
      <w:r w:rsidR="00DE63E7" w:rsidRPr="005F1E8D">
        <w:rPr>
          <w:rFonts w:ascii="Times New Roman" w:hAnsi="Times New Roman" w:cs="Times New Roman"/>
          <w:lang w:val="en-CA"/>
        </w:rPr>
        <w:t>conducted two caging experiments</w:t>
      </w:r>
      <w:r w:rsidR="00FE017D" w:rsidRPr="005F1E8D">
        <w:rPr>
          <w:rFonts w:ascii="Times New Roman" w:hAnsi="Times New Roman" w:cs="Times New Roman"/>
          <w:lang w:val="en-CA"/>
        </w:rPr>
        <w:t xml:space="preserve"> </w:t>
      </w:r>
      <w:r w:rsidR="00FE017D" w:rsidRPr="005F1E8D">
        <w:rPr>
          <w:rFonts w:ascii="Times New Roman" w:hAnsi="Times New Roman" w:cs="Times New Roman"/>
          <w:i/>
          <w:lang w:val="en-CA"/>
        </w:rPr>
        <w:t>in situ</w:t>
      </w:r>
      <w:r w:rsidR="00FE017D" w:rsidRPr="005F1E8D">
        <w:rPr>
          <w:rFonts w:ascii="Times New Roman" w:hAnsi="Times New Roman" w:cs="Times New Roman"/>
          <w:lang w:val="en-CA"/>
        </w:rPr>
        <w:t xml:space="preserve"> to measure </w:t>
      </w:r>
      <w:r w:rsidR="00136DB7" w:rsidRPr="005F1E8D">
        <w:rPr>
          <w:rFonts w:ascii="Times New Roman" w:hAnsi="Times New Roman" w:cs="Times New Roman"/>
          <w:lang w:val="en-CA"/>
        </w:rPr>
        <w:t xml:space="preserve">the </w:t>
      </w:r>
      <w:r w:rsidR="00FE017D" w:rsidRPr="005F1E8D">
        <w:rPr>
          <w:rFonts w:ascii="Times New Roman" w:hAnsi="Times New Roman" w:cs="Times New Roman"/>
          <w:lang w:val="en-CA"/>
        </w:rPr>
        <w:t>effect</w:t>
      </w:r>
      <w:r w:rsidR="00136DB7" w:rsidRPr="005F1E8D">
        <w:rPr>
          <w:rFonts w:ascii="Times New Roman" w:hAnsi="Times New Roman" w:cs="Times New Roman"/>
          <w:lang w:val="en-CA"/>
        </w:rPr>
        <w:t xml:space="preserve"> of</w:t>
      </w:r>
      <w:r w:rsidR="00FE017D" w:rsidRPr="005F1E8D">
        <w:rPr>
          <w:rFonts w:ascii="Times New Roman" w:hAnsi="Times New Roman" w:cs="Times New Roman"/>
          <w:lang w:val="en-CA"/>
        </w:rPr>
        <w:t xml:space="preserve"> </w:t>
      </w:r>
      <w:r w:rsidR="00136DB7" w:rsidRPr="005F1E8D">
        <w:rPr>
          <w:rFonts w:ascii="Times New Roman" w:hAnsi="Times New Roman" w:cs="Times New Roman"/>
          <w:lang w:val="en-CA"/>
        </w:rPr>
        <w:t xml:space="preserve">animals </w:t>
      </w:r>
      <w:r w:rsidR="00FE017D" w:rsidRPr="005F1E8D">
        <w:rPr>
          <w:rFonts w:ascii="Times New Roman" w:hAnsi="Times New Roman" w:cs="Times New Roman"/>
          <w:lang w:val="en-CA"/>
        </w:rPr>
        <w:t xml:space="preserve">on the </w:t>
      </w:r>
      <w:r w:rsidR="00FE017D" w:rsidRPr="005F1E8D">
        <w:rPr>
          <w:rFonts w:ascii="Times New Roman" w:hAnsi="Times New Roman" w:cs="Times New Roman"/>
          <w:color w:val="000000"/>
          <w:lang w:val="en-CA"/>
        </w:rPr>
        <w:t>NH</w:t>
      </w:r>
      <w:r w:rsidR="00FE017D" w:rsidRPr="005F1E8D">
        <w:rPr>
          <w:rFonts w:ascii="Times New Roman" w:hAnsi="Times New Roman" w:cs="Times New Roman"/>
          <w:color w:val="000000"/>
          <w:vertAlign w:val="subscript"/>
          <w:lang w:val="en-CA"/>
        </w:rPr>
        <w:t>4</w:t>
      </w:r>
      <w:r w:rsidR="00FE017D" w:rsidRPr="005F1E8D">
        <w:rPr>
          <w:rFonts w:ascii="Times New Roman" w:hAnsi="Times New Roman" w:cs="Times New Roman"/>
          <w:color w:val="000000"/>
          <w:vertAlign w:val="superscript"/>
          <w:lang w:val="en-CA"/>
        </w:rPr>
        <w:t>+</w:t>
      </w:r>
      <w:r w:rsidR="00FE017D" w:rsidRPr="005F1E8D">
        <w:rPr>
          <w:rFonts w:ascii="Times New Roman" w:hAnsi="Times New Roman" w:cs="Times New Roman"/>
          <w:color w:val="000000"/>
          <w:lang w:val="en-CA"/>
        </w:rPr>
        <w:t xml:space="preserve"> concentration in their </w:t>
      </w:r>
      <w:r w:rsidR="00FE017D" w:rsidRPr="005F1E8D">
        <w:rPr>
          <w:rFonts w:ascii="Times New Roman" w:hAnsi="Times New Roman" w:cs="Times New Roman"/>
          <w:lang w:val="en-CA"/>
        </w:rPr>
        <w:t xml:space="preserve">immediate surroundings. Both experiments were conducted near </w:t>
      </w:r>
      <w:proofErr w:type="spellStart"/>
      <w:r w:rsidR="00FE017D" w:rsidRPr="005F1E8D">
        <w:rPr>
          <w:rFonts w:ascii="Times New Roman" w:hAnsi="Times New Roman" w:cs="Times New Roman"/>
          <w:lang w:val="en-CA"/>
        </w:rPr>
        <w:t>Bamfield</w:t>
      </w:r>
      <w:proofErr w:type="spellEnd"/>
      <w:r w:rsidR="00DE63E7" w:rsidRPr="005F1E8D">
        <w:rPr>
          <w:rFonts w:ascii="Times New Roman" w:hAnsi="Times New Roman" w:cs="Times New Roman"/>
          <w:lang w:val="en-CA"/>
        </w:rPr>
        <w:t>; t</w:t>
      </w:r>
      <w:r w:rsidR="00FE017D" w:rsidRPr="005F1E8D">
        <w:rPr>
          <w:rFonts w:ascii="Times New Roman" w:hAnsi="Times New Roman" w:cs="Times New Roman"/>
          <w:lang w:val="en-CA"/>
        </w:rPr>
        <w:t xml:space="preserve">he first caging experiment </w:t>
      </w:r>
      <w:r w:rsidR="00392DBC" w:rsidRPr="005F1E8D">
        <w:rPr>
          <w:rFonts w:ascii="Times New Roman" w:hAnsi="Times New Roman" w:cs="Times New Roman"/>
          <w:lang w:val="en-CA"/>
        </w:rPr>
        <w:t xml:space="preserve">took place </w:t>
      </w:r>
      <w:r w:rsidR="00FE017D" w:rsidRPr="005F1E8D">
        <w:rPr>
          <w:rFonts w:ascii="Times New Roman" w:hAnsi="Times New Roman" w:cs="Times New Roman"/>
          <w:lang w:val="en-CA"/>
        </w:rPr>
        <w:t>at Scott’s Bay (48°50'05.2"N</w:t>
      </w:r>
      <w:r w:rsidR="00AA20C8">
        <w:rPr>
          <w:rFonts w:ascii="Times New Roman" w:hAnsi="Times New Roman" w:cs="Times New Roman"/>
          <w:lang w:val="en-CA"/>
        </w:rPr>
        <w:t>,</w:t>
      </w:r>
      <w:r w:rsidR="00FE017D" w:rsidRPr="005F1E8D">
        <w:rPr>
          <w:rFonts w:ascii="Times New Roman" w:hAnsi="Times New Roman" w:cs="Times New Roman"/>
          <w:lang w:val="en-CA"/>
        </w:rPr>
        <w:t xml:space="preserve"> 125°08'49.3"W) </w:t>
      </w:r>
      <w:r w:rsidR="00FC0F65" w:rsidRPr="005F1E8D">
        <w:rPr>
          <w:rFonts w:ascii="Times New Roman" w:hAnsi="Times New Roman" w:cs="Times New Roman"/>
          <w:lang w:val="en-CA"/>
        </w:rPr>
        <w:t xml:space="preserve">on May 27, 2021. </w:t>
      </w:r>
      <w:r w:rsidR="00C12458" w:rsidRPr="005F1E8D">
        <w:rPr>
          <w:rFonts w:ascii="Times New Roman" w:hAnsi="Times New Roman" w:cs="Times New Roman"/>
          <w:lang w:val="en-CA"/>
        </w:rPr>
        <w:t xml:space="preserve">We constructed 18 wire </w:t>
      </w:r>
      <w:r w:rsidR="0003350D" w:rsidRPr="005F1E8D">
        <w:rPr>
          <w:rFonts w:ascii="Times New Roman" w:hAnsi="Times New Roman" w:cs="Times New Roman"/>
          <w:lang w:val="en-CA"/>
        </w:rPr>
        <w:t>cages</w:t>
      </w:r>
      <w:r w:rsidR="005F0597" w:rsidRPr="005F1E8D">
        <w:rPr>
          <w:rFonts w:ascii="Times New Roman" w:hAnsi="Times New Roman" w:cs="Times New Roman"/>
          <w:lang w:val="en-CA"/>
        </w:rPr>
        <w:t xml:space="preserve"> </w:t>
      </w:r>
      <w:r w:rsidR="0019076A">
        <w:rPr>
          <w:rFonts w:ascii="Times New Roman" w:hAnsi="Times New Roman" w:cs="Times New Roman"/>
          <w:highlight w:val="yellow"/>
          <w:lang w:val="en-CA"/>
        </w:rPr>
        <w:t>26</w:t>
      </w:r>
      <w:r w:rsidR="0003350D" w:rsidRPr="005F1E8D">
        <w:rPr>
          <w:rFonts w:ascii="Times New Roman" w:hAnsi="Times New Roman" w:cs="Times New Roman"/>
          <w:highlight w:val="yellow"/>
          <w:lang w:val="en-CA"/>
        </w:rPr>
        <w:t xml:space="preserve"> x </w:t>
      </w:r>
      <w:r w:rsidR="0019076A">
        <w:rPr>
          <w:rFonts w:ascii="Times New Roman" w:hAnsi="Times New Roman" w:cs="Times New Roman"/>
          <w:highlight w:val="yellow"/>
          <w:lang w:val="en-CA"/>
        </w:rPr>
        <w:t>26</w:t>
      </w:r>
      <w:r w:rsidR="0003350D" w:rsidRPr="005F1E8D">
        <w:rPr>
          <w:rFonts w:ascii="Times New Roman" w:hAnsi="Times New Roman" w:cs="Times New Roman"/>
          <w:highlight w:val="yellow"/>
          <w:lang w:val="en-CA"/>
        </w:rPr>
        <w:t xml:space="preserve"> x </w:t>
      </w:r>
      <w:r w:rsidR="0019076A">
        <w:rPr>
          <w:rFonts w:ascii="Times New Roman" w:hAnsi="Times New Roman" w:cs="Times New Roman"/>
          <w:highlight w:val="yellow"/>
          <w:lang w:val="en-CA"/>
        </w:rPr>
        <w:t>26 cm</w:t>
      </w:r>
      <w:r w:rsidR="0003350D" w:rsidRPr="005F1E8D">
        <w:rPr>
          <w:rFonts w:ascii="Times New Roman" w:hAnsi="Times New Roman" w:cs="Times New Roman"/>
          <w:lang w:val="en-CA"/>
        </w:rPr>
        <w:t xml:space="preserve">, </w:t>
      </w:r>
      <w:r w:rsidR="005F0597" w:rsidRPr="005F1E8D">
        <w:rPr>
          <w:rFonts w:ascii="Times New Roman" w:hAnsi="Times New Roman" w:cs="Times New Roman"/>
          <w:lang w:val="en-CA"/>
        </w:rPr>
        <w:t>which we covered in</w:t>
      </w:r>
      <w:r w:rsidR="00C12458" w:rsidRPr="005F1E8D">
        <w:rPr>
          <w:rFonts w:ascii="Times New Roman" w:hAnsi="Times New Roman" w:cs="Times New Roman"/>
          <w:lang w:val="en-CA"/>
        </w:rPr>
        <w:t xml:space="preserve"> </w:t>
      </w:r>
      <w:r w:rsidR="0019076A">
        <w:rPr>
          <w:rFonts w:ascii="Times New Roman" w:hAnsi="Times New Roman" w:cs="Times New Roman"/>
          <w:highlight w:val="yellow"/>
          <w:lang w:val="en-CA"/>
        </w:rPr>
        <w:t>2</w:t>
      </w:r>
      <w:r w:rsidR="00C12458" w:rsidRPr="005F1E8D">
        <w:rPr>
          <w:rFonts w:ascii="Times New Roman" w:hAnsi="Times New Roman" w:cs="Times New Roman"/>
          <w:highlight w:val="yellow"/>
          <w:lang w:val="en-CA"/>
        </w:rPr>
        <w:t xml:space="preserve"> mm</w:t>
      </w:r>
      <w:r w:rsidR="00C12458" w:rsidRPr="005F1E8D">
        <w:rPr>
          <w:rFonts w:ascii="Times New Roman" w:hAnsi="Times New Roman" w:cs="Times New Roman"/>
          <w:lang w:val="en-CA"/>
        </w:rPr>
        <w:t xml:space="preserve"> plastic mesh</w:t>
      </w:r>
      <w:r w:rsidR="005F0597" w:rsidRPr="005F1E8D">
        <w:rPr>
          <w:rFonts w:ascii="Times New Roman" w:hAnsi="Times New Roman" w:cs="Times New Roman"/>
          <w:lang w:val="en-CA"/>
        </w:rPr>
        <w:t>. These cages</w:t>
      </w:r>
      <w:r w:rsidR="00C12458" w:rsidRPr="005F1E8D">
        <w:rPr>
          <w:rFonts w:ascii="Times New Roman" w:hAnsi="Times New Roman" w:cs="Times New Roman"/>
          <w:lang w:val="en-CA"/>
        </w:rPr>
        <w:t xml:space="preserve"> </w:t>
      </w:r>
      <w:r w:rsidR="005F0597" w:rsidRPr="005F1E8D">
        <w:rPr>
          <w:rFonts w:ascii="Times New Roman" w:hAnsi="Times New Roman" w:cs="Times New Roman"/>
          <w:lang w:val="en-CA"/>
        </w:rPr>
        <w:t>were</w:t>
      </w:r>
      <w:r w:rsidR="00C12458" w:rsidRPr="005F1E8D">
        <w:rPr>
          <w:rFonts w:ascii="Times New Roman" w:hAnsi="Times New Roman" w:cs="Times New Roman"/>
          <w:lang w:val="en-CA"/>
        </w:rPr>
        <w:t xml:space="preserve"> spaced 3 m apart along two weighted lines and deployed </w:t>
      </w:r>
      <w:r w:rsidR="0003350D" w:rsidRPr="005F1E8D">
        <w:rPr>
          <w:rFonts w:ascii="Times New Roman" w:hAnsi="Times New Roman" w:cs="Times New Roman"/>
          <w:lang w:val="en-CA"/>
        </w:rPr>
        <w:t xml:space="preserve">at </w:t>
      </w:r>
      <w:r w:rsidR="00C12458" w:rsidRPr="005F1E8D">
        <w:rPr>
          <w:rFonts w:ascii="Times New Roman" w:hAnsi="Times New Roman" w:cs="Times New Roman"/>
          <w:lang w:val="en-CA"/>
        </w:rPr>
        <w:t xml:space="preserve">3 </w:t>
      </w:r>
      <w:r w:rsidR="0003350D" w:rsidRPr="005F1E8D">
        <w:rPr>
          <w:rFonts w:ascii="Times New Roman" w:hAnsi="Times New Roman" w:cs="Times New Roman"/>
          <w:lang w:val="en-CA"/>
        </w:rPr>
        <w:t>to</w:t>
      </w:r>
      <w:r w:rsidR="00C12458" w:rsidRPr="005F1E8D">
        <w:rPr>
          <w:rFonts w:ascii="Times New Roman" w:hAnsi="Times New Roman" w:cs="Times New Roman"/>
          <w:lang w:val="en-CA"/>
        </w:rPr>
        <w:t xml:space="preserve"> 5.8 m depth</w:t>
      </w:r>
      <w:r w:rsidR="00AC1B8C" w:rsidRPr="005F1E8D">
        <w:rPr>
          <w:rFonts w:ascii="Times New Roman" w:hAnsi="Times New Roman" w:cs="Times New Roman"/>
          <w:lang w:val="en-CA"/>
        </w:rPr>
        <w:t xml:space="preserve"> (9 cages per line)</w:t>
      </w:r>
      <w:r w:rsidR="00C12458" w:rsidRPr="005F1E8D">
        <w:rPr>
          <w:rFonts w:ascii="Times New Roman" w:hAnsi="Times New Roman" w:cs="Times New Roman"/>
          <w:lang w:val="en-CA"/>
        </w:rPr>
        <w:t>. We collected California sea cucumbers (</w:t>
      </w:r>
      <w:proofErr w:type="spellStart"/>
      <w:r w:rsidR="00C12458" w:rsidRPr="005F1E8D">
        <w:rPr>
          <w:rFonts w:ascii="Times New Roman" w:hAnsi="Times New Roman" w:cs="Times New Roman"/>
          <w:i/>
          <w:lang w:val="en-CA"/>
        </w:rPr>
        <w:t>Apostichopus</w:t>
      </w:r>
      <w:proofErr w:type="spellEnd"/>
      <w:r w:rsidR="00C12458" w:rsidRPr="005F1E8D">
        <w:rPr>
          <w:rFonts w:ascii="Times New Roman" w:hAnsi="Times New Roman" w:cs="Times New Roman"/>
          <w:i/>
          <w:lang w:val="en-CA"/>
        </w:rPr>
        <w:t xml:space="preserve"> </w:t>
      </w:r>
      <w:proofErr w:type="spellStart"/>
      <w:r w:rsidR="00C12458" w:rsidRPr="005F1E8D">
        <w:rPr>
          <w:rFonts w:ascii="Times New Roman" w:hAnsi="Times New Roman" w:cs="Times New Roman"/>
          <w:i/>
          <w:lang w:val="en-CA"/>
        </w:rPr>
        <w:t>californicus</w:t>
      </w:r>
      <w:proofErr w:type="spellEnd"/>
      <w:r w:rsidR="00C12458" w:rsidRPr="005F1E8D">
        <w:rPr>
          <w:rFonts w:ascii="Times New Roman" w:hAnsi="Times New Roman" w:cs="Times New Roman"/>
          <w:lang w:val="en-CA"/>
        </w:rPr>
        <w:t xml:space="preserve">) from the site </w:t>
      </w:r>
      <w:r w:rsidR="00C12458" w:rsidRPr="005F1E8D">
        <w:rPr>
          <w:rFonts w:ascii="Times New Roman" w:hAnsi="Times New Roman" w:cs="Times New Roman"/>
          <w:lang w:val="en-CA"/>
        </w:rPr>
        <w:lastRenderedPageBreak/>
        <w:t>via SCUBA, measured contracted sea cucumber length and girth, and immediately placed them into the cages</w:t>
      </w:r>
      <w:r w:rsidR="00CF5454" w:rsidRPr="005F1E8D">
        <w:rPr>
          <w:rFonts w:ascii="Times New Roman" w:hAnsi="Times New Roman" w:cs="Times New Roman"/>
          <w:lang w:val="en-CA"/>
        </w:rPr>
        <w:t xml:space="preserve"> in randomly assigned densities of</w:t>
      </w:r>
      <w:r w:rsidR="00AC1B8C" w:rsidRPr="005F1E8D">
        <w:rPr>
          <w:rFonts w:ascii="Times New Roman" w:hAnsi="Times New Roman" w:cs="Times New Roman"/>
          <w:lang w:val="en-CA"/>
        </w:rPr>
        <w:t xml:space="preserve"> 0, 1, or 2 sea cucumbers (n = 6</w:t>
      </w:r>
      <w:r w:rsidR="0003350D" w:rsidRPr="005F1E8D">
        <w:rPr>
          <w:rFonts w:ascii="Times New Roman" w:hAnsi="Times New Roman" w:cs="Times New Roman"/>
          <w:lang w:val="en-CA"/>
        </w:rPr>
        <w:t xml:space="preserve"> replicates per density</w:t>
      </w:r>
      <w:r w:rsidR="00AC1B8C" w:rsidRPr="005F1E8D">
        <w:rPr>
          <w:rFonts w:ascii="Times New Roman" w:hAnsi="Times New Roman" w:cs="Times New Roman"/>
          <w:lang w:val="en-CA"/>
        </w:rPr>
        <w:t xml:space="preserve">). After 24 h, </w:t>
      </w:r>
      <w:r w:rsidR="0018005F" w:rsidRPr="005F1E8D">
        <w:rPr>
          <w:rFonts w:ascii="Times New Roman" w:hAnsi="Times New Roman" w:cs="Times New Roman"/>
          <w:lang w:val="en-CA"/>
        </w:rPr>
        <w:t xml:space="preserve">we returned to </w:t>
      </w:r>
      <w:r w:rsidR="00DE63E7" w:rsidRPr="005F1E8D">
        <w:rPr>
          <w:rFonts w:ascii="Times New Roman" w:hAnsi="Times New Roman" w:cs="Times New Roman"/>
          <w:lang w:val="en-CA"/>
        </w:rPr>
        <w:t xml:space="preserve">collect water samples from each cage </w:t>
      </w:r>
      <w:r w:rsidR="00DB029A" w:rsidRPr="005F1E8D">
        <w:rPr>
          <w:rFonts w:ascii="Times New Roman" w:hAnsi="Times New Roman" w:cs="Times New Roman"/>
          <w:i/>
          <w:lang w:val="en-CA"/>
        </w:rPr>
        <w:t>in situ</w:t>
      </w:r>
      <w:r w:rsidR="00DE63E7" w:rsidRPr="005F1E8D">
        <w:rPr>
          <w:rFonts w:ascii="Times New Roman" w:hAnsi="Times New Roman" w:cs="Times New Roman"/>
          <w:lang w:val="en-CA"/>
        </w:rPr>
        <w:t xml:space="preserve">. </w:t>
      </w:r>
      <w:r w:rsidR="00DB029A" w:rsidRPr="005F1E8D">
        <w:rPr>
          <w:rFonts w:ascii="Times New Roman" w:hAnsi="Times New Roman" w:cs="Times New Roman"/>
          <w:lang w:val="en-CA"/>
        </w:rPr>
        <w:t>While underwater, we</w:t>
      </w:r>
      <w:r w:rsidR="00DE63E7" w:rsidRPr="005F1E8D">
        <w:rPr>
          <w:rFonts w:ascii="Times New Roman" w:hAnsi="Times New Roman" w:cs="Times New Roman"/>
          <w:lang w:val="en-CA"/>
        </w:rPr>
        <w:t xml:space="preserve"> </w:t>
      </w:r>
      <w:r w:rsidR="0003350D" w:rsidRPr="005F1E8D">
        <w:rPr>
          <w:rFonts w:ascii="Times New Roman" w:hAnsi="Times New Roman" w:cs="Times New Roman"/>
          <w:lang w:val="en-CA"/>
        </w:rPr>
        <w:t xml:space="preserve">minimized water movement </w:t>
      </w:r>
      <w:r w:rsidR="00152CBA" w:rsidRPr="005F1E8D">
        <w:rPr>
          <w:rFonts w:ascii="Times New Roman" w:hAnsi="Times New Roman" w:cs="Times New Roman"/>
          <w:lang w:val="en-CA"/>
        </w:rPr>
        <w:t>by reducing our fin and hand movements while</w:t>
      </w:r>
      <w:r w:rsidR="0003350D" w:rsidRPr="005F1E8D">
        <w:rPr>
          <w:rFonts w:ascii="Times New Roman" w:hAnsi="Times New Roman" w:cs="Times New Roman"/>
          <w:lang w:val="en-CA"/>
        </w:rPr>
        <w:t xml:space="preserve"> </w:t>
      </w:r>
      <w:r w:rsidR="00DE63E7" w:rsidRPr="005F1E8D">
        <w:rPr>
          <w:rFonts w:ascii="Times New Roman" w:hAnsi="Times New Roman" w:cs="Times New Roman"/>
          <w:lang w:val="en-CA"/>
        </w:rPr>
        <w:t>open</w:t>
      </w:r>
      <w:r w:rsidR="00152CBA" w:rsidRPr="005F1E8D">
        <w:rPr>
          <w:rFonts w:ascii="Times New Roman" w:hAnsi="Times New Roman" w:cs="Times New Roman"/>
          <w:lang w:val="en-CA"/>
        </w:rPr>
        <w:t>ing</w:t>
      </w:r>
      <w:r w:rsidR="00DE63E7" w:rsidRPr="005F1E8D">
        <w:rPr>
          <w:rFonts w:ascii="Times New Roman" w:hAnsi="Times New Roman" w:cs="Times New Roman"/>
          <w:lang w:val="en-CA"/>
        </w:rPr>
        <w:t xml:space="preserve"> the mesh lids, which were secured with wire, just wide enough to collect a 60 mL syringe of seawater. Once at the surface, we filtered </w:t>
      </w:r>
      <w:r w:rsidR="00C540DD" w:rsidRPr="005F1E8D">
        <w:rPr>
          <w:rFonts w:ascii="Times New Roman" w:hAnsi="Times New Roman" w:cs="Times New Roman"/>
          <w:lang w:val="en-CA"/>
        </w:rPr>
        <w:t>40 mL of</w:t>
      </w:r>
      <w:r w:rsidR="00DE63E7" w:rsidRPr="005F1E8D">
        <w:rPr>
          <w:rFonts w:ascii="Times New Roman" w:hAnsi="Times New Roman" w:cs="Times New Roman"/>
          <w:lang w:val="en-CA"/>
        </w:rPr>
        <w:t xml:space="preserve"> </w:t>
      </w:r>
      <w:r w:rsidR="00C540DD" w:rsidRPr="005F1E8D">
        <w:rPr>
          <w:rFonts w:ascii="Times New Roman" w:hAnsi="Times New Roman" w:cs="Times New Roman"/>
          <w:lang w:val="en-CA"/>
        </w:rPr>
        <w:t xml:space="preserve">each </w:t>
      </w:r>
      <w:r w:rsidR="00DE63E7" w:rsidRPr="005F1E8D">
        <w:rPr>
          <w:rFonts w:ascii="Times New Roman" w:hAnsi="Times New Roman" w:cs="Times New Roman"/>
          <w:lang w:val="en-CA"/>
        </w:rPr>
        <w:t xml:space="preserve">sample into amber bottles and transported them on ice to the lab, where we measured </w:t>
      </w:r>
      <w:r w:rsidR="00DE63E7" w:rsidRPr="005F1E8D">
        <w:rPr>
          <w:rFonts w:ascii="Times New Roman" w:hAnsi="Times New Roman" w:cs="Times New Roman"/>
          <w:color w:val="000000"/>
          <w:lang w:val="en-CA"/>
        </w:rPr>
        <w:t>NH</w:t>
      </w:r>
      <w:r w:rsidR="00DE63E7" w:rsidRPr="005F1E8D">
        <w:rPr>
          <w:rFonts w:ascii="Times New Roman" w:hAnsi="Times New Roman" w:cs="Times New Roman"/>
          <w:color w:val="000000"/>
          <w:vertAlign w:val="subscript"/>
          <w:lang w:val="en-CA"/>
        </w:rPr>
        <w:t>4</w:t>
      </w:r>
      <w:r w:rsidR="00DE63E7" w:rsidRPr="005F1E8D">
        <w:rPr>
          <w:rFonts w:ascii="Times New Roman" w:hAnsi="Times New Roman" w:cs="Times New Roman"/>
          <w:color w:val="000000"/>
          <w:vertAlign w:val="superscript"/>
          <w:lang w:val="en-CA"/>
        </w:rPr>
        <w:t>+</w:t>
      </w:r>
      <w:r w:rsidR="00DE63E7" w:rsidRPr="005F1E8D">
        <w:rPr>
          <w:rFonts w:ascii="Times New Roman" w:hAnsi="Times New Roman" w:cs="Times New Roman"/>
          <w:color w:val="000000"/>
          <w:lang w:val="en-CA"/>
        </w:rPr>
        <w:t xml:space="preserve"> using the</w:t>
      </w:r>
      <w:r w:rsidR="00DE63E7" w:rsidRPr="005F1E8D">
        <w:rPr>
          <w:rFonts w:ascii="Times New Roman" w:hAnsi="Times New Roman" w:cs="Times New Roman"/>
          <w:lang w:val="en-CA"/>
        </w:rPr>
        <w:t xml:space="preserve"> </w:t>
      </w:r>
      <w:r w:rsidR="00AB222F" w:rsidRPr="005F1E8D">
        <w:rPr>
          <w:rFonts w:ascii="Times New Roman" w:hAnsi="Times New Roman" w:cs="Times New Roman"/>
          <w:color w:val="000000"/>
          <w:lang w:val="en-CA"/>
        </w:rPr>
        <w:t>fluorometric method</w:t>
      </w:r>
      <w:r w:rsidR="00AB222F">
        <w:rPr>
          <w:rFonts w:ascii="Times New Roman" w:hAnsi="Times New Roman" w:cs="Times New Roman"/>
          <w:color w:val="000000"/>
          <w:lang w:val="en-CA"/>
        </w:rPr>
        <w:t xml:space="preserve"> </w:t>
      </w:r>
      <w:r w:rsidR="00DE63E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rFonts w:ascii="Times New Roman" w:hAnsi="Times New Roman" w:cs="Times New Roman"/>
          <w:color w:val="000000"/>
          <w:lang w:val="en-CA"/>
        </w:rPr>
        <w:fldChar w:fldCharType="separate"/>
      </w:r>
      <w:r w:rsidR="00DE63E7" w:rsidRPr="005F1E8D">
        <w:rPr>
          <w:rFonts w:ascii="Times New Roman" w:hAnsi="Times New Roman" w:cs="Times New Roman"/>
          <w:noProof/>
          <w:color w:val="000000"/>
          <w:lang w:val="en-CA"/>
        </w:rPr>
        <w:t>(Holmes et al., 1999)</w:t>
      </w:r>
      <w:r w:rsidR="00DE63E7" w:rsidRPr="005F1E8D">
        <w:rPr>
          <w:rFonts w:ascii="Times New Roman" w:hAnsi="Times New Roman" w:cs="Times New Roman"/>
          <w:color w:val="000000"/>
          <w:lang w:val="en-CA"/>
        </w:rPr>
        <w:fldChar w:fldCharType="end"/>
      </w:r>
      <w:r w:rsidR="00DE63E7" w:rsidRPr="005F1E8D">
        <w:rPr>
          <w:rFonts w:ascii="Times New Roman" w:hAnsi="Times New Roman" w:cs="Times New Roman"/>
          <w:color w:val="000000"/>
          <w:lang w:val="en-CA"/>
        </w:rPr>
        <w:t xml:space="preserve">. </w:t>
      </w:r>
    </w:p>
    <w:p w14:paraId="3F6C9C8A" w14:textId="7853AB90" w:rsidR="00DE63E7" w:rsidRPr="005F1E8D" w:rsidRDefault="00392DBC" w:rsidP="007D6070">
      <w:pPr>
        <w:spacing w:line="480" w:lineRule="auto"/>
        <w:ind w:firstLine="720"/>
        <w:rPr>
          <w:rFonts w:ascii="Times New Roman" w:hAnsi="Times New Roman" w:cs="Times New Roman"/>
          <w:color w:val="000000"/>
          <w:lang w:val="en-CA"/>
        </w:rPr>
      </w:pPr>
      <w:r w:rsidRPr="005F1E8D">
        <w:rPr>
          <w:rFonts w:ascii="Times New Roman" w:hAnsi="Times New Roman" w:cs="Times New Roman"/>
          <w:color w:val="000000"/>
          <w:lang w:val="en-CA"/>
        </w:rPr>
        <w:t xml:space="preserve">The </w:t>
      </w:r>
      <w:r w:rsidRPr="005F1E8D">
        <w:rPr>
          <w:rFonts w:ascii="Times New Roman" w:hAnsi="Times New Roman" w:cs="Times New Roman"/>
          <w:lang w:val="en-CA"/>
        </w:rPr>
        <w:t xml:space="preserve">second caging experiment took place in </w:t>
      </w:r>
      <w:proofErr w:type="spellStart"/>
      <w:r w:rsidRPr="005F1E8D">
        <w:rPr>
          <w:rFonts w:ascii="Times New Roman" w:hAnsi="Times New Roman" w:cs="Times New Roman"/>
          <w:lang w:val="en-CA"/>
        </w:rPr>
        <w:t>Bamfield</w:t>
      </w:r>
      <w:proofErr w:type="spellEnd"/>
      <w:r w:rsidRPr="005F1E8D">
        <w:rPr>
          <w:rFonts w:ascii="Times New Roman" w:hAnsi="Times New Roman" w:cs="Times New Roman"/>
          <w:lang w:val="en-CA"/>
        </w:rPr>
        <w:t xml:space="preserve"> </w:t>
      </w:r>
      <w:r w:rsidR="0003350D" w:rsidRPr="005F1E8D">
        <w:rPr>
          <w:rFonts w:ascii="Times New Roman" w:hAnsi="Times New Roman" w:cs="Times New Roman"/>
          <w:lang w:val="en-CA"/>
        </w:rPr>
        <w:t>I</w:t>
      </w:r>
      <w:r w:rsidRPr="005F1E8D">
        <w:rPr>
          <w:rFonts w:ascii="Times New Roman" w:hAnsi="Times New Roman" w:cs="Times New Roman"/>
          <w:lang w:val="en-CA"/>
        </w:rPr>
        <w:t xml:space="preserve">nlet (48°49'53"N 125°08'11"W) </w:t>
      </w:r>
      <w:r w:rsidR="00BD384B" w:rsidRPr="005F1E8D">
        <w:rPr>
          <w:rFonts w:ascii="Times New Roman" w:hAnsi="Times New Roman" w:cs="Times New Roman"/>
          <w:lang w:val="en-CA"/>
        </w:rPr>
        <w:t xml:space="preserve">from </w:t>
      </w:r>
      <w:r w:rsidR="00BD384B" w:rsidRPr="005F1E8D">
        <w:rPr>
          <w:rFonts w:ascii="Times New Roman" w:hAnsi="Times New Roman" w:cs="Times New Roman"/>
          <w:color w:val="000000"/>
          <w:lang w:val="en-CA"/>
        </w:rPr>
        <w:t xml:space="preserve">June 10 – 19, 2023, and </w:t>
      </w:r>
      <w:r w:rsidR="00CF5454" w:rsidRPr="005F1E8D">
        <w:rPr>
          <w:rFonts w:ascii="Times New Roman" w:hAnsi="Times New Roman" w:cs="Times New Roman"/>
          <w:color w:val="000000"/>
          <w:lang w:val="en-CA"/>
        </w:rPr>
        <w:t xml:space="preserve">we </w:t>
      </w:r>
      <w:r w:rsidR="00BD384B" w:rsidRPr="005F1E8D">
        <w:rPr>
          <w:rFonts w:ascii="Times New Roman" w:hAnsi="Times New Roman" w:cs="Times New Roman"/>
          <w:color w:val="000000"/>
          <w:lang w:val="en-CA"/>
        </w:rPr>
        <w:t xml:space="preserve">replicated it from June 19 – 28, 2023 following the same methodology. For </w:t>
      </w:r>
      <w:r w:rsidR="00CF5454" w:rsidRPr="005F1E8D">
        <w:rPr>
          <w:rFonts w:ascii="Times New Roman" w:hAnsi="Times New Roman" w:cs="Times New Roman"/>
          <w:color w:val="000000"/>
          <w:lang w:val="en-CA"/>
        </w:rPr>
        <w:t>these</w:t>
      </w:r>
      <w:r w:rsidR="00BD384B" w:rsidRPr="005F1E8D">
        <w:rPr>
          <w:rFonts w:ascii="Times New Roman" w:hAnsi="Times New Roman" w:cs="Times New Roman"/>
          <w:color w:val="000000"/>
          <w:lang w:val="en-CA"/>
        </w:rPr>
        <w:t xml:space="preserve"> experiment</w:t>
      </w:r>
      <w:r w:rsidR="00CF5454" w:rsidRPr="005F1E8D">
        <w:rPr>
          <w:rFonts w:ascii="Times New Roman" w:hAnsi="Times New Roman" w:cs="Times New Roman"/>
          <w:color w:val="000000"/>
          <w:lang w:val="en-CA"/>
        </w:rPr>
        <w:t>s</w:t>
      </w:r>
      <w:r w:rsidR="00BD384B" w:rsidRPr="005F1E8D">
        <w:rPr>
          <w:rFonts w:ascii="Times New Roman" w:hAnsi="Times New Roman" w:cs="Times New Roman"/>
          <w:color w:val="000000"/>
          <w:lang w:val="en-CA"/>
        </w:rPr>
        <w:t xml:space="preserve">, we used </w:t>
      </w:r>
      <w:r w:rsidRPr="005F1E8D">
        <w:rPr>
          <w:rFonts w:ascii="Times New Roman" w:hAnsi="Times New Roman" w:cs="Times New Roman"/>
          <w:lang w:val="en-CA"/>
        </w:rPr>
        <w:t>red rock crabs (</w:t>
      </w:r>
      <w:r w:rsidRPr="005F1E8D">
        <w:rPr>
          <w:rFonts w:ascii="Times New Roman" w:hAnsi="Times New Roman" w:cs="Times New Roman"/>
          <w:i/>
          <w:lang w:val="en-CA"/>
        </w:rPr>
        <w:t>Cancer productus</w:t>
      </w:r>
      <w:r w:rsidRPr="005F1E8D">
        <w:rPr>
          <w:rFonts w:ascii="Times New Roman" w:hAnsi="Times New Roman" w:cs="Times New Roman"/>
          <w:lang w:val="en-CA"/>
        </w:rPr>
        <w:t>)</w:t>
      </w:r>
      <w:r w:rsidR="007D6070" w:rsidRPr="005F1E8D">
        <w:rPr>
          <w:rFonts w:ascii="Times New Roman" w:hAnsi="Times New Roman" w:cs="Times New Roman"/>
          <w:lang w:val="en-CA"/>
        </w:rPr>
        <w:t>.</w:t>
      </w:r>
      <w:r w:rsidR="007D6070" w:rsidRPr="005F1E8D">
        <w:rPr>
          <w:rFonts w:ascii="Times New Roman" w:hAnsi="Times New Roman" w:cs="Times New Roman"/>
          <w:color w:val="000000"/>
          <w:lang w:val="en-CA"/>
        </w:rPr>
        <w:t xml:space="preserve"> We collected crabs from the site using crab </w:t>
      </w:r>
      <w:r w:rsidR="00152CBA" w:rsidRPr="005F1E8D">
        <w:rPr>
          <w:rFonts w:ascii="Times New Roman" w:hAnsi="Times New Roman" w:cs="Times New Roman"/>
          <w:color w:val="000000"/>
          <w:lang w:val="en-CA"/>
        </w:rPr>
        <w:t>traps and</w:t>
      </w:r>
      <w:r w:rsidR="007D6070" w:rsidRPr="005F1E8D">
        <w:rPr>
          <w:rFonts w:ascii="Times New Roman" w:hAnsi="Times New Roman" w:cs="Times New Roman"/>
          <w:color w:val="000000"/>
          <w:lang w:val="en-CA"/>
        </w:rPr>
        <w:t xml:space="preserve"> kept </w:t>
      </w:r>
      <w:r w:rsidR="0003350D" w:rsidRPr="005F1E8D">
        <w:rPr>
          <w:rFonts w:ascii="Times New Roman" w:hAnsi="Times New Roman" w:cs="Times New Roman"/>
          <w:color w:val="000000"/>
          <w:lang w:val="en-CA"/>
        </w:rPr>
        <w:t xml:space="preserve">them </w:t>
      </w:r>
      <w:r w:rsidR="007D6070" w:rsidRPr="005F1E8D">
        <w:rPr>
          <w:rFonts w:ascii="Times New Roman" w:hAnsi="Times New Roman" w:cs="Times New Roman"/>
          <w:color w:val="000000"/>
          <w:lang w:val="en-CA"/>
        </w:rPr>
        <w:t>at BMSC in flow</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through sea tables for 2 – 10 days. Crabs were fed salmon every 2 </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4 days, and all crabs were fed the night before each experiment started. We constructed </w:t>
      </w:r>
      <w:r w:rsidR="00CD046A" w:rsidRPr="005F1E8D">
        <w:rPr>
          <w:rFonts w:ascii="Times New Roman" w:hAnsi="Times New Roman" w:cs="Times New Roman"/>
          <w:color w:val="000000"/>
          <w:lang w:val="en-CA"/>
        </w:rPr>
        <w:t>12</w:t>
      </w:r>
      <w:r w:rsidR="007D6070" w:rsidRPr="005F1E8D">
        <w:rPr>
          <w:rFonts w:ascii="Times New Roman" w:hAnsi="Times New Roman" w:cs="Times New Roman"/>
          <w:color w:val="000000"/>
          <w:lang w:val="en-CA"/>
        </w:rPr>
        <w:t xml:space="preserve"> cages from clear plastic </w:t>
      </w:r>
      <w:r w:rsidR="0019076A">
        <w:rPr>
          <w:rFonts w:ascii="Times New Roman" w:hAnsi="Times New Roman" w:cs="Times New Roman"/>
          <w:color w:val="000000"/>
          <w:highlight w:val="yellow"/>
          <w:lang w:val="en-CA"/>
        </w:rPr>
        <w:t>40</w:t>
      </w:r>
      <w:r w:rsidR="007D6070" w:rsidRPr="005F1E8D">
        <w:rPr>
          <w:rFonts w:ascii="Times New Roman" w:hAnsi="Times New Roman" w:cs="Times New Roman"/>
          <w:color w:val="000000"/>
          <w:highlight w:val="yellow"/>
          <w:lang w:val="en-CA"/>
        </w:rPr>
        <w:t xml:space="preserve"> x </w:t>
      </w:r>
      <w:r w:rsidR="0019076A">
        <w:rPr>
          <w:rFonts w:ascii="Times New Roman" w:hAnsi="Times New Roman" w:cs="Times New Roman"/>
          <w:color w:val="000000"/>
          <w:highlight w:val="yellow"/>
          <w:lang w:val="en-CA"/>
        </w:rPr>
        <w:t>28</w:t>
      </w:r>
      <w:r w:rsidR="007D6070" w:rsidRPr="005F1E8D">
        <w:rPr>
          <w:rFonts w:ascii="Times New Roman" w:hAnsi="Times New Roman" w:cs="Times New Roman"/>
          <w:color w:val="000000"/>
          <w:highlight w:val="yellow"/>
          <w:lang w:val="en-CA"/>
        </w:rPr>
        <w:t xml:space="preserve"> x </w:t>
      </w:r>
      <w:r w:rsidR="0019076A">
        <w:rPr>
          <w:rFonts w:ascii="Times New Roman" w:hAnsi="Times New Roman" w:cs="Times New Roman"/>
          <w:color w:val="000000"/>
          <w:highlight w:val="yellow"/>
          <w:lang w:val="en-CA"/>
        </w:rPr>
        <w:t>17</w:t>
      </w:r>
      <w:r w:rsidR="007D6070" w:rsidRPr="005F1E8D">
        <w:rPr>
          <w:rFonts w:ascii="Times New Roman" w:hAnsi="Times New Roman" w:cs="Times New Roman"/>
          <w:color w:val="000000"/>
          <w:highlight w:val="yellow"/>
          <w:lang w:val="en-CA"/>
        </w:rPr>
        <w:t xml:space="preserve"> cm</w:t>
      </w:r>
      <w:r w:rsidR="007D6070" w:rsidRPr="005F1E8D">
        <w:rPr>
          <w:rFonts w:ascii="Times New Roman" w:hAnsi="Times New Roman" w:cs="Times New Roman"/>
          <w:color w:val="000000"/>
          <w:lang w:val="en-CA"/>
        </w:rPr>
        <w:t xml:space="preserve">, with two </w:t>
      </w:r>
      <w:r w:rsidR="0019076A">
        <w:rPr>
          <w:rFonts w:ascii="Times New Roman" w:hAnsi="Times New Roman" w:cs="Times New Roman"/>
          <w:color w:val="000000"/>
          <w:highlight w:val="yellow"/>
          <w:lang w:val="en-CA"/>
        </w:rPr>
        <w:t>15</w:t>
      </w:r>
      <w:r w:rsidR="007D6070" w:rsidRPr="005F1E8D">
        <w:rPr>
          <w:rFonts w:ascii="Times New Roman" w:hAnsi="Times New Roman" w:cs="Times New Roman"/>
          <w:color w:val="000000"/>
          <w:highlight w:val="yellow"/>
          <w:lang w:val="en-CA"/>
        </w:rPr>
        <w:t xml:space="preserve"> x </w:t>
      </w:r>
      <w:r w:rsidR="0019076A">
        <w:rPr>
          <w:rFonts w:ascii="Times New Roman" w:hAnsi="Times New Roman" w:cs="Times New Roman"/>
          <w:color w:val="000000"/>
          <w:highlight w:val="yellow"/>
          <w:lang w:val="en-CA"/>
        </w:rPr>
        <w:t>9</w:t>
      </w:r>
      <w:r w:rsidR="007D6070" w:rsidRPr="005F1E8D">
        <w:rPr>
          <w:rFonts w:ascii="Times New Roman" w:hAnsi="Times New Roman" w:cs="Times New Roman"/>
          <w:color w:val="000000"/>
          <w:highlight w:val="yellow"/>
          <w:lang w:val="en-CA"/>
        </w:rPr>
        <w:t xml:space="preserve"> cm</w:t>
      </w:r>
      <w:r w:rsidR="007D6070" w:rsidRPr="005F1E8D">
        <w:rPr>
          <w:rFonts w:ascii="Times New Roman" w:hAnsi="Times New Roman" w:cs="Times New Roman"/>
          <w:color w:val="000000"/>
          <w:lang w:val="en-CA"/>
        </w:rPr>
        <w:t xml:space="preserve"> windows covered in a dual layer of </w:t>
      </w:r>
      <w:r w:rsidR="0019076A">
        <w:rPr>
          <w:rFonts w:ascii="Times New Roman" w:hAnsi="Times New Roman" w:cs="Times New Roman"/>
          <w:color w:val="000000"/>
          <w:highlight w:val="yellow"/>
          <w:lang w:val="en-CA"/>
        </w:rPr>
        <w:t>10</w:t>
      </w:r>
      <w:r w:rsidR="007D6070" w:rsidRPr="005F1E8D">
        <w:rPr>
          <w:rFonts w:ascii="Times New Roman" w:hAnsi="Times New Roman" w:cs="Times New Roman"/>
          <w:color w:val="000000"/>
          <w:highlight w:val="yellow"/>
          <w:lang w:val="en-CA"/>
        </w:rPr>
        <w:t xml:space="preserve"> mm</w:t>
      </w:r>
      <w:r w:rsidR="007D6070" w:rsidRPr="005F1E8D">
        <w:rPr>
          <w:rFonts w:ascii="Times New Roman" w:hAnsi="Times New Roman" w:cs="Times New Roman"/>
          <w:color w:val="000000"/>
          <w:lang w:val="en-CA"/>
        </w:rPr>
        <w:t xml:space="preserve"> plastic mesh and </w:t>
      </w:r>
      <w:r w:rsidR="0019076A">
        <w:rPr>
          <w:rFonts w:ascii="Times New Roman" w:hAnsi="Times New Roman" w:cs="Times New Roman"/>
          <w:color w:val="000000"/>
          <w:highlight w:val="yellow"/>
          <w:lang w:val="en-CA"/>
        </w:rPr>
        <w:t>1</w:t>
      </w:r>
      <w:r w:rsidR="007D6070" w:rsidRPr="005F1E8D">
        <w:rPr>
          <w:rFonts w:ascii="Times New Roman" w:hAnsi="Times New Roman" w:cs="Times New Roman"/>
          <w:color w:val="000000"/>
          <w:highlight w:val="yellow"/>
          <w:lang w:val="en-CA"/>
        </w:rPr>
        <w:t xml:space="preserve"> m</w:t>
      </w:r>
      <w:r w:rsidR="00CF5454" w:rsidRPr="005F1E8D">
        <w:rPr>
          <w:rFonts w:ascii="Times New Roman" w:hAnsi="Times New Roman" w:cs="Times New Roman"/>
          <w:color w:val="000000"/>
          <w:highlight w:val="yellow"/>
          <w:lang w:val="en-CA"/>
        </w:rPr>
        <w:t>m</w:t>
      </w:r>
      <w:r w:rsidR="007D6070" w:rsidRPr="005F1E8D">
        <w:rPr>
          <w:rFonts w:ascii="Times New Roman" w:hAnsi="Times New Roman" w:cs="Times New Roman"/>
          <w:color w:val="000000"/>
          <w:lang w:val="en-CA"/>
        </w:rPr>
        <w:t xml:space="preserve"> mesh to allow for water flow. The cages were randomly distributed every 2 m along a lead line anchored with cement buckets 0.8 m below chart datum. </w:t>
      </w:r>
      <w:r w:rsidR="00CD046A" w:rsidRPr="005F1E8D">
        <w:rPr>
          <w:rFonts w:ascii="Times New Roman" w:hAnsi="Times New Roman" w:cs="Times New Roman"/>
          <w:color w:val="000000"/>
          <w:lang w:val="en-CA"/>
        </w:rPr>
        <w:t>Each cage</w:t>
      </w:r>
      <w:r w:rsidR="007D6070" w:rsidRPr="005F1E8D">
        <w:rPr>
          <w:rFonts w:ascii="Times New Roman" w:hAnsi="Times New Roman" w:cs="Times New Roman"/>
          <w:color w:val="000000"/>
          <w:lang w:val="en-CA"/>
        </w:rPr>
        <w:t xml:space="preserve"> contained either one large crab (carapace </w:t>
      </w:r>
      <w:r w:rsidR="00D768B7" w:rsidRPr="005F1E8D">
        <w:rPr>
          <w:rFonts w:ascii="Times New Roman" w:hAnsi="Times New Roman" w:cs="Times New Roman"/>
          <w:color w:val="000000"/>
          <w:lang w:val="en-CA"/>
        </w:rPr>
        <w:t xml:space="preserve">15.0 – </w:t>
      </w:r>
      <w:r w:rsidR="007D6070" w:rsidRPr="005F1E8D">
        <w:rPr>
          <w:rFonts w:ascii="Times New Roman" w:hAnsi="Times New Roman" w:cs="Times New Roman"/>
          <w:color w:val="000000"/>
          <w:lang w:val="en-CA"/>
        </w:rPr>
        <w:t>15.9 cm), one medium size crab (</w:t>
      </w:r>
      <w:r w:rsidR="00D768B7" w:rsidRPr="005F1E8D">
        <w:rPr>
          <w:rFonts w:ascii="Times New Roman" w:hAnsi="Times New Roman" w:cs="Times New Roman"/>
          <w:color w:val="000000"/>
          <w:lang w:val="en-CA"/>
        </w:rPr>
        <w:t>11.6</w:t>
      </w:r>
      <w:r w:rsidR="007D6070" w:rsidRPr="005F1E8D">
        <w:rPr>
          <w:rFonts w:ascii="Times New Roman" w:hAnsi="Times New Roman" w:cs="Times New Roman"/>
          <w:color w:val="000000"/>
          <w:lang w:val="en-CA"/>
        </w:rPr>
        <w:t xml:space="preserve"> –</w:t>
      </w:r>
      <w:r w:rsidR="00D768B7" w:rsidRPr="005F1E8D">
        <w:rPr>
          <w:rFonts w:ascii="Times New Roman" w:hAnsi="Times New Roman" w:cs="Times New Roman"/>
          <w:color w:val="000000"/>
          <w:lang w:val="en-CA"/>
        </w:rPr>
        <w:t xml:space="preserve"> 14.4 </w:t>
      </w:r>
      <w:r w:rsidR="007D6070" w:rsidRPr="005F1E8D">
        <w:rPr>
          <w:rFonts w:ascii="Times New Roman" w:hAnsi="Times New Roman" w:cs="Times New Roman"/>
          <w:color w:val="000000"/>
          <w:lang w:val="en-CA"/>
        </w:rPr>
        <w:t xml:space="preserve">cm), or a control </w:t>
      </w:r>
      <w:r w:rsidR="00B928B9" w:rsidRPr="005F1E8D">
        <w:rPr>
          <w:rFonts w:ascii="Times New Roman" w:hAnsi="Times New Roman" w:cs="Times New Roman"/>
          <w:color w:val="000000"/>
          <w:lang w:val="en-CA"/>
        </w:rPr>
        <w:t xml:space="preserve">(i.e., a small </w:t>
      </w:r>
      <w:r w:rsidR="007D6070" w:rsidRPr="005F1E8D">
        <w:rPr>
          <w:rFonts w:ascii="Times New Roman" w:hAnsi="Times New Roman" w:cs="Times New Roman"/>
          <w:color w:val="000000"/>
          <w:lang w:val="en-CA"/>
        </w:rPr>
        <w:t>rock, scraped clean, to weight the cages similarly to the crabs</w:t>
      </w:r>
      <w:r w:rsidR="00B928B9" w:rsidRPr="005F1E8D">
        <w:rPr>
          <w:rFonts w:ascii="Times New Roman" w:hAnsi="Times New Roman" w:cs="Times New Roman"/>
          <w:color w:val="000000"/>
          <w:lang w:val="en-CA"/>
        </w:rPr>
        <w:t>) (</w:t>
      </w:r>
      <w:r w:rsidR="007D6070" w:rsidRPr="005F1E8D">
        <w:rPr>
          <w:rFonts w:ascii="Times New Roman" w:hAnsi="Times New Roman" w:cs="Times New Roman"/>
          <w:color w:val="000000"/>
          <w:lang w:val="en-CA"/>
        </w:rPr>
        <w:t>n = 4</w:t>
      </w:r>
      <w:r w:rsidR="00B928B9" w:rsidRPr="005F1E8D">
        <w:rPr>
          <w:rFonts w:ascii="Times New Roman" w:hAnsi="Times New Roman" w:cs="Times New Roman"/>
          <w:color w:val="000000"/>
          <w:lang w:val="en-CA"/>
        </w:rPr>
        <w:t xml:space="preserve"> replicates per experiment</w:t>
      </w:r>
      <w:r w:rsidR="007D6070" w:rsidRPr="005F1E8D">
        <w:rPr>
          <w:rFonts w:ascii="Times New Roman" w:hAnsi="Times New Roman" w:cs="Times New Roman"/>
          <w:color w:val="000000"/>
          <w:lang w:val="en-CA"/>
        </w:rPr>
        <w:t xml:space="preserve">). During both experiments, we replaced the crabs after 4 days with freshly fed, similar-sized crabs, at which point we re-randomized the order of the cages along the line. </w:t>
      </w:r>
      <w:r w:rsidR="00C540DD" w:rsidRPr="005F1E8D">
        <w:rPr>
          <w:rFonts w:ascii="Times New Roman" w:hAnsi="Times New Roman" w:cs="Times New Roman"/>
          <w:color w:val="000000"/>
          <w:lang w:val="en-CA"/>
        </w:rPr>
        <w:t xml:space="preserve">We measured seawater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concentration </w:t>
      </w:r>
      <w:r w:rsidR="007D6070" w:rsidRPr="005F1E8D">
        <w:rPr>
          <w:rFonts w:ascii="Times New Roman" w:hAnsi="Times New Roman" w:cs="Times New Roman"/>
          <w:color w:val="000000"/>
          <w:lang w:val="en-CA"/>
        </w:rPr>
        <w:t xml:space="preserve">via snorkel </w:t>
      </w:r>
      <w:r w:rsidR="00B928B9" w:rsidRPr="005F1E8D">
        <w:rPr>
          <w:rFonts w:ascii="Times New Roman" w:hAnsi="Times New Roman" w:cs="Times New Roman"/>
          <w:color w:val="000000"/>
          <w:lang w:val="en-CA"/>
        </w:rPr>
        <w:t xml:space="preserve">at </w:t>
      </w:r>
      <w:r w:rsidR="0041407D" w:rsidRPr="005F1E8D">
        <w:rPr>
          <w:rFonts w:ascii="Times New Roman" w:hAnsi="Times New Roman" w:cs="Times New Roman"/>
          <w:color w:val="000000"/>
          <w:lang w:val="en-CA"/>
        </w:rPr>
        <w:t>low</w:t>
      </w:r>
      <w:r w:rsidR="00B928B9" w:rsidRPr="005F1E8D">
        <w:rPr>
          <w:rFonts w:ascii="Times New Roman" w:hAnsi="Times New Roman" w:cs="Times New Roman"/>
          <w:color w:val="000000"/>
          <w:lang w:val="en-CA"/>
        </w:rPr>
        <w:t xml:space="preserve"> tide </w:t>
      </w:r>
      <w:r w:rsidR="00A91086" w:rsidRPr="005F1E8D">
        <w:rPr>
          <w:rFonts w:ascii="Times New Roman" w:hAnsi="Times New Roman" w:cs="Times New Roman"/>
          <w:color w:val="000000"/>
          <w:lang w:val="en-CA"/>
        </w:rPr>
        <w:t xml:space="preserve">at the beginning, middle, and end of </w:t>
      </w:r>
      <w:r w:rsidR="00CF5454" w:rsidRPr="005F1E8D">
        <w:rPr>
          <w:rFonts w:ascii="Times New Roman" w:hAnsi="Times New Roman" w:cs="Times New Roman"/>
          <w:color w:val="000000"/>
          <w:lang w:val="en-CA"/>
        </w:rPr>
        <w:t>each</w:t>
      </w:r>
      <w:r w:rsidR="00D823F4" w:rsidRPr="005F1E8D">
        <w:rPr>
          <w:rFonts w:ascii="Times New Roman" w:hAnsi="Times New Roman" w:cs="Times New Roman"/>
          <w:color w:val="000000"/>
          <w:lang w:val="en-CA"/>
        </w:rPr>
        <w:t xml:space="preserve"> nine-</w:t>
      </w:r>
      <w:r w:rsidR="00A91086" w:rsidRPr="005F1E8D">
        <w:rPr>
          <w:rFonts w:ascii="Times New Roman" w:hAnsi="Times New Roman" w:cs="Times New Roman"/>
          <w:color w:val="000000"/>
          <w:lang w:val="en-CA"/>
        </w:rPr>
        <w:t>day</w:t>
      </w:r>
      <w:r w:rsidR="00D823F4" w:rsidRPr="005F1E8D">
        <w:rPr>
          <w:rFonts w:ascii="Times New Roman" w:hAnsi="Times New Roman" w:cs="Times New Roman"/>
          <w:color w:val="000000"/>
          <w:lang w:val="en-CA"/>
        </w:rPr>
        <w:t xml:space="preserve"> experiment</w:t>
      </w:r>
      <w:r w:rsidR="00C540DD" w:rsidRPr="005F1E8D">
        <w:rPr>
          <w:rFonts w:ascii="Times New Roman" w:hAnsi="Times New Roman" w:cs="Times New Roman"/>
          <w:color w:val="000000"/>
          <w:lang w:val="en-CA"/>
        </w:rPr>
        <w:t xml:space="preserve"> by drawing water samples using a 60 mL syringe and a narrow tube attached to the </w:t>
      </w:r>
      <w:r w:rsidR="00C540DD" w:rsidRPr="005F1E8D">
        <w:rPr>
          <w:rFonts w:ascii="Times New Roman" w:hAnsi="Times New Roman" w:cs="Times New Roman"/>
          <w:color w:val="000000"/>
          <w:lang w:val="en-CA"/>
        </w:rPr>
        <w:lastRenderedPageBreak/>
        <w:t>cent</w:t>
      </w:r>
      <w:r w:rsidR="00B928B9" w:rsidRPr="005F1E8D">
        <w:rPr>
          <w:rFonts w:ascii="Times New Roman" w:hAnsi="Times New Roman" w:cs="Times New Roman"/>
          <w:color w:val="000000"/>
          <w:lang w:val="en-CA"/>
        </w:rPr>
        <w:t>re</w:t>
      </w:r>
      <w:r w:rsidR="00C540DD" w:rsidRPr="005F1E8D">
        <w:rPr>
          <w:rFonts w:ascii="Times New Roman" w:hAnsi="Times New Roman" w:cs="Times New Roman"/>
          <w:color w:val="000000"/>
          <w:lang w:val="en-CA"/>
        </w:rPr>
        <w:t xml:space="preserve"> of the cage. We filtered 40 mL of each sample into amber bottles</w:t>
      </w:r>
      <w:r w:rsidR="00B928B9" w:rsidRPr="005F1E8D">
        <w:rPr>
          <w:rFonts w:ascii="Times New Roman" w:hAnsi="Times New Roman" w:cs="Times New Roman"/>
          <w:color w:val="000000"/>
          <w:lang w:val="en-CA"/>
        </w:rPr>
        <w:t>,</w:t>
      </w:r>
      <w:r w:rsidR="00C540DD" w:rsidRPr="005F1E8D">
        <w:rPr>
          <w:rFonts w:ascii="Times New Roman" w:hAnsi="Times New Roman" w:cs="Times New Roman"/>
          <w:color w:val="000000"/>
          <w:lang w:val="en-CA"/>
        </w:rPr>
        <w:t xml:space="preserve"> which were stored on ice before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analysis via fluorometric standard-additions protocol II </w:t>
      </w:r>
      <w:r w:rsidR="00C540DD"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rFonts w:ascii="Times New Roman" w:hAnsi="Times New Roman" w:cs="Times New Roman"/>
          <w:color w:val="000000"/>
          <w:lang w:val="en-CA"/>
        </w:rPr>
        <w:fldChar w:fldCharType="separate"/>
      </w:r>
      <w:r w:rsidR="00C540DD" w:rsidRPr="005F1E8D">
        <w:rPr>
          <w:rFonts w:ascii="Times New Roman" w:hAnsi="Times New Roman" w:cs="Times New Roman"/>
          <w:noProof/>
          <w:color w:val="000000"/>
          <w:lang w:val="en-CA"/>
        </w:rPr>
        <w:t>(Taylor et al., 2007)</w:t>
      </w:r>
      <w:r w:rsidR="00C540DD" w:rsidRPr="005F1E8D">
        <w:rPr>
          <w:rFonts w:ascii="Times New Roman" w:hAnsi="Times New Roman" w:cs="Times New Roman"/>
          <w:color w:val="000000"/>
          <w:lang w:val="en-CA"/>
        </w:rPr>
        <w:fldChar w:fldCharType="end"/>
      </w:r>
      <w:r w:rsidR="00C540DD" w:rsidRPr="005F1E8D">
        <w:rPr>
          <w:rFonts w:ascii="Times New Roman" w:hAnsi="Times New Roman" w:cs="Times New Roman"/>
          <w:color w:val="000000"/>
          <w:lang w:val="en-CA"/>
        </w:rPr>
        <w:t>.</w:t>
      </w:r>
      <w:r w:rsidR="004D08E1" w:rsidRPr="005F1E8D">
        <w:rPr>
          <w:rFonts w:ascii="Times New Roman" w:hAnsi="Times New Roman" w:cs="Times New Roman"/>
          <w:color w:val="000000"/>
          <w:lang w:val="en-CA"/>
        </w:rPr>
        <w:t xml:space="preserve"> </w:t>
      </w:r>
    </w:p>
    <w:p w14:paraId="06471E38" w14:textId="715F02FD" w:rsidR="00263F14" w:rsidRPr="005F1E8D"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5F1E8D" w:rsidRDefault="00263F14" w:rsidP="00263F14">
      <w:pPr>
        <w:spacing w:line="480" w:lineRule="auto"/>
        <w:rPr>
          <w:rFonts w:ascii="Times New Roman" w:hAnsi="Times New Roman" w:cs="Times New Roman"/>
          <w:i/>
          <w:color w:val="000000"/>
          <w:lang w:val="en-CA"/>
        </w:rPr>
      </w:pPr>
      <w:r w:rsidRPr="005F1E8D">
        <w:rPr>
          <w:rFonts w:ascii="Times New Roman" w:hAnsi="Times New Roman" w:cs="Times New Roman"/>
          <w:i/>
          <w:color w:val="000000"/>
          <w:lang w:val="en-CA"/>
        </w:rPr>
        <w:t>Statistical analyses</w:t>
      </w:r>
    </w:p>
    <w:p w14:paraId="190D2FBA" w14:textId="08B27062" w:rsidR="00670555" w:rsidRPr="005F1E8D" w:rsidRDefault="00263F14"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All statistical analysis were conducted in R (v4.1.2,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 Core Team,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using </w:t>
      </w:r>
      <w:proofErr w:type="spellStart"/>
      <w:r w:rsidRPr="005F1E8D">
        <w:rPr>
          <w:rFonts w:ascii="Times New Roman" w:hAnsi="Times New Roman" w:cs="Times New Roman"/>
          <w:lang w:val="en-CA"/>
        </w:rPr>
        <w:t>RStudio</w:t>
      </w:r>
      <w:proofErr w:type="spellEnd"/>
      <w:r w:rsidRPr="005F1E8D">
        <w:rPr>
          <w:rFonts w:ascii="Times New Roman" w:hAnsi="Times New Roman" w:cs="Times New Roman"/>
          <w:lang w:val="en-CA"/>
        </w:rPr>
        <w:t xml:space="preserve">  (v1.3.1093,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RStudio Team, 2016)</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used </w:t>
      </w:r>
      <w:proofErr w:type="spellStart"/>
      <w:r w:rsidRPr="005F1E8D">
        <w:rPr>
          <w:rFonts w:ascii="Times New Roman" w:hAnsi="Times New Roman" w:cs="Times New Roman"/>
          <w:lang w:val="en-CA"/>
        </w:rPr>
        <w:t>tidyverse</w:t>
      </w:r>
      <w:proofErr w:type="spellEnd"/>
      <w:r w:rsidRPr="005F1E8D">
        <w:rPr>
          <w:rFonts w:ascii="Times New Roman" w:hAnsi="Times New Roman" w:cs="Times New Roman"/>
          <w:lang w:val="en-CA"/>
        </w:rPr>
        <w:t xml:space="preserve"> packages for data manipulation and visualization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(Wickham et al., 2019)</w:t>
      </w:r>
      <w:r w:rsidRPr="005F1E8D">
        <w:rPr>
          <w:rFonts w:ascii="Times New Roman" w:hAnsi="Times New Roman" w:cs="Times New Roman"/>
          <w:lang w:val="en-CA"/>
        </w:rPr>
        <w:fldChar w:fldCharType="end"/>
      </w:r>
      <w:r w:rsidRPr="005F1E8D">
        <w:rPr>
          <w:rFonts w:ascii="Times New Roman" w:hAnsi="Times New Roman" w:cs="Times New Roman"/>
          <w:lang w:val="en-CA"/>
        </w:rPr>
        <w:t>, ‘</w:t>
      </w:r>
      <w:proofErr w:type="spellStart"/>
      <w:r w:rsidRPr="005F1E8D">
        <w:rPr>
          <w:rFonts w:ascii="Times New Roman" w:hAnsi="Times New Roman" w:cs="Times New Roman"/>
          <w:lang w:val="en-CA"/>
        </w:rPr>
        <w:t>glmmTMB</w:t>
      </w:r>
      <w:proofErr w:type="spellEnd"/>
      <w:r w:rsidRPr="005F1E8D">
        <w:rPr>
          <w:rFonts w:ascii="Times New Roman" w:hAnsi="Times New Roman" w:cs="Times New Roman"/>
          <w:lang w:val="en-CA"/>
        </w:rPr>
        <w:t xml:space="preserve">’ for all modelling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(Brooks et al.,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and </w:t>
      </w:r>
      <w:proofErr w:type="spellStart"/>
      <w:r w:rsidRPr="005F1E8D">
        <w:rPr>
          <w:rFonts w:ascii="Times New Roman" w:hAnsi="Times New Roman" w:cs="Times New Roman"/>
          <w:lang w:val="en-CA"/>
        </w:rPr>
        <w:t>DHARMa</w:t>
      </w:r>
      <w:proofErr w:type="spellEnd"/>
      <w:r w:rsidRPr="005F1E8D">
        <w:rPr>
          <w:rFonts w:ascii="Times New Roman" w:hAnsi="Times New Roman" w:cs="Times New Roman"/>
          <w:lang w:val="en-CA"/>
        </w:rPr>
        <w:t xml:space="preserve"> to check model fit</w:t>
      </w:r>
      <w:r w:rsidR="00933A0C" w:rsidRPr="005F1E8D">
        <w:rPr>
          <w:rFonts w:ascii="Times New Roman" w:hAnsi="Times New Roman" w:cs="Times New Roman"/>
          <w:lang w:val="en-CA"/>
        </w:rPr>
        <w:t xml:space="preserve"> </w:t>
      </w:r>
      <w:r w:rsidR="00933A0C"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rPr>
          <w:rFonts w:ascii="Times New Roman" w:hAnsi="Times New Roman" w:cs="Times New Roman"/>
          <w:lang w:val="en-CA"/>
        </w:rPr>
        <w:fldChar w:fldCharType="separate"/>
      </w:r>
      <w:r w:rsidR="00933A0C" w:rsidRPr="005F1E8D">
        <w:rPr>
          <w:rFonts w:ascii="Times New Roman" w:hAnsi="Times New Roman" w:cs="Times New Roman"/>
          <w:noProof/>
          <w:lang w:val="en-CA"/>
        </w:rPr>
        <w:t>(Hartig, 2022)</w:t>
      </w:r>
      <w:r w:rsidR="00933A0C"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8E62A2" w:rsidRPr="005F1E8D">
        <w:rPr>
          <w:rFonts w:ascii="Times New Roman" w:hAnsi="Times New Roman" w:cs="Times New Roman"/>
          <w:lang w:val="en-CA"/>
        </w:rPr>
        <w:t>All data and code are available at https://github.com/em-lim13/Ch2_Spatial_pee.</w:t>
      </w:r>
    </w:p>
    <w:p w14:paraId="3DA15C1F" w14:textId="018617B8" w:rsidR="00943023" w:rsidRPr="00DE4185" w:rsidRDefault="00943023"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For each Reef Life Survey conducted, </w:t>
      </w:r>
      <w:r w:rsidR="00DE4185">
        <w:rPr>
          <w:rFonts w:ascii="Times New Roman" w:hAnsi="Times New Roman" w:cs="Times New Roman"/>
          <w:lang w:val="en-CA"/>
        </w:rPr>
        <w:t xml:space="preserve">we </w:t>
      </w:r>
      <w:r w:rsidRPr="005F1E8D">
        <w:rPr>
          <w:rFonts w:ascii="Times New Roman" w:hAnsi="Times New Roman" w:cs="Times New Roman"/>
          <w:lang w:val="en-CA"/>
        </w:rPr>
        <w:t>calculated fish biomass from fish length following the formula (W = a</w:t>
      </w:r>
      <w:r w:rsidR="00990B37">
        <w:rPr>
          <w:rFonts w:ascii="Times New Roman" w:hAnsi="Times New Roman" w:cs="Times New Roman"/>
          <w:lang w:val="en-CA"/>
        </w:rPr>
        <w:t>*L</w:t>
      </w:r>
      <w:r w:rsidR="00990B37">
        <w:rPr>
          <w:rFonts w:ascii="Times New Roman" w:hAnsi="Times New Roman" w:cs="Times New Roman"/>
          <w:vertAlign w:val="superscript"/>
          <w:lang w:val="en-CA"/>
        </w:rPr>
        <w:t>b</w:t>
      </w:r>
      <w:r w:rsidRPr="005F1E8D">
        <w:rPr>
          <w:rFonts w:ascii="Times New Roman" w:hAnsi="Times New Roman" w:cs="Times New Roman"/>
          <w:lang w:val="en-CA"/>
        </w:rPr>
        <w:t>) where W is fish weight, L is the fish length, a and b are species</w:t>
      </w:r>
      <w:r w:rsidR="008600C1" w:rsidRPr="005F1E8D">
        <w:rPr>
          <w:rFonts w:ascii="Times New Roman" w:hAnsi="Times New Roman" w:cs="Times New Roman"/>
          <w:lang w:val="en-CA"/>
        </w:rPr>
        <w:t>-</w:t>
      </w:r>
      <w:r w:rsidRPr="005F1E8D">
        <w:rPr>
          <w:rFonts w:ascii="Times New Roman" w:hAnsi="Times New Roman" w:cs="Times New Roman"/>
          <w:lang w:val="en-CA"/>
        </w:rPr>
        <w:t xml:space="preserve">specific constants from </w:t>
      </w:r>
      <w:proofErr w:type="spellStart"/>
      <w:r w:rsidRPr="005F1E8D">
        <w:rPr>
          <w:rFonts w:ascii="Times New Roman" w:hAnsi="Times New Roman" w:cs="Times New Roman"/>
          <w:lang w:val="en-CA"/>
        </w:rPr>
        <w:t>FishBase</w:t>
      </w:r>
      <w:proofErr w:type="spellEnd"/>
      <w:r w:rsidRPr="005F1E8D">
        <w:rPr>
          <w:rFonts w:ascii="Times New Roman" w:hAnsi="Times New Roman" w:cs="Times New Roman"/>
          <w:lang w:val="en-CA"/>
        </w:rPr>
        <w:t xml:space="preserve">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(Froese et al., 2014)</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For invertebrates, sunflower </w:t>
      </w:r>
      <w:r w:rsidR="008600C1" w:rsidRPr="005F1E8D">
        <w:rPr>
          <w:rFonts w:ascii="Times New Roman" w:hAnsi="Times New Roman" w:cs="Times New Roman"/>
          <w:lang w:val="en-CA"/>
        </w:rPr>
        <w:t xml:space="preserve">sea </w:t>
      </w:r>
      <w:r w:rsidRPr="005F1E8D">
        <w:rPr>
          <w:rFonts w:ascii="Times New Roman" w:hAnsi="Times New Roman" w:cs="Times New Roman"/>
          <w:lang w:val="en-CA"/>
        </w:rPr>
        <w:t xml:space="preserve">stars and economically important species (abalone and scallops) were </w:t>
      </w:r>
      <w:r w:rsidR="00792779">
        <w:rPr>
          <w:rFonts w:ascii="Times New Roman" w:hAnsi="Times New Roman" w:cs="Times New Roman"/>
          <w:lang w:val="en-CA"/>
        </w:rPr>
        <w:t>measured</w:t>
      </w:r>
      <w:r w:rsidRPr="005F1E8D">
        <w:rPr>
          <w:rFonts w:ascii="Times New Roman" w:hAnsi="Times New Roman" w:cs="Times New Roman"/>
          <w:lang w:val="en-CA"/>
        </w:rPr>
        <w:t xml:space="preserve">, so we </w:t>
      </w:r>
      <w:r w:rsidR="00792779">
        <w:rPr>
          <w:rFonts w:ascii="Times New Roman" w:hAnsi="Times New Roman" w:cs="Times New Roman"/>
          <w:lang w:val="en-CA"/>
        </w:rPr>
        <w:t xml:space="preserve">used </w:t>
      </w:r>
      <w:r w:rsidR="00792779">
        <w:rPr>
          <w:rFonts w:ascii="Times New Roman" w:eastAsia="Times New Roman" w:hAnsi="Times New Roman" w:cs="Times New Roman"/>
          <w:color w:val="000000"/>
          <w:lang w:val="en-CA"/>
        </w:rPr>
        <w:t xml:space="preserve">published </w:t>
      </w:r>
      <w:r w:rsidR="00792779" w:rsidRPr="00E763F3">
        <w:rPr>
          <w:rFonts w:ascii="Times New Roman" w:eastAsia="Times New Roman" w:hAnsi="Times New Roman" w:cs="Times New Roman"/>
          <w:color w:val="000000"/>
          <w:lang w:val="en-CA"/>
        </w:rPr>
        <w:t>length-weight relationships t</w:t>
      </w:r>
      <w:r w:rsidR="00792779">
        <w:rPr>
          <w:rFonts w:ascii="Times New Roman" w:eastAsia="Times New Roman" w:hAnsi="Times New Roman" w:cs="Times New Roman"/>
          <w:color w:val="000000"/>
          <w:lang w:val="en-CA"/>
        </w:rPr>
        <w:t>o calculate wet weight from size</w:t>
      </w:r>
      <w:r w:rsidRPr="005F1E8D">
        <w:rPr>
          <w:rFonts w:ascii="Times New Roman" w:hAnsi="Times New Roman" w:cs="Times New Roman"/>
          <w:lang w:val="en-CA"/>
        </w:rPr>
        <w:t>. For all other</w:t>
      </w:r>
      <w:r w:rsidR="00792779">
        <w:rPr>
          <w:rFonts w:ascii="Times New Roman" w:hAnsi="Times New Roman" w:cs="Times New Roman"/>
          <w:lang w:val="en-CA"/>
        </w:rPr>
        <w:t xml:space="preserve"> invertebrates</w:t>
      </w:r>
      <w:r w:rsidRPr="005F1E8D">
        <w:rPr>
          <w:rFonts w:ascii="Times New Roman" w:hAnsi="Times New Roman" w:cs="Times New Roman"/>
          <w:lang w:val="en-CA"/>
        </w:rPr>
        <w:t xml:space="preserve">, we used published </w:t>
      </w:r>
      <w:r w:rsidR="005433DA">
        <w:rPr>
          <w:rFonts w:ascii="Times New Roman" w:hAnsi="Times New Roman" w:cs="Times New Roman"/>
          <w:lang w:val="en-CA"/>
        </w:rPr>
        <w:t xml:space="preserve">wet </w:t>
      </w:r>
      <w:r w:rsidRPr="005F1E8D">
        <w:rPr>
          <w:rFonts w:ascii="Times New Roman" w:hAnsi="Times New Roman" w:cs="Times New Roman"/>
          <w:lang w:val="en-CA"/>
        </w:rPr>
        <w:t xml:space="preserve">weight estimates from this region to estimate rough average </w:t>
      </w:r>
      <w:r w:rsidR="005433DA">
        <w:rPr>
          <w:rFonts w:ascii="Times New Roman" w:hAnsi="Times New Roman" w:cs="Times New Roman"/>
          <w:lang w:val="en-CA"/>
        </w:rPr>
        <w:t>biomass</w:t>
      </w:r>
      <w:r w:rsidRPr="005F1E8D">
        <w:rPr>
          <w:rFonts w:ascii="Times New Roman" w:hAnsi="Times New Roman" w:cs="Times New Roman"/>
          <w:lang w:val="en-CA"/>
        </w:rPr>
        <w:t xml:space="preserve"> for each taxon. </w:t>
      </w:r>
      <w:r w:rsidR="00792779">
        <w:rPr>
          <w:rFonts w:ascii="Times New Roman" w:hAnsi="Times New Roman" w:cs="Times New Roman"/>
          <w:lang w:val="en-CA"/>
        </w:rPr>
        <w:t>We used shell-free wet weight for species with large shells such as hermit crabs and snails. When biomass information was unavailable for a species, we used estimates from the closest relative or most similarly sized species available</w:t>
      </w:r>
      <w:r w:rsidR="00920FC5">
        <w:rPr>
          <w:rFonts w:ascii="Times New Roman" w:hAnsi="Times New Roman" w:cs="Times New Roman"/>
          <w:lang w:val="en-CA"/>
        </w:rPr>
        <w:t xml:space="preserve"> </w:t>
      </w:r>
      <w:r w:rsidR="00920FC5" w:rsidRPr="005F1E8D">
        <w:rPr>
          <w:rFonts w:ascii="Times New Roman" w:hAnsi="Times New Roman" w:cs="Times New Roman"/>
          <w:lang w:val="en-CA"/>
        </w:rPr>
        <w:t>(</w:t>
      </w:r>
      <w:r w:rsidR="00920FC5" w:rsidRPr="005F1E8D">
        <w:rPr>
          <w:rFonts w:ascii="Times New Roman" w:hAnsi="Times New Roman" w:cs="Times New Roman"/>
          <w:highlight w:val="green"/>
          <w:lang w:val="en-CA"/>
        </w:rPr>
        <w:t>Supplemental Table 1</w:t>
      </w:r>
      <w:r w:rsidR="00920FC5" w:rsidRPr="005F1E8D">
        <w:rPr>
          <w:rFonts w:ascii="Times New Roman" w:hAnsi="Times New Roman" w:cs="Times New Roman"/>
          <w:lang w:val="en-CA"/>
        </w:rPr>
        <w:t>)</w:t>
      </w:r>
      <w:commentRangeStart w:id="72"/>
      <w:r w:rsidR="00792779">
        <w:rPr>
          <w:rFonts w:ascii="Times New Roman" w:hAnsi="Times New Roman" w:cs="Times New Roman"/>
          <w:lang w:val="en-CA"/>
        </w:rPr>
        <w:t>.</w:t>
      </w:r>
      <w:commentRangeEnd w:id="72"/>
      <w:r w:rsidR="00F17ED1">
        <w:rPr>
          <w:rStyle w:val="CommentReference"/>
        </w:rPr>
        <w:commentReference w:id="72"/>
      </w:r>
      <w:r w:rsidR="00792779">
        <w:rPr>
          <w:rFonts w:ascii="Times New Roman" w:eastAsia="Times New Roman" w:hAnsi="Times New Roman" w:cs="Times New Roman"/>
          <w:color w:val="000000"/>
          <w:lang w:val="en-CA"/>
        </w:rPr>
        <w:t xml:space="preserve"> </w:t>
      </w:r>
      <w:r w:rsidR="0093424F" w:rsidRPr="005F1E8D">
        <w:rPr>
          <w:rFonts w:ascii="Times New Roman" w:hAnsi="Times New Roman" w:cs="Times New Roman"/>
          <w:lang w:val="en-CA"/>
        </w:rPr>
        <w:t>Animal abundance was calculated as the total number of fishes and invertebrates counted on each survey</w:t>
      </w:r>
      <w:r w:rsidR="00EA4716">
        <w:rPr>
          <w:rFonts w:ascii="Times New Roman" w:hAnsi="Times New Roman" w:cs="Times New Roman"/>
          <w:lang w:val="en-CA"/>
        </w:rPr>
        <w:t xml:space="preserve"> </w:t>
      </w:r>
      <w:commentRangeStart w:id="73"/>
      <w:r w:rsidR="00EA4716">
        <w:rPr>
          <w:rFonts w:ascii="Times New Roman" w:hAnsi="Times New Roman" w:cs="Times New Roman"/>
          <w:lang w:val="en-CA"/>
        </w:rPr>
        <w:t>(divided by 500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pelagic fishes and by 100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cryptic fishes and macroinvertebrates)</w:t>
      </w:r>
      <w:r w:rsidR="0093424F" w:rsidRPr="005F1E8D">
        <w:rPr>
          <w:rFonts w:ascii="Times New Roman" w:hAnsi="Times New Roman" w:cs="Times New Roman"/>
          <w:lang w:val="en-CA"/>
        </w:rPr>
        <w:t xml:space="preserve">, </w:t>
      </w:r>
      <w:commentRangeEnd w:id="73"/>
      <w:r w:rsidR="00EA4716">
        <w:rPr>
          <w:rStyle w:val="CommentReference"/>
        </w:rPr>
        <w:commentReference w:id="73"/>
      </w:r>
      <w:r w:rsidR="004433B7">
        <w:rPr>
          <w:rFonts w:ascii="Times New Roman" w:hAnsi="Times New Roman" w:cs="Times New Roman"/>
          <w:lang w:val="en-CA"/>
        </w:rPr>
        <w:t>and w</w:t>
      </w:r>
      <w:r w:rsidR="0041407D" w:rsidRPr="005F1E8D">
        <w:rPr>
          <w:rFonts w:ascii="Times New Roman" w:hAnsi="Times New Roman" w:cs="Times New Roman"/>
          <w:lang w:val="en-CA"/>
        </w:rPr>
        <w:t>e</w:t>
      </w:r>
      <w:r w:rsidR="00C25CFD" w:rsidRPr="005F1E8D">
        <w:rPr>
          <w:rFonts w:ascii="Times New Roman" w:hAnsi="Times New Roman" w:cs="Times New Roman"/>
          <w:lang w:val="en-CA"/>
        </w:rPr>
        <w:t xml:space="preserve"> used the ‘vegan’ package to calculate Shannon and Simpson diversity indices </w:t>
      </w:r>
      <w:r w:rsidR="00C25CFD" w:rsidRPr="005F1E8D">
        <w:rPr>
          <w:rFonts w:ascii="Times New Roman" w:hAnsi="Times New Roman" w:cs="Times New Roman"/>
          <w:lang w:val="en-CA"/>
        </w:rPr>
        <w:fldChar w:fldCharType="begin"/>
      </w:r>
      <w:r w:rsidR="00C25CFD" w:rsidRPr="005F1E8D">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rPr>
          <w:rFonts w:ascii="Times New Roman" w:hAnsi="Times New Roman" w:cs="Times New Roman"/>
          <w:lang w:val="en-CA"/>
        </w:rPr>
        <w:fldChar w:fldCharType="separate"/>
      </w:r>
      <w:r w:rsidR="00C25CFD" w:rsidRPr="005F1E8D">
        <w:rPr>
          <w:rFonts w:ascii="Times New Roman" w:hAnsi="Times New Roman" w:cs="Times New Roman"/>
          <w:noProof/>
          <w:lang w:val="en-CA"/>
        </w:rPr>
        <w:t>(Oksanen et al., 2022)</w:t>
      </w:r>
      <w:r w:rsidR="00C25CFD"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calculated the tide exchange by computing the rate of change of the tide height every minute, starting from the time each survey started and ending </w:t>
      </w:r>
      <w:r w:rsidRPr="005F1E8D">
        <w:rPr>
          <w:rFonts w:ascii="Times New Roman" w:hAnsi="Times New Roman" w:cs="Times New Roman"/>
          <w:lang w:val="en-CA"/>
        </w:rPr>
        <w:lastRenderedPageBreak/>
        <w:t xml:space="preserve">one hour later, and taking the average of those values. We downloaded tide height data from the website: </w:t>
      </w:r>
      <w:hyperlink r:id="rId11" w:history="1">
        <w:r w:rsidRPr="005F1E8D">
          <w:rPr>
            <w:rStyle w:val="Hyperlink"/>
            <w:rFonts w:ascii="Times New Roman" w:hAnsi="Times New Roman" w:cs="Times New Roman"/>
            <w:lang w:val="en-CA"/>
          </w:rPr>
          <w:t>http://tbone.biol.sc.edu/tide/tideshow.cgi?site=Bamfield%2C+British+Columbia</w:t>
        </w:r>
      </w:hyperlink>
      <w:r w:rsidRPr="005F1E8D">
        <w:rPr>
          <w:rFonts w:ascii="Times New Roman" w:hAnsi="Times New Roman" w:cs="Times New Roman"/>
          <w:lang w:val="en-CA"/>
        </w:rPr>
        <w:t xml:space="preserve">. </w:t>
      </w:r>
    </w:p>
    <w:p w14:paraId="3A4A1039" w14:textId="77777777" w:rsidR="001B79C7" w:rsidRPr="005F1E8D" w:rsidRDefault="001B79C7" w:rsidP="00EB3BC7">
      <w:pPr>
        <w:spacing w:line="480" w:lineRule="auto"/>
        <w:rPr>
          <w:rFonts w:ascii="Times New Roman" w:hAnsi="Times New Roman" w:cs="Times New Roman"/>
          <w:lang w:val="en-CA"/>
        </w:rPr>
      </w:pPr>
    </w:p>
    <w:p w14:paraId="1BBA84D4"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Among-site (</w:t>
      </w:r>
      <w:proofErr w:type="spellStart"/>
      <w:r w:rsidRPr="005F1E8D">
        <w:rPr>
          <w:rFonts w:ascii="Times New Roman" w:hAnsi="Times New Roman" w:cs="Times New Roman"/>
          <w:iCs/>
          <w:lang w:val="en-CA"/>
        </w:rPr>
        <w:t>meso</w:t>
      </w:r>
      <w:proofErr w:type="spellEnd"/>
      <w:r w:rsidRPr="005F1E8D">
        <w:rPr>
          <w:rFonts w:ascii="Times New Roman" w:hAnsi="Times New Roman" w:cs="Times New Roman"/>
          <w:iCs/>
          <w:lang w:val="en-CA"/>
        </w:rPr>
        <w:t>-scale) variation</w:t>
      </w:r>
    </w:p>
    <w:p w14:paraId="5720C576" w14:textId="0DB183AB" w:rsidR="00670555" w:rsidRDefault="00670555" w:rsidP="00670555">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determine whether there </w:t>
      </w:r>
      <w:r w:rsidR="008600C1" w:rsidRPr="005F1E8D">
        <w:rPr>
          <w:rFonts w:ascii="Times New Roman" w:hAnsi="Times New Roman" w:cs="Times New Roman"/>
          <w:lang w:val="en-CA"/>
        </w:rPr>
        <w:t xml:space="preserve">was </w:t>
      </w:r>
      <w:r w:rsidRPr="005F1E8D">
        <w:rPr>
          <w:rFonts w:ascii="Times New Roman" w:hAnsi="Times New Roman" w:cs="Times New Roman"/>
          <w:lang w:val="en-CA"/>
        </w:rPr>
        <w:t>significant variation in</w:t>
      </w:r>
      <w:r w:rsidR="00522FED" w:rsidRPr="005F1E8D">
        <w:rPr>
          <w:rFonts w:ascii="Times New Roman" w:hAnsi="Times New Roman" w:cs="Times New Roman"/>
          <w:lang w:val="en-CA"/>
        </w:rPr>
        <w:t xml:space="preserve"> 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amo</w:t>
      </w:r>
      <w:r w:rsidR="009B2BF8" w:rsidRPr="005F1E8D">
        <w:rPr>
          <w:rFonts w:ascii="Times New Roman" w:hAnsi="Times New Roman" w:cs="Times New Roman"/>
          <w:lang w:val="en-CA"/>
        </w:rPr>
        <w:t>n</w:t>
      </w:r>
      <w:r w:rsidRPr="005F1E8D">
        <w:rPr>
          <w:rFonts w:ascii="Times New Roman" w:hAnsi="Times New Roman" w:cs="Times New Roman"/>
          <w:lang w:val="en-CA"/>
        </w:rPr>
        <w:t>g sites, we constructed generalized linear mixed</w:t>
      </w:r>
      <w:r w:rsidR="00CF5454" w:rsidRPr="005F1E8D">
        <w:rPr>
          <w:rFonts w:ascii="Times New Roman" w:hAnsi="Times New Roman" w:cs="Times New Roman"/>
          <w:lang w:val="en-CA"/>
        </w:rPr>
        <w:t>-</w:t>
      </w:r>
      <w:r w:rsidRPr="005F1E8D">
        <w:rPr>
          <w:rFonts w:ascii="Times New Roman" w:hAnsi="Times New Roman" w:cs="Times New Roman"/>
          <w:lang w:val="en-CA"/>
        </w:rPr>
        <w:t>effect models</w:t>
      </w:r>
      <w:r w:rsidR="000227FF">
        <w:rPr>
          <w:rFonts w:ascii="Times New Roman" w:hAnsi="Times New Roman" w:cs="Times New Roman"/>
          <w:lang w:val="en-CA"/>
        </w:rPr>
        <w:t xml:space="preserve"> (GLMMs)</w:t>
      </w:r>
      <w:r w:rsidRPr="005F1E8D">
        <w:rPr>
          <w:rFonts w:ascii="Times New Roman" w:hAnsi="Times New Roman" w:cs="Times New Roman"/>
          <w:lang w:val="en-CA"/>
        </w:rPr>
        <w:t xml:space="preserve"> with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8600C1" w:rsidRPr="005F1E8D">
        <w:rPr>
          <w:rFonts w:ascii="Times New Roman" w:hAnsi="Times New Roman" w:cs="Times New Roman"/>
          <w:lang w:val="en-CA"/>
        </w:rPr>
        <w:t xml:space="preserve"> concentration</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as the response variable, and animal abundance, tide exchange, an interaction between abundance</w:t>
      </w:r>
      <w:r w:rsidR="008600C1" w:rsidRPr="005F1E8D">
        <w:rPr>
          <w:rFonts w:ascii="Times New Roman" w:hAnsi="Times New Roman" w:cs="Times New Roman"/>
          <w:lang w:val="en-CA"/>
        </w:rPr>
        <w:t xml:space="preserve"> and </w:t>
      </w:r>
      <w:r w:rsidRPr="005F1E8D">
        <w:rPr>
          <w:rFonts w:ascii="Times New Roman" w:hAnsi="Times New Roman" w:cs="Times New Roman"/>
          <w:lang w:val="en-CA"/>
        </w:rPr>
        <w:t>tide, Shannon diversity,</w:t>
      </w:r>
      <w:r w:rsidR="008E62A2" w:rsidRPr="005F1E8D">
        <w:rPr>
          <w:rFonts w:ascii="Times New Roman" w:hAnsi="Times New Roman" w:cs="Times New Roman"/>
          <w:lang w:val="en-CA"/>
        </w:rPr>
        <w:t xml:space="preserve"> and</w:t>
      </w:r>
      <w:r w:rsidRPr="005F1E8D">
        <w:rPr>
          <w:rFonts w:ascii="Times New Roman" w:hAnsi="Times New Roman" w:cs="Times New Roman"/>
          <w:lang w:val="en-CA"/>
        </w:rPr>
        <w:t xml:space="preserve"> survey depth</w:t>
      </w:r>
      <w:r w:rsidR="008E62A2" w:rsidRPr="005F1E8D">
        <w:rPr>
          <w:rFonts w:ascii="Times New Roman" w:hAnsi="Times New Roman" w:cs="Times New Roman"/>
          <w:lang w:val="en-CA"/>
        </w:rPr>
        <w:t xml:space="preserve"> as predictors</w:t>
      </w:r>
      <w:r w:rsidRPr="005F1E8D">
        <w:rPr>
          <w:rFonts w:ascii="Times New Roman" w:hAnsi="Times New Roman" w:cs="Times New Roman"/>
          <w:lang w:val="en-CA"/>
        </w:rPr>
        <w:t>, and a random effect of both site</w:t>
      </w:r>
      <w:r w:rsidR="008E62A2" w:rsidRPr="005F1E8D">
        <w:rPr>
          <w:rFonts w:ascii="Times New Roman" w:hAnsi="Times New Roman" w:cs="Times New Roman"/>
          <w:lang w:val="en-CA"/>
        </w:rPr>
        <w:t xml:space="preserve"> (1|site)</w:t>
      </w:r>
      <w:r w:rsidRPr="005F1E8D">
        <w:rPr>
          <w:rFonts w:ascii="Times New Roman" w:hAnsi="Times New Roman" w:cs="Times New Roman"/>
          <w:lang w:val="en-CA"/>
        </w:rPr>
        <w:t xml:space="preserve"> and year</w:t>
      </w:r>
      <w:r w:rsidR="008E62A2" w:rsidRPr="005F1E8D">
        <w:rPr>
          <w:rFonts w:ascii="Times New Roman" w:hAnsi="Times New Roman" w:cs="Times New Roman"/>
          <w:lang w:val="en-CA"/>
        </w:rPr>
        <w:t xml:space="preserve"> (1|year)</w:t>
      </w:r>
      <w:r w:rsidRPr="005F1E8D">
        <w:rPr>
          <w:rFonts w:ascii="Times New Roman" w:hAnsi="Times New Roman" w:cs="Times New Roman"/>
          <w:lang w:val="en-CA"/>
        </w:rPr>
        <w:t xml:space="preserve">. </w:t>
      </w:r>
      <w:r w:rsidR="00E32297" w:rsidRPr="005F1E8D">
        <w:rPr>
          <w:rFonts w:ascii="Times New Roman" w:hAnsi="Times New Roman" w:cs="Times New Roman"/>
          <w:lang w:val="en-CA"/>
        </w:rPr>
        <w:t xml:space="preserve">All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using the scale function. </w:t>
      </w:r>
      <w:r w:rsidR="002B6ECC" w:rsidRPr="005F1E8D">
        <w:rPr>
          <w:rFonts w:ascii="Times New Roman" w:hAnsi="Times New Roman" w:cs="Times New Roman"/>
          <w:lang w:val="en-CA"/>
        </w:rPr>
        <w:t>We used a gamma distribution (link = ‘log’)</w:t>
      </w:r>
      <w:r w:rsidR="00E32297" w:rsidRPr="005F1E8D">
        <w:rPr>
          <w:rFonts w:ascii="Times New Roman" w:hAnsi="Times New Roman" w:cs="Times New Roman"/>
          <w:lang w:val="en-CA"/>
        </w:rPr>
        <w:t xml:space="preserve">. </w:t>
      </w:r>
      <w:r w:rsidR="002B6ECC" w:rsidRPr="005F1E8D">
        <w:rPr>
          <w:rFonts w:ascii="Times New Roman" w:hAnsi="Times New Roman" w:cs="Times New Roman"/>
          <w:lang w:val="en-CA"/>
        </w:rPr>
        <w:t xml:space="preserve">We constructed additional models with animal biomass </w:t>
      </w:r>
      <w:r w:rsidR="009B2BF8" w:rsidRPr="005F1E8D">
        <w:rPr>
          <w:rFonts w:ascii="Times New Roman" w:hAnsi="Times New Roman" w:cs="Times New Roman"/>
          <w:lang w:val="en-CA"/>
        </w:rPr>
        <w:t xml:space="preserve">as a predictor </w:t>
      </w:r>
      <w:r w:rsidR="002B6ECC" w:rsidRPr="005F1E8D">
        <w:rPr>
          <w:rFonts w:ascii="Times New Roman" w:hAnsi="Times New Roman" w:cs="Times New Roman"/>
          <w:lang w:val="en-CA"/>
        </w:rPr>
        <w:t>instead of abundance,</w:t>
      </w:r>
      <w:r w:rsidR="008600C1" w:rsidRPr="005F1E8D">
        <w:rPr>
          <w:rFonts w:ascii="Times New Roman" w:hAnsi="Times New Roman" w:cs="Times New Roman"/>
          <w:lang w:val="en-CA"/>
        </w:rPr>
        <w:t xml:space="preserve"> and</w:t>
      </w:r>
      <w:r w:rsidR="002B6ECC" w:rsidRPr="005F1E8D">
        <w:rPr>
          <w:rFonts w:ascii="Times New Roman" w:hAnsi="Times New Roman" w:cs="Times New Roman"/>
          <w:lang w:val="en-CA"/>
        </w:rPr>
        <w:t xml:space="preserve"> </w:t>
      </w:r>
      <w:r w:rsidR="008600C1" w:rsidRPr="005F1E8D">
        <w:rPr>
          <w:rFonts w:ascii="Times New Roman" w:hAnsi="Times New Roman" w:cs="Times New Roman"/>
          <w:lang w:val="en-CA"/>
        </w:rPr>
        <w:t>S</w:t>
      </w:r>
      <w:r w:rsidR="002B6ECC" w:rsidRPr="005F1E8D">
        <w:rPr>
          <w:rFonts w:ascii="Times New Roman" w:hAnsi="Times New Roman" w:cs="Times New Roman"/>
          <w:lang w:val="en-CA"/>
        </w:rPr>
        <w:t xml:space="preserve">impson’s diversity instead of Shannon diversity, but we determined </w:t>
      </w:r>
      <w:r w:rsidR="008600C1" w:rsidRPr="005F1E8D">
        <w:rPr>
          <w:rFonts w:ascii="Times New Roman" w:hAnsi="Times New Roman" w:cs="Times New Roman"/>
          <w:lang w:val="en-CA"/>
        </w:rPr>
        <w:t xml:space="preserve">that </w:t>
      </w:r>
      <w:r w:rsidR="002B6ECC" w:rsidRPr="005F1E8D">
        <w:rPr>
          <w:rFonts w:ascii="Times New Roman" w:hAnsi="Times New Roman" w:cs="Times New Roman"/>
          <w:lang w:val="en-CA"/>
        </w:rPr>
        <w:t>abundance and Shannon diversity were the best metrics by comparing alternat</w:t>
      </w:r>
      <w:r w:rsidR="008600C1" w:rsidRPr="005F1E8D">
        <w:rPr>
          <w:rFonts w:ascii="Times New Roman" w:hAnsi="Times New Roman" w:cs="Times New Roman"/>
          <w:lang w:val="en-CA"/>
        </w:rPr>
        <w:t>ive</w:t>
      </w:r>
      <w:r w:rsidR="002B6ECC" w:rsidRPr="005F1E8D">
        <w:rPr>
          <w:rFonts w:ascii="Times New Roman" w:hAnsi="Times New Roman" w:cs="Times New Roman"/>
          <w:lang w:val="en-CA"/>
        </w:rPr>
        <w:t xml:space="preserve"> models using AIC </w:t>
      </w:r>
      <w:r w:rsidR="002B6ECC" w:rsidRPr="005F1E8D">
        <w:rPr>
          <w:rFonts w:ascii="Times New Roman" w:hAnsi="Times New Roman" w:cs="Times New Roman"/>
          <w:highlight w:val="green"/>
          <w:lang w:val="en-CA"/>
        </w:rPr>
        <w:t>(</w:t>
      </w:r>
      <w:r w:rsidR="00792779">
        <w:rPr>
          <w:rFonts w:ascii="Times New Roman" w:hAnsi="Times New Roman" w:cs="Times New Roman"/>
          <w:highlight w:val="green"/>
          <w:lang w:val="en-CA"/>
        </w:rPr>
        <w:t xml:space="preserve">Supplemental </w:t>
      </w:r>
      <w:r w:rsidR="002A304B" w:rsidRPr="005F1E8D">
        <w:rPr>
          <w:rFonts w:ascii="Times New Roman" w:hAnsi="Times New Roman" w:cs="Times New Roman"/>
          <w:highlight w:val="green"/>
          <w:lang w:val="en-CA"/>
        </w:rPr>
        <w:t xml:space="preserve">Table </w:t>
      </w:r>
      <w:r w:rsidR="00792779">
        <w:rPr>
          <w:rFonts w:ascii="Times New Roman" w:hAnsi="Times New Roman" w:cs="Times New Roman"/>
          <w:highlight w:val="green"/>
          <w:lang w:val="en-CA"/>
        </w:rPr>
        <w:t>2</w:t>
      </w:r>
      <w:r w:rsidR="002B6ECC" w:rsidRPr="005F1E8D">
        <w:rPr>
          <w:rFonts w:ascii="Times New Roman" w:hAnsi="Times New Roman" w:cs="Times New Roman"/>
          <w:highlight w:val="green"/>
          <w:lang w:val="en-CA"/>
        </w:rPr>
        <w:t>).</w:t>
      </w:r>
      <w:r w:rsidR="002B6ECC" w:rsidRPr="005F1E8D">
        <w:rPr>
          <w:rFonts w:ascii="Times New Roman" w:hAnsi="Times New Roman" w:cs="Times New Roman"/>
          <w:lang w:val="en-CA"/>
        </w:rPr>
        <w:t xml:space="preserve"> We checked for collinearity of variables using </w:t>
      </w:r>
      <w:proofErr w:type="gramStart"/>
      <w:r w:rsidR="002B6ECC" w:rsidRPr="005F1E8D">
        <w:rPr>
          <w:rFonts w:ascii="Times New Roman" w:hAnsi="Times New Roman" w:cs="Times New Roman"/>
          <w:lang w:val="en-CA"/>
        </w:rPr>
        <w:t>car::</w:t>
      </w:r>
      <w:proofErr w:type="spellStart"/>
      <w:proofErr w:type="gramEnd"/>
      <w:r w:rsidR="002B6ECC" w:rsidRPr="005F1E8D">
        <w:rPr>
          <w:rFonts w:ascii="Times New Roman" w:hAnsi="Times New Roman" w:cs="Times New Roman"/>
          <w:lang w:val="en-CA"/>
        </w:rPr>
        <w:t>vif</w:t>
      </w:r>
      <w:proofErr w:type="spellEnd"/>
      <w:r w:rsidR="002B6ECC" w:rsidRPr="005F1E8D">
        <w:rPr>
          <w:rFonts w:ascii="Times New Roman" w:hAnsi="Times New Roman" w:cs="Times New Roman"/>
          <w:lang w:val="en-CA"/>
        </w:rPr>
        <w:t>, and all values were below 1.</w:t>
      </w:r>
      <w:r w:rsidR="0042174D">
        <w:rPr>
          <w:rFonts w:ascii="Times New Roman" w:hAnsi="Times New Roman" w:cs="Times New Roman"/>
          <w:lang w:val="en-CA"/>
        </w:rPr>
        <w:t>9</w:t>
      </w:r>
      <w:r w:rsidR="002B6ECC" w:rsidRPr="005F1E8D">
        <w:rPr>
          <w:rFonts w:ascii="Times New Roman" w:hAnsi="Times New Roman" w:cs="Times New Roman"/>
          <w:lang w:val="en-CA"/>
        </w:rPr>
        <w:t xml:space="preserve">. We visually inspected model residuals by plotting the output from </w:t>
      </w:r>
      <w:proofErr w:type="spellStart"/>
      <w:proofErr w:type="gramStart"/>
      <w:r w:rsidR="002B6ECC" w:rsidRPr="005F1E8D">
        <w:rPr>
          <w:rFonts w:ascii="Times New Roman" w:hAnsi="Times New Roman" w:cs="Times New Roman"/>
          <w:lang w:val="en-CA"/>
        </w:rPr>
        <w:t>DHARMa</w:t>
      </w:r>
      <w:proofErr w:type="spellEnd"/>
      <w:r w:rsidR="002B6ECC" w:rsidRPr="005F1E8D">
        <w:rPr>
          <w:rFonts w:ascii="Times New Roman" w:hAnsi="Times New Roman" w:cs="Times New Roman"/>
          <w:lang w:val="en-CA"/>
        </w:rPr>
        <w:t>::</w:t>
      </w:r>
      <w:proofErr w:type="spellStart"/>
      <w:proofErr w:type="gramEnd"/>
      <w:r w:rsidR="002B6ECC" w:rsidRPr="005F1E8D">
        <w:rPr>
          <w:rFonts w:ascii="Times New Roman" w:hAnsi="Times New Roman" w:cs="Times New Roman"/>
          <w:lang w:val="en-CA"/>
        </w:rPr>
        <w:t>simulateResiduals</w:t>
      </w:r>
      <w:proofErr w:type="spellEnd"/>
      <w:r w:rsidR="002B6ECC" w:rsidRPr="005F1E8D">
        <w:rPr>
          <w:rFonts w:ascii="Times New Roman" w:hAnsi="Times New Roman" w:cs="Times New Roman"/>
          <w:lang w:val="en-CA"/>
        </w:rPr>
        <w:t>, and the model met all assumptions.</w:t>
      </w:r>
      <w:r w:rsidR="007F416C" w:rsidRPr="005F1E8D">
        <w:rPr>
          <w:rFonts w:ascii="Times New Roman" w:hAnsi="Times New Roman" w:cs="Times New Roman"/>
          <w:lang w:val="en-CA"/>
        </w:rPr>
        <w:t xml:space="preserve"> </w:t>
      </w:r>
    </w:p>
    <w:p w14:paraId="7B7ECA3F" w14:textId="2140099E" w:rsidR="0042174D" w:rsidRPr="00B825DD" w:rsidRDefault="00E86B3F" w:rsidP="00670555">
      <w:pPr>
        <w:spacing w:line="480" w:lineRule="auto"/>
        <w:rPr>
          <w:rFonts w:ascii="Times New Roman" w:hAnsi="Times New Roman" w:cs="Times New Roman"/>
          <w:lang w:val="en-CA"/>
        </w:rPr>
      </w:pPr>
      <w:r>
        <w:rPr>
          <w:rFonts w:ascii="Times New Roman" w:hAnsi="Times New Roman" w:cs="Times New Roman"/>
          <w:lang w:val="en-CA"/>
        </w:rPr>
        <w:tab/>
      </w:r>
      <w:r w:rsidRPr="0040085E">
        <w:rPr>
          <w:rFonts w:ascii="Times New Roman" w:hAnsi="Times New Roman" w:cs="Times New Roman"/>
          <w:highlight w:val="yellow"/>
          <w:lang w:val="en-CA"/>
        </w:rPr>
        <w:t>We further explored the effect of animal</w:t>
      </w:r>
      <w:r w:rsidR="00B825DD" w:rsidRPr="0040085E">
        <w:rPr>
          <w:rFonts w:ascii="Times New Roman" w:hAnsi="Times New Roman" w:cs="Times New Roman"/>
          <w:highlight w:val="yellow"/>
          <w:lang w:val="en-CA"/>
        </w:rPr>
        <w:t>s</w:t>
      </w:r>
      <w:r w:rsidRPr="0040085E">
        <w:rPr>
          <w:rFonts w:ascii="Times New Roman" w:hAnsi="Times New Roman" w:cs="Times New Roman"/>
          <w:highlight w:val="yellow"/>
          <w:lang w:val="en-CA"/>
        </w:rPr>
        <w:t xml:space="preserve"> on NH</w:t>
      </w:r>
      <w:r w:rsidRPr="0040085E">
        <w:rPr>
          <w:rFonts w:ascii="Cambria Math" w:hAnsi="Cambria Math" w:cs="Cambria Math"/>
          <w:highlight w:val="yellow"/>
          <w:lang w:val="en-CA"/>
        </w:rPr>
        <w:t>₄⁺</w:t>
      </w:r>
      <w:r w:rsidRPr="0040085E">
        <w:rPr>
          <w:rFonts w:ascii="Times New Roman" w:hAnsi="Times New Roman" w:cs="Times New Roman"/>
          <w:highlight w:val="yellow"/>
          <w:lang w:val="en-CA"/>
        </w:rPr>
        <w:t xml:space="preserve"> concentration by</w:t>
      </w:r>
      <w:r w:rsidR="00B825DD" w:rsidRPr="0040085E">
        <w:rPr>
          <w:rFonts w:ascii="Times New Roman" w:hAnsi="Times New Roman" w:cs="Times New Roman"/>
          <w:highlight w:val="yellow"/>
          <w:lang w:val="en-CA"/>
        </w:rPr>
        <w:t xml:space="preserve"> </w:t>
      </w:r>
      <w:r w:rsidRPr="0040085E">
        <w:rPr>
          <w:rFonts w:ascii="Times New Roman" w:hAnsi="Times New Roman" w:cs="Times New Roman"/>
          <w:highlight w:val="yellow"/>
          <w:lang w:val="en-CA"/>
        </w:rPr>
        <w:t xml:space="preserve">considering only the abundance of one family of animals at a time. </w:t>
      </w:r>
      <w:r w:rsidR="00B825DD" w:rsidRPr="0040085E">
        <w:rPr>
          <w:rFonts w:ascii="Times New Roman" w:hAnsi="Times New Roman" w:cs="Times New Roman"/>
          <w:highlight w:val="yellow"/>
          <w:lang w:val="en-CA"/>
        </w:rPr>
        <w:t>For each of the top 15 most abundant families observed on our surveys, we constructed an identical GLMM to the final model described above, using only the abundance of that particular family (</w:t>
      </w:r>
      <w:r w:rsidR="00A71A32" w:rsidRPr="0040085E">
        <w:rPr>
          <w:rFonts w:ascii="Times New Roman" w:hAnsi="Times New Roman" w:cs="Times New Roman"/>
          <w:highlight w:val="yellow"/>
          <w:lang w:val="en-CA"/>
        </w:rPr>
        <w:t>NH</w:t>
      </w:r>
      <w:r w:rsidR="00A71A32" w:rsidRPr="0040085E">
        <w:rPr>
          <w:rFonts w:ascii="Cambria Math" w:hAnsi="Cambria Math" w:cs="Cambria Math"/>
          <w:highlight w:val="yellow"/>
          <w:lang w:val="en-CA"/>
        </w:rPr>
        <w:t>₄⁺</w:t>
      </w:r>
      <w:r w:rsidR="00A71A32" w:rsidRPr="0040085E">
        <w:rPr>
          <w:rFonts w:ascii="Times New Roman" w:hAnsi="Times New Roman" w:cs="Times New Roman"/>
          <w:highlight w:val="yellow"/>
          <w:lang w:val="en-CA"/>
        </w:rPr>
        <w:t xml:space="preserve"> </w:t>
      </w:r>
      <w:r w:rsidR="00B825DD" w:rsidRPr="0040085E">
        <w:rPr>
          <w:rFonts w:ascii="Times New Roman" w:hAnsi="Times New Roman" w:cs="Times New Roman"/>
          <w:highlight w:val="yellow"/>
          <w:lang w:val="en-CA"/>
        </w:rPr>
        <w:t>regressed against</w:t>
      </w:r>
      <w:r w:rsidR="00396449" w:rsidRPr="0040085E">
        <w:rPr>
          <w:rFonts w:ascii="Times New Roman" w:hAnsi="Times New Roman" w:cs="Times New Roman"/>
          <w:highlight w:val="yellow"/>
          <w:lang w:val="en-CA"/>
        </w:rPr>
        <w:t xml:space="preserve"> </w:t>
      </w:r>
      <w:r w:rsidR="00956033" w:rsidRPr="0040085E">
        <w:rPr>
          <w:rFonts w:ascii="Times New Roman" w:hAnsi="Times New Roman" w:cs="Times New Roman"/>
          <w:highlight w:val="yellow"/>
          <w:lang w:val="en-CA"/>
        </w:rPr>
        <w:t>family a</w:t>
      </w:r>
      <w:r w:rsidR="00A71A32" w:rsidRPr="0040085E">
        <w:rPr>
          <w:rFonts w:ascii="Times New Roman" w:hAnsi="Times New Roman" w:cs="Times New Roman"/>
          <w:highlight w:val="yellow"/>
          <w:lang w:val="en-CA"/>
        </w:rPr>
        <w:t>bundance</w:t>
      </w:r>
      <w:r w:rsidR="00B825DD" w:rsidRPr="0040085E">
        <w:rPr>
          <w:rFonts w:ascii="Times New Roman" w:hAnsi="Times New Roman" w:cs="Times New Roman"/>
          <w:highlight w:val="yellow"/>
          <w:lang w:val="en-CA"/>
        </w:rPr>
        <w:t xml:space="preserve">, tide exchange, an interaction between family abundance and tide, Shannon diversity, survey depth, </w:t>
      </w:r>
      <w:r w:rsidR="00A71A32" w:rsidRPr="0040085E">
        <w:rPr>
          <w:rFonts w:ascii="Times New Roman" w:hAnsi="Times New Roman" w:cs="Times New Roman"/>
          <w:highlight w:val="yellow"/>
          <w:lang w:val="en-CA"/>
        </w:rPr>
        <w:t>with a random effect of site and year and a gamma distribution</w:t>
      </w:r>
      <w:r w:rsidR="00B825DD" w:rsidRPr="0040085E">
        <w:rPr>
          <w:rFonts w:ascii="Times New Roman" w:hAnsi="Times New Roman" w:cs="Times New Roman"/>
          <w:highlight w:val="yellow"/>
          <w:lang w:val="en-CA"/>
        </w:rPr>
        <w:t>)</w:t>
      </w:r>
      <w:r w:rsidR="00A71A32" w:rsidRPr="0040085E">
        <w:rPr>
          <w:rFonts w:ascii="Times New Roman" w:hAnsi="Times New Roman" w:cs="Times New Roman"/>
          <w:highlight w:val="yellow"/>
          <w:lang w:val="en-CA"/>
        </w:rPr>
        <w:t xml:space="preserve">. </w:t>
      </w:r>
      <w:r w:rsidR="008D5E5B" w:rsidRPr="0040085E">
        <w:rPr>
          <w:rFonts w:ascii="Times New Roman" w:hAnsi="Times New Roman" w:cs="Times New Roman"/>
          <w:highlight w:val="yellow"/>
          <w:lang w:val="en-CA"/>
        </w:rPr>
        <w:t xml:space="preserve">Here, we present the </w:t>
      </w:r>
      <w:r w:rsidR="00176D2C" w:rsidRPr="0040085E">
        <w:rPr>
          <w:rFonts w:ascii="Times New Roman" w:hAnsi="Times New Roman" w:cs="Times New Roman"/>
          <w:highlight w:val="yellow"/>
          <w:lang w:val="en-CA"/>
        </w:rPr>
        <w:t>three</w:t>
      </w:r>
      <w:r w:rsidR="008D5E5B" w:rsidRPr="0040085E">
        <w:rPr>
          <w:rFonts w:ascii="Times New Roman" w:hAnsi="Times New Roman" w:cs="Times New Roman"/>
          <w:highlight w:val="yellow"/>
          <w:lang w:val="en-CA"/>
        </w:rPr>
        <w:t xml:space="preserve"> fish families (</w:t>
      </w:r>
      <w:proofErr w:type="spellStart"/>
      <w:r w:rsidR="008D5E5B" w:rsidRPr="0040085E">
        <w:rPr>
          <w:rFonts w:ascii="Times New Roman" w:hAnsi="Times New Roman" w:cs="Times New Roman"/>
          <w:highlight w:val="yellow"/>
          <w:lang w:val="en-CA"/>
        </w:rPr>
        <w:t>Gobiidae</w:t>
      </w:r>
      <w:proofErr w:type="spellEnd"/>
      <w:r w:rsidR="008D5E5B" w:rsidRPr="0040085E">
        <w:rPr>
          <w:rFonts w:ascii="Times New Roman" w:hAnsi="Times New Roman" w:cs="Times New Roman"/>
          <w:highlight w:val="yellow"/>
          <w:lang w:val="en-CA"/>
        </w:rPr>
        <w:t xml:space="preserve">, </w:t>
      </w:r>
      <w:proofErr w:type="spellStart"/>
      <w:r w:rsidR="008D5E5B" w:rsidRPr="0040085E">
        <w:rPr>
          <w:rFonts w:ascii="Times New Roman" w:hAnsi="Times New Roman" w:cs="Times New Roman"/>
          <w:highlight w:val="yellow"/>
          <w:lang w:val="en-CA"/>
        </w:rPr>
        <w:t>Hexagrammidae</w:t>
      </w:r>
      <w:proofErr w:type="spellEnd"/>
      <w:r w:rsidR="008D5E5B" w:rsidRPr="0040085E">
        <w:rPr>
          <w:rFonts w:ascii="Times New Roman" w:hAnsi="Times New Roman" w:cs="Times New Roman"/>
          <w:highlight w:val="yellow"/>
          <w:lang w:val="en-CA"/>
        </w:rPr>
        <w:t xml:space="preserve">, </w:t>
      </w:r>
      <w:proofErr w:type="spellStart"/>
      <w:r w:rsidR="008D5E5B" w:rsidRPr="0040085E">
        <w:rPr>
          <w:rFonts w:ascii="Times New Roman" w:hAnsi="Times New Roman" w:cs="Times New Roman"/>
          <w:highlight w:val="yellow"/>
          <w:lang w:val="en-CA"/>
        </w:rPr>
        <w:t>Cottidae</w:t>
      </w:r>
      <w:proofErr w:type="spellEnd"/>
      <w:r w:rsidR="008D5E5B" w:rsidRPr="0040085E">
        <w:rPr>
          <w:rFonts w:ascii="Times New Roman" w:hAnsi="Times New Roman" w:cs="Times New Roman"/>
          <w:highlight w:val="yellow"/>
          <w:lang w:val="en-CA"/>
        </w:rPr>
        <w:t xml:space="preserve">, and </w:t>
      </w:r>
      <w:proofErr w:type="spellStart"/>
      <w:r w:rsidR="008D5E5B" w:rsidRPr="0040085E">
        <w:rPr>
          <w:rFonts w:ascii="Times New Roman" w:hAnsi="Times New Roman" w:cs="Times New Roman"/>
          <w:highlight w:val="yellow"/>
          <w:lang w:val="en-CA"/>
        </w:rPr>
        <w:t>Sebastidae</w:t>
      </w:r>
      <w:proofErr w:type="spellEnd"/>
      <w:r w:rsidR="008D5E5B" w:rsidRPr="0040085E">
        <w:rPr>
          <w:rFonts w:ascii="Times New Roman" w:hAnsi="Times New Roman" w:cs="Times New Roman"/>
          <w:highlight w:val="yellow"/>
          <w:lang w:val="en-CA"/>
        </w:rPr>
        <w:t xml:space="preserve">) and </w:t>
      </w:r>
      <w:r w:rsidR="00176D2C" w:rsidRPr="0040085E">
        <w:rPr>
          <w:rFonts w:ascii="Times New Roman" w:hAnsi="Times New Roman" w:cs="Times New Roman"/>
          <w:highlight w:val="yellow"/>
          <w:lang w:val="en-CA"/>
        </w:rPr>
        <w:t>three</w:t>
      </w:r>
      <w:r w:rsidR="008D5E5B" w:rsidRPr="0040085E">
        <w:rPr>
          <w:rFonts w:ascii="Times New Roman" w:hAnsi="Times New Roman" w:cs="Times New Roman"/>
          <w:highlight w:val="yellow"/>
          <w:lang w:val="en-CA"/>
        </w:rPr>
        <w:t xml:space="preserve"> invertebrate families (</w:t>
      </w:r>
      <w:proofErr w:type="spellStart"/>
      <w:r w:rsidR="00956033" w:rsidRPr="0040085E">
        <w:rPr>
          <w:rFonts w:ascii="Times New Roman" w:hAnsi="Times New Roman" w:cs="Times New Roman"/>
          <w:highlight w:val="yellow"/>
          <w:lang w:val="en-CA"/>
        </w:rPr>
        <w:t>Muricidae</w:t>
      </w:r>
      <w:proofErr w:type="spellEnd"/>
      <w:r w:rsidR="00956033" w:rsidRPr="0040085E">
        <w:rPr>
          <w:rFonts w:ascii="Times New Roman" w:hAnsi="Times New Roman" w:cs="Times New Roman"/>
          <w:highlight w:val="yellow"/>
          <w:lang w:val="en-CA"/>
        </w:rPr>
        <w:t xml:space="preserve">, </w:t>
      </w:r>
      <w:proofErr w:type="spellStart"/>
      <w:r w:rsidR="00956033" w:rsidRPr="0040085E">
        <w:rPr>
          <w:rFonts w:ascii="Times New Roman" w:hAnsi="Times New Roman" w:cs="Times New Roman"/>
          <w:highlight w:val="yellow"/>
          <w:lang w:val="en-CA"/>
        </w:rPr>
        <w:t>Asteriidae</w:t>
      </w:r>
      <w:proofErr w:type="spellEnd"/>
      <w:r w:rsidR="00956033" w:rsidRPr="0040085E">
        <w:rPr>
          <w:rFonts w:ascii="Times New Roman" w:hAnsi="Times New Roman" w:cs="Times New Roman"/>
          <w:highlight w:val="yellow"/>
          <w:lang w:val="en-CA"/>
        </w:rPr>
        <w:t xml:space="preserve">, </w:t>
      </w:r>
      <w:proofErr w:type="spellStart"/>
      <w:r w:rsidR="00956033" w:rsidRPr="0040085E">
        <w:rPr>
          <w:rFonts w:ascii="Times New Roman" w:hAnsi="Times New Roman" w:cs="Times New Roman"/>
          <w:highlight w:val="yellow"/>
          <w:lang w:val="en-CA"/>
        </w:rPr>
        <w:t>Acmaeidae</w:t>
      </w:r>
      <w:proofErr w:type="spellEnd"/>
      <w:r w:rsidR="00956033" w:rsidRPr="0040085E">
        <w:rPr>
          <w:rFonts w:ascii="Times New Roman" w:hAnsi="Times New Roman" w:cs="Times New Roman"/>
          <w:highlight w:val="yellow"/>
          <w:lang w:val="en-CA"/>
        </w:rPr>
        <w:t xml:space="preserve">, and </w:t>
      </w:r>
      <w:proofErr w:type="spellStart"/>
      <w:r w:rsidR="00956033" w:rsidRPr="0040085E">
        <w:rPr>
          <w:rFonts w:ascii="Times New Roman" w:hAnsi="Times New Roman" w:cs="Times New Roman"/>
          <w:highlight w:val="yellow"/>
          <w:lang w:val="en-CA"/>
        </w:rPr>
        <w:t>Haliotidae</w:t>
      </w:r>
      <w:proofErr w:type="spellEnd"/>
      <w:r w:rsidR="008D5E5B" w:rsidRPr="0040085E">
        <w:rPr>
          <w:rFonts w:ascii="Times New Roman" w:hAnsi="Times New Roman" w:cs="Times New Roman"/>
          <w:highlight w:val="yellow"/>
          <w:lang w:val="en-CA"/>
        </w:rPr>
        <w:t>) with the highest R</w:t>
      </w:r>
      <w:r w:rsidR="008D5E5B" w:rsidRPr="0040085E">
        <w:rPr>
          <w:rFonts w:ascii="Times New Roman" w:hAnsi="Times New Roman" w:cs="Times New Roman"/>
          <w:highlight w:val="yellow"/>
          <w:vertAlign w:val="superscript"/>
          <w:lang w:val="en-CA"/>
        </w:rPr>
        <w:t>2</w:t>
      </w:r>
      <w:r w:rsidR="008D5E5B" w:rsidRPr="0040085E">
        <w:rPr>
          <w:rFonts w:ascii="Times New Roman" w:hAnsi="Times New Roman" w:cs="Times New Roman"/>
          <w:highlight w:val="yellow"/>
          <w:lang w:val="en-CA"/>
        </w:rPr>
        <w:t xml:space="preserve"> values.</w:t>
      </w:r>
    </w:p>
    <w:p w14:paraId="6C004AB9" w14:textId="623F7F4F" w:rsidR="0061731D" w:rsidRPr="005F1E8D" w:rsidRDefault="0061731D" w:rsidP="00670555">
      <w:pPr>
        <w:spacing w:line="480" w:lineRule="auto"/>
        <w:rPr>
          <w:rFonts w:ascii="Times New Roman" w:hAnsi="Times New Roman" w:cs="Times New Roman"/>
          <w:lang w:val="en-CA"/>
        </w:rPr>
      </w:pPr>
    </w:p>
    <w:p w14:paraId="3F38BBD9"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Within-site (small-scale) variation</w:t>
      </w:r>
    </w:p>
    <w:p w14:paraId="7F72EBCE" w14:textId="581ACB9A" w:rsidR="005F1E8D" w:rsidRPr="002E7BDB" w:rsidRDefault="0061731D" w:rsidP="00670555">
      <w:pPr>
        <w:spacing w:line="480" w:lineRule="auto"/>
        <w:rPr>
          <w:rFonts w:ascii="Times New Roman" w:hAnsi="Times New Roman" w:cs="Times New Roman"/>
          <w:color w:val="000000"/>
          <w:highlight w:val="yellow"/>
          <w:lang w:val="en-CA"/>
        </w:rPr>
      </w:pPr>
      <w:r w:rsidRPr="005F1E8D">
        <w:rPr>
          <w:rFonts w:ascii="Times New Roman" w:hAnsi="Times New Roman" w:cs="Times New Roman"/>
          <w:lang w:val="en-CA"/>
        </w:rPr>
        <w:tab/>
        <w:t xml:space="preserve">To determine whether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concentration </w:t>
      </w:r>
      <w:r w:rsidR="00EE5DD8" w:rsidRPr="005F1E8D">
        <w:rPr>
          <w:rFonts w:ascii="Times New Roman" w:hAnsi="Times New Roman" w:cs="Times New Roman"/>
          <w:lang w:val="en-CA"/>
        </w:rPr>
        <w:t xml:space="preserve">differed </w:t>
      </w:r>
      <w:r w:rsidR="00522FED" w:rsidRPr="005F1E8D">
        <w:rPr>
          <w:rFonts w:ascii="Times New Roman" w:hAnsi="Times New Roman" w:cs="Times New Roman"/>
          <w:lang w:val="en-CA"/>
        </w:rPr>
        <w:t xml:space="preserve">inside </w:t>
      </w:r>
      <w:r w:rsidR="00EE5DD8" w:rsidRPr="005F1E8D">
        <w:rPr>
          <w:rFonts w:ascii="Times New Roman" w:hAnsi="Times New Roman" w:cs="Times New Roman"/>
          <w:lang w:val="en-CA"/>
        </w:rPr>
        <w:t xml:space="preserve">and </w:t>
      </w:r>
      <w:r w:rsidR="00522FED" w:rsidRPr="005F1E8D">
        <w:rPr>
          <w:rFonts w:ascii="Times New Roman" w:hAnsi="Times New Roman" w:cs="Times New Roman"/>
          <w:lang w:val="en-CA"/>
        </w:rPr>
        <w:t xml:space="preserve">outside of kelp forests, we </w:t>
      </w:r>
      <w:r w:rsidR="00417390" w:rsidRPr="005F1E8D">
        <w:rPr>
          <w:rFonts w:ascii="Times New Roman" w:hAnsi="Times New Roman" w:cs="Times New Roman"/>
          <w:color w:val="000000"/>
          <w:lang w:val="en-CA"/>
        </w:rPr>
        <w:t>used a linear mixed</w:t>
      </w:r>
      <w:r w:rsidR="009B2BF8" w:rsidRPr="005F1E8D">
        <w:rPr>
          <w:rFonts w:ascii="Times New Roman" w:hAnsi="Times New Roman" w:cs="Times New Roman"/>
          <w:color w:val="000000"/>
          <w:lang w:val="en-CA"/>
        </w:rPr>
        <w:t>-</w:t>
      </w:r>
      <w:r w:rsidR="00417390" w:rsidRPr="005F1E8D">
        <w:rPr>
          <w:rFonts w:ascii="Times New Roman" w:hAnsi="Times New Roman" w:cs="Times New Roman"/>
          <w:color w:val="000000"/>
          <w:lang w:val="en-CA"/>
        </w:rPr>
        <w:t>effects model</w:t>
      </w:r>
      <w:r w:rsidR="000227FF">
        <w:rPr>
          <w:rFonts w:ascii="Times New Roman" w:hAnsi="Times New Roman" w:cs="Times New Roman"/>
          <w:color w:val="000000"/>
          <w:lang w:val="en-CA"/>
        </w:rPr>
        <w:t xml:space="preserve"> (LMM)</w:t>
      </w:r>
      <w:r w:rsidR="00417390" w:rsidRPr="005F1E8D">
        <w:rPr>
          <w:rFonts w:ascii="Times New Roman" w:hAnsi="Times New Roman" w:cs="Times New Roman"/>
          <w:color w:val="000000"/>
          <w:lang w:val="en-CA"/>
        </w:rPr>
        <w:t xml:space="preserve"> </w:t>
      </w:r>
      <w:r w:rsidR="00417390" w:rsidRPr="005F1E8D">
        <w:rPr>
          <w:rFonts w:ascii="Times New Roman" w:hAnsi="Times New Roman" w:cs="Times New Roman"/>
          <w:lang w:val="en-CA"/>
        </w:rPr>
        <w:t xml:space="preserve">with </w:t>
      </w:r>
      <w:r w:rsidR="00417390" w:rsidRPr="005F1E8D">
        <w:rPr>
          <w:rFonts w:ascii="Times New Roman" w:hAnsi="Times New Roman" w:cs="Times New Roman"/>
          <w:color w:val="000000"/>
          <w:lang w:val="en-CA"/>
        </w:rPr>
        <w:t>∆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as the response variable (n = 3 </w:t>
      </w:r>
      <w:r w:rsidR="00EE5DD8" w:rsidRPr="005F1E8D">
        <w:rPr>
          <w:rFonts w:ascii="Times New Roman" w:hAnsi="Times New Roman" w:cs="Times New Roman"/>
          <w:color w:val="000000"/>
          <w:lang w:val="en-CA"/>
        </w:rPr>
        <w:t xml:space="preserve">estimates </w:t>
      </w:r>
      <w:r w:rsidR="00417390" w:rsidRPr="005F1E8D">
        <w:rPr>
          <w:rFonts w:ascii="Times New Roman" w:hAnsi="Times New Roman" w:cs="Times New Roman"/>
          <w:color w:val="000000"/>
          <w:lang w:val="en-CA"/>
        </w:rPr>
        <w:t xml:space="preserve">per site), and </w:t>
      </w:r>
      <w:r w:rsidR="00705FE1" w:rsidRPr="005F1E8D">
        <w:rPr>
          <w:rFonts w:ascii="Times New Roman" w:hAnsi="Times New Roman" w:cs="Times New Roman"/>
          <w:color w:val="000000"/>
          <w:lang w:val="en-CA"/>
        </w:rPr>
        <w:t>kelp species</w:t>
      </w:r>
      <w:r w:rsidR="00C45043" w:rsidRPr="005F1E8D">
        <w:rPr>
          <w:rFonts w:ascii="Times New Roman" w:hAnsi="Times New Roman" w:cs="Times New Roman"/>
          <w:color w:val="000000"/>
          <w:lang w:val="en-CA"/>
        </w:rPr>
        <w:t>, mean forest kelp biomass</w:t>
      </w:r>
      <w:r w:rsidR="009B2BF8" w:rsidRPr="005F1E8D">
        <w:rPr>
          <w:rFonts w:ascii="Times New Roman" w:hAnsi="Times New Roman" w:cs="Times New Roman"/>
          <w:color w:val="000000"/>
          <w:lang w:val="en-CA"/>
        </w:rPr>
        <w:t>/m</w:t>
      </w:r>
      <w:r w:rsidR="009B2BF8" w:rsidRPr="005F1E8D">
        <w:rPr>
          <w:rFonts w:ascii="Times New Roman" w:hAnsi="Times New Roman" w:cs="Times New Roman"/>
          <w:color w:val="000000"/>
          <w:vertAlign w:val="superscript"/>
          <w:lang w:val="en-CA"/>
        </w:rPr>
        <w:t>2</w:t>
      </w:r>
      <w:r w:rsidR="00E32297" w:rsidRPr="005F1E8D">
        <w:rPr>
          <w:rFonts w:ascii="Times New Roman" w:hAnsi="Times New Roman" w:cs="Times New Roman"/>
          <w:color w:val="000000"/>
          <w:lang w:val="en-CA"/>
        </w:rPr>
        <w:t xml:space="preserve">, tide exchange, 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survey depth, </w:t>
      </w:r>
      <w:r w:rsidR="00D20127">
        <w:rPr>
          <w:rFonts w:ascii="Times New Roman" w:hAnsi="Times New Roman" w:cs="Times New Roman"/>
          <w:color w:val="000000"/>
          <w:lang w:val="en-CA"/>
        </w:rPr>
        <w:t>Shannon</w:t>
      </w:r>
      <w:r w:rsidR="00E32297" w:rsidRPr="005F1E8D">
        <w:rPr>
          <w:rFonts w:ascii="Times New Roman" w:hAnsi="Times New Roman" w:cs="Times New Roman"/>
          <w:color w:val="000000"/>
          <w:lang w:val="en-CA"/>
        </w:rPr>
        <w:t xml:space="preserve"> diversity, and interactions between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tide exchange,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and animal </w:t>
      </w:r>
      <w:r w:rsidR="00EF152C">
        <w:rPr>
          <w:rFonts w:ascii="Times New Roman" w:hAnsi="Times New Roman" w:cs="Times New Roman"/>
          <w:color w:val="000000"/>
          <w:lang w:val="en-CA"/>
        </w:rPr>
        <w:t>biomass</w:t>
      </w:r>
      <w:r w:rsidR="00EF152C"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and </w:t>
      </w:r>
      <w:r w:rsidR="00E32297" w:rsidRPr="005F1E8D">
        <w:rPr>
          <w:rFonts w:ascii="Times New Roman" w:hAnsi="Times New Roman" w:cs="Times New Roman"/>
          <w:color w:val="000000"/>
          <w:lang w:val="en-CA"/>
        </w:rPr>
        <w:t xml:space="preserve">tide exchange as fixed effects. </w:t>
      </w:r>
      <w:r w:rsidR="00E32297" w:rsidRPr="005F1E8D">
        <w:rPr>
          <w:rFonts w:ascii="Times New Roman" w:hAnsi="Times New Roman" w:cs="Times New Roman"/>
          <w:lang w:val="en-CA"/>
        </w:rPr>
        <w:t xml:space="preserve">All continuous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w:t>
      </w:r>
      <w:r w:rsidR="00EE5DD8" w:rsidRPr="005F1E8D">
        <w:rPr>
          <w:rFonts w:ascii="Times New Roman" w:hAnsi="Times New Roman" w:cs="Times New Roman"/>
          <w:lang w:val="en-CA"/>
        </w:rPr>
        <w:t>as above</w:t>
      </w:r>
      <w:r w:rsidR="00E32297"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included site as a random effect (1|site) to account for the fact that each site contributed three </w:t>
      </w:r>
      <w:r w:rsidR="00EE5DD8" w:rsidRPr="005F1E8D">
        <w:rPr>
          <w:rFonts w:ascii="Times New Roman" w:hAnsi="Times New Roman" w:cs="Times New Roman"/>
          <w:color w:val="000000"/>
          <w:lang w:val="en-CA"/>
        </w:rPr>
        <w:t xml:space="preserve">estimates </w:t>
      </w:r>
      <w:r w:rsidR="00E32297" w:rsidRPr="005F1E8D">
        <w:rPr>
          <w:rFonts w:ascii="Times New Roman" w:hAnsi="Times New Roman" w:cs="Times New Roman"/>
          <w:color w:val="000000"/>
          <w:lang w:val="en-CA"/>
        </w:rPr>
        <w:t xml:space="preserve">to the analysis and used a </w:t>
      </w:r>
      <w:r w:rsidR="00EE5DD8" w:rsidRPr="005F1E8D">
        <w:rPr>
          <w:rFonts w:ascii="Times New Roman" w:hAnsi="Times New Roman" w:cs="Times New Roman"/>
          <w:color w:val="000000"/>
          <w:lang w:val="en-CA"/>
        </w:rPr>
        <w:t>G</w:t>
      </w:r>
      <w:r w:rsidR="00E32297" w:rsidRPr="005F1E8D">
        <w:rPr>
          <w:rFonts w:ascii="Times New Roman" w:hAnsi="Times New Roman" w:cs="Times New Roman"/>
          <w:color w:val="000000"/>
          <w:lang w:val="en-CA"/>
        </w:rPr>
        <w:t xml:space="preserve">aussian distribution. </w:t>
      </w:r>
      <w:r w:rsidR="005F1E8D" w:rsidRPr="005F1E8D">
        <w:rPr>
          <w:rFonts w:ascii="Times New Roman" w:hAnsi="Times New Roman" w:cs="Times New Roman"/>
          <w:lang w:val="en-CA"/>
        </w:rPr>
        <w:t>As above</w:t>
      </w:r>
      <w:r w:rsidR="005F1E8D">
        <w:rPr>
          <w:rFonts w:ascii="Times New Roman" w:hAnsi="Times New Roman" w:cs="Times New Roman"/>
          <w:lang w:val="en-CA"/>
        </w:rPr>
        <w:t>,</w:t>
      </w:r>
      <w:r w:rsidR="005F1E8D" w:rsidRPr="005F1E8D">
        <w:rPr>
          <w:rFonts w:ascii="Times New Roman" w:hAnsi="Times New Roman" w:cs="Times New Roman"/>
          <w:lang w:val="en-CA"/>
        </w:rPr>
        <w:t xml:space="preserve"> we </w:t>
      </w:r>
      <w:r w:rsidR="005F1E8D">
        <w:rPr>
          <w:rFonts w:ascii="Times New Roman" w:hAnsi="Times New Roman" w:cs="Times New Roman"/>
          <w:lang w:val="en-CA"/>
        </w:rPr>
        <w:t xml:space="preserve">constructed additional models with animal </w:t>
      </w:r>
      <w:r w:rsidR="00EF152C">
        <w:rPr>
          <w:rFonts w:ascii="Times New Roman" w:hAnsi="Times New Roman" w:cs="Times New Roman"/>
          <w:lang w:val="en-CA"/>
        </w:rPr>
        <w:t>abundance</w:t>
      </w:r>
      <w:r w:rsidR="005F1E8D">
        <w:rPr>
          <w:rFonts w:ascii="Times New Roman" w:hAnsi="Times New Roman" w:cs="Times New Roman"/>
          <w:lang w:val="en-CA"/>
        </w:rPr>
        <w:t xml:space="preserve"> instead of </w:t>
      </w:r>
      <w:r w:rsidR="00EF152C">
        <w:rPr>
          <w:rFonts w:ascii="Times New Roman" w:hAnsi="Times New Roman" w:cs="Times New Roman"/>
          <w:color w:val="000000"/>
          <w:lang w:val="en-CA"/>
        </w:rPr>
        <w:t>biomass</w:t>
      </w:r>
      <w:r w:rsidR="005F1E8D">
        <w:rPr>
          <w:rFonts w:ascii="Times New Roman" w:hAnsi="Times New Roman" w:cs="Times New Roman"/>
          <w:lang w:val="en-CA"/>
        </w:rPr>
        <w:t xml:space="preserve">, and </w:t>
      </w:r>
      <w:r w:rsidR="00EF152C">
        <w:rPr>
          <w:rFonts w:ascii="Times New Roman" w:hAnsi="Times New Roman" w:cs="Times New Roman"/>
          <w:lang w:val="en-CA"/>
        </w:rPr>
        <w:t xml:space="preserve">Simpson’s </w:t>
      </w:r>
      <w:r w:rsidR="005F1E8D">
        <w:rPr>
          <w:rFonts w:ascii="Times New Roman" w:hAnsi="Times New Roman" w:cs="Times New Roman"/>
          <w:lang w:val="en-CA"/>
        </w:rPr>
        <w:t xml:space="preserve">diversity instead of </w:t>
      </w:r>
      <w:r w:rsidR="00EF152C">
        <w:rPr>
          <w:rFonts w:ascii="Times New Roman" w:hAnsi="Times New Roman" w:cs="Times New Roman"/>
          <w:lang w:val="en-CA"/>
        </w:rPr>
        <w:t xml:space="preserve">Shannon </w:t>
      </w:r>
      <w:r w:rsidR="005F1E8D">
        <w:rPr>
          <w:rFonts w:ascii="Times New Roman" w:hAnsi="Times New Roman" w:cs="Times New Roman"/>
          <w:lang w:val="en-CA"/>
        </w:rPr>
        <w:t>diversity, and chose our final set of predictors upon comparing model AIC values</w:t>
      </w:r>
      <w:r w:rsidR="005F1E8D" w:rsidRPr="005F1E8D">
        <w:rPr>
          <w:rFonts w:ascii="Times New Roman" w:hAnsi="Times New Roman" w:cs="Times New Roman"/>
          <w:lang w:val="en-CA"/>
        </w:rPr>
        <w:t xml:space="preserve"> (</w:t>
      </w:r>
      <w:r w:rsidR="00792779" w:rsidRPr="00792779">
        <w:rPr>
          <w:rFonts w:ascii="Times New Roman" w:hAnsi="Times New Roman" w:cs="Times New Roman"/>
          <w:highlight w:val="green"/>
          <w:lang w:val="en-CA"/>
        </w:rPr>
        <w:t xml:space="preserve">Supplemental </w:t>
      </w:r>
      <w:r w:rsidR="005F1E8D" w:rsidRPr="00792779">
        <w:rPr>
          <w:rFonts w:ascii="Times New Roman" w:hAnsi="Times New Roman" w:cs="Times New Roman"/>
          <w:highlight w:val="green"/>
          <w:lang w:val="en-CA"/>
        </w:rPr>
        <w:t xml:space="preserve">Table </w:t>
      </w:r>
      <w:r w:rsidR="00792779" w:rsidRPr="00792779">
        <w:rPr>
          <w:rFonts w:ascii="Times New Roman" w:hAnsi="Times New Roman" w:cs="Times New Roman"/>
          <w:highlight w:val="green"/>
          <w:lang w:val="en-CA"/>
        </w:rPr>
        <w:t>3</w:t>
      </w:r>
      <w:r w:rsidR="005F1E8D"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inspected residuals as above, </w:t>
      </w:r>
      <w:r w:rsidR="00C459A2">
        <w:rPr>
          <w:rFonts w:ascii="Times New Roman" w:hAnsi="Times New Roman" w:cs="Times New Roman"/>
          <w:color w:val="000000"/>
          <w:lang w:val="en-CA"/>
        </w:rPr>
        <w:t xml:space="preserve">checked for </w:t>
      </w:r>
      <w:r w:rsidR="00C459A2" w:rsidRPr="005F1E8D">
        <w:rPr>
          <w:rFonts w:ascii="Times New Roman" w:hAnsi="Times New Roman" w:cs="Times New Roman"/>
          <w:lang w:val="en-CA"/>
        </w:rPr>
        <w:t xml:space="preserve">collinearity </w:t>
      </w:r>
      <w:r w:rsidR="00C459A2">
        <w:rPr>
          <w:rFonts w:ascii="Times New Roman" w:hAnsi="Times New Roman" w:cs="Times New Roman"/>
          <w:color w:val="000000"/>
          <w:lang w:val="en-CA"/>
        </w:rPr>
        <w:t xml:space="preserve">between variables, </w:t>
      </w:r>
      <w:r w:rsidR="00E32297" w:rsidRPr="005F1E8D">
        <w:rPr>
          <w:rFonts w:ascii="Times New Roman" w:hAnsi="Times New Roman" w:cs="Times New Roman"/>
          <w:color w:val="000000"/>
          <w:lang w:val="en-CA"/>
        </w:rPr>
        <w:t>and the model met all assumptions.</w:t>
      </w:r>
      <w:r w:rsidR="00F23409" w:rsidRPr="005F1E8D">
        <w:rPr>
          <w:rFonts w:ascii="Times New Roman" w:hAnsi="Times New Roman" w:cs="Times New Roman"/>
          <w:color w:val="000000"/>
          <w:lang w:val="en-CA"/>
        </w:rPr>
        <w:t xml:space="preserve"> </w:t>
      </w:r>
      <w:r w:rsidR="00792779">
        <w:rPr>
          <w:rFonts w:ascii="Times New Roman" w:hAnsi="Times New Roman" w:cs="Times New Roman"/>
          <w:color w:val="000000"/>
          <w:lang w:val="en-CA"/>
        </w:rPr>
        <w:t>We also ran our final model with centred continuous variables instead of scaled variables to facilitate interpretation of coefficients in the results.</w:t>
      </w:r>
    </w:p>
    <w:p w14:paraId="44F8BE8E" w14:textId="29E30BBE" w:rsidR="00670555" w:rsidRPr="005F1E8D" w:rsidRDefault="00670555" w:rsidP="00EB3BC7">
      <w:pPr>
        <w:spacing w:line="480" w:lineRule="auto"/>
        <w:rPr>
          <w:rFonts w:ascii="Times New Roman" w:hAnsi="Times New Roman" w:cs="Times New Roman"/>
          <w:lang w:val="en-CA"/>
        </w:rPr>
      </w:pPr>
    </w:p>
    <w:p w14:paraId="44A5F10B" w14:textId="77777777" w:rsidR="00EE5DD8" w:rsidRPr="005F1E8D" w:rsidRDefault="00EE5DD8" w:rsidP="00EE5DD8">
      <w:pPr>
        <w:spacing w:line="480" w:lineRule="auto"/>
        <w:rPr>
          <w:rFonts w:ascii="Times New Roman" w:hAnsi="Times New Roman" w:cs="Times New Roman"/>
          <w:iCs/>
          <w:lang w:val="en-CA"/>
        </w:rPr>
      </w:pPr>
      <w:r w:rsidRPr="005F1E8D">
        <w:rPr>
          <w:rFonts w:ascii="Times New Roman" w:hAnsi="Times New Roman" w:cs="Times New Roman"/>
          <w:iCs/>
          <w:lang w:val="en-CA"/>
        </w:rPr>
        <w:t>Within-meters (very small-scale) variation</w:t>
      </w:r>
    </w:p>
    <w:p w14:paraId="6592586B" w14:textId="477038B9" w:rsidR="00BD1992" w:rsidRPr="005F1E8D" w:rsidRDefault="00BD1992"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quantify the </w:t>
      </w:r>
      <w:r w:rsidR="009B2BF8" w:rsidRPr="005F1E8D">
        <w:rPr>
          <w:rFonts w:ascii="Times New Roman" w:hAnsi="Times New Roman" w:cs="Times New Roman"/>
          <w:lang w:val="en-CA"/>
        </w:rPr>
        <w:t xml:space="preserve">ability of caged animals to affect the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EE5DD8" w:rsidRPr="005F1E8D">
        <w:rPr>
          <w:rFonts w:ascii="Times New Roman" w:hAnsi="Times New Roman" w:cs="Times New Roman"/>
          <w:lang w:val="en-CA"/>
        </w:rPr>
        <w:t xml:space="preserve"> in their immediate vicinity</w:t>
      </w:r>
      <w:r w:rsidRPr="005F1E8D">
        <w:rPr>
          <w:rFonts w:ascii="Times New Roman" w:hAnsi="Times New Roman" w:cs="Times New Roman"/>
          <w:lang w:val="en-CA"/>
        </w:rPr>
        <w:t xml:space="preserve">, we constructed separate </w:t>
      </w:r>
      <w:r w:rsidR="009B31A7" w:rsidRPr="005F1E8D">
        <w:rPr>
          <w:rFonts w:ascii="Times New Roman" w:hAnsi="Times New Roman" w:cs="Times New Roman"/>
          <w:lang w:val="en-CA"/>
        </w:rPr>
        <w:t>linear models for each caging experiment.</w:t>
      </w:r>
      <w:r w:rsidR="00690DD3" w:rsidRPr="005F1E8D">
        <w:rPr>
          <w:rFonts w:ascii="Times New Roman" w:hAnsi="Times New Roman" w:cs="Times New Roman"/>
          <w:lang w:val="en-CA"/>
        </w:rPr>
        <w:t xml:space="preserve"> For the sea cucumber experiment, we regressed cage NH</w:t>
      </w:r>
      <w:r w:rsidR="00690DD3" w:rsidRPr="005F1E8D">
        <w:rPr>
          <w:rFonts w:ascii="Cambria Math" w:hAnsi="Cambria Math" w:cs="Cambria Math"/>
          <w:lang w:val="en-CA"/>
        </w:rPr>
        <w:t>₄⁺</w:t>
      </w:r>
      <w:r w:rsidR="00690DD3" w:rsidRPr="005F1E8D">
        <w:rPr>
          <w:rFonts w:ascii="Times New Roman" w:hAnsi="Times New Roman" w:cs="Times New Roman"/>
          <w:lang w:val="en-CA"/>
        </w:rPr>
        <w:t xml:space="preserve"> concentration against</w:t>
      </w:r>
      <w:r w:rsidR="00EE5DD8" w:rsidRPr="005F1E8D">
        <w:rPr>
          <w:rFonts w:ascii="Times New Roman" w:hAnsi="Times New Roman" w:cs="Times New Roman"/>
          <w:lang w:val="en-CA"/>
        </w:rPr>
        <w:t xml:space="preserve"> </w:t>
      </w:r>
      <w:r w:rsidR="00997D69" w:rsidRPr="005F1E8D">
        <w:rPr>
          <w:rFonts w:ascii="Times New Roman" w:hAnsi="Times New Roman" w:cs="Times New Roman"/>
          <w:lang w:val="en-CA"/>
        </w:rPr>
        <w:t>the treatment (</w:t>
      </w:r>
      <w:r w:rsidR="00EE5DD8" w:rsidRPr="005F1E8D">
        <w:rPr>
          <w:rFonts w:ascii="Times New Roman" w:hAnsi="Times New Roman" w:cs="Times New Roman"/>
          <w:lang w:val="en-CA"/>
        </w:rPr>
        <w:t xml:space="preserve">i.e., sea cucumber density: </w:t>
      </w:r>
      <w:r w:rsidR="00997D69" w:rsidRPr="005F1E8D">
        <w:rPr>
          <w:rFonts w:ascii="Times New Roman" w:hAnsi="Times New Roman" w:cs="Times New Roman"/>
          <w:lang w:val="en-CA"/>
        </w:rPr>
        <w:t>0, 1, or 2 sea cucumbers) and cage depth (centered)</w:t>
      </w:r>
      <w:r w:rsidR="009B2BF8" w:rsidRPr="005F1E8D">
        <w:rPr>
          <w:rFonts w:ascii="Times New Roman" w:hAnsi="Times New Roman" w:cs="Times New Roman"/>
          <w:lang w:val="en-CA"/>
        </w:rPr>
        <w:t xml:space="preserve"> using a </w:t>
      </w:r>
      <w:r w:rsidR="00EE5DD8" w:rsidRPr="005F1E8D">
        <w:rPr>
          <w:rFonts w:ascii="Times New Roman" w:hAnsi="Times New Roman" w:cs="Times New Roman"/>
          <w:lang w:val="en-CA"/>
        </w:rPr>
        <w:t>G</w:t>
      </w:r>
      <w:r w:rsidR="009B2BF8" w:rsidRPr="005F1E8D">
        <w:rPr>
          <w:rFonts w:ascii="Times New Roman" w:hAnsi="Times New Roman" w:cs="Times New Roman"/>
          <w:lang w:val="en-CA"/>
        </w:rPr>
        <w:t>aussian distribution</w:t>
      </w:r>
      <w:r w:rsidR="00997D69" w:rsidRPr="005F1E8D">
        <w:rPr>
          <w:rFonts w:ascii="Times New Roman" w:hAnsi="Times New Roman" w:cs="Times New Roman"/>
          <w:lang w:val="en-CA"/>
        </w:rPr>
        <w:t>.</w:t>
      </w:r>
      <w:r w:rsidR="00E25DCB">
        <w:rPr>
          <w:rFonts w:ascii="Times New Roman" w:hAnsi="Times New Roman" w:cs="Times New Roman"/>
          <w:lang w:val="en-CA"/>
        </w:rPr>
        <w:t xml:space="preserve"> The model met all assumptions upon</w:t>
      </w:r>
      <w:r w:rsidR="00997D69" w:rsidRPr="005F1E8D">
        <w:rPr>
          <w:rFonts w:ascii="Times New Roman" w:hAnsi="Times New Roman" w:cs="Times New Roman"/>
          <w:lang w:val="en-CA"/>
        </w:rPr>
        <w:t xml:space="preserve"> </w:t>
      </w:r>
      <w:r w:rsidR="00E25DCB">
        <w:rPr>
          <w:rFonts w:ascii="Times New Roman" w:hAnsi="Times New Roman" w:cs="Times New Roman"/>
          <w:lang w:val="en-CA"/>
        </w:rPr>
        <w:t>i</w:t>
      </w:r>
      <w:r w:rsidR="00997D69" w:rsidRPr="005F1E8D">
        <w:rPr>
          <w:rFonts w:ascii="Times New Roman" w:hAnsi="Times New Roman" w:cs="Times New Roman"/>
          <w:lang w:val="en-CA"/>
        </w:rPr>
        <w:t>nspection of the residual</w:t>
      </w:r>
      <w:r w:rsidR="00E25DCB">
        <w:rPr>
          <w:rFonts w:ascii="Times New Roman" w:hAnsi="Times New Roman" w:cs="Times New Roman"/>
          <w:lang w:val="en-CA"/>
        </w:rPr>
        <w:t>s.</w:t>
      </w:r>
      <w:r w:rsidR="00997D69" w:rsidRPr="005F1E8D">
        <w:rPr>
          <w:rFonts w:ascii="Times New Roman" w:hAnsi="Times New Roman" w:cs="Times New Roman"/>
          <w:lang w:val="en-CA"/>
        </w:rPr>
        <w:t xml:space="preserve"> </w:t>
      </w:r>
      <w:r w:rsidR="00D823F4" w:rsidRPr="005F1E8D">
        <w:rPr>
          <w:rFonts w:ascii="Times New Roman" w:hAnsi="Times New Roman" w:cs="Times New Roman"/>
          <w:lang w:val="en-CA"/>
        </w:rPr>
        <w:t>For the red rock crab experiment, we constructed a generalized linear mixed-effects model with cage NH</w:t>
      </w:r>
      <w:r w:rsidR="00D823F4" w:rsidRPr="005F1E8D">
        <w:rPr>
          <w:rFonts w:ascii="Cambria Math" w:hAnsi="Cambria Math" w:cs="Cambria Math"/>
          <w:lang w:val="en-CA"/>
        </w:rPr>
        <w:t>₄⁺</w:t>
      </w:r>
      <w:r w:rsidR="00D823F4" w:rsidRPr="005F1E8D">
        <w:rPr>
          <w:rFonts w:ascii="Times New Roman" w:hAnsi="Times New Roman" w:cs="Times New Roman"/>
          <w:lang w:val="en-CA"/>
        </w:rPr>
        <w:t xml:space="preserve"> </w:t>
      </w:r>
      <w:r w:rsidR="00D823F4" w:rsidRPr="005F1E8D">
        <w:rPr>
          <w:rFonts w:ascii="Times New Roman" w:hAnsi="Times New Roman" w:cs="Times New Roman"/>
          <w:lang w:val="en-CA"/>
        </w:rPr>
        <w:lastRenderedPageBreak/>
        <w:t>concentration as the response variable</w:t>
      </w:r>
      <w:r w:rsidR="00D85A41">
        <w:rPr>
          <w:rFonts w:ascii="Times New Roman" w:hAnsi="Times New Roman" w:cs="Times New Roman"/>
          <w:lang w:val="en-CA"/>
        </w:rPr>
        <w:t xml:space="preserve"> and</w:t>
      </w:r>
      <w:r w:rsidR="00D823F4" w:rsidRPr="005F1E8D">
        <w:rPr>
          <w:rFonts w:ascii="Times New Roman" w:hAnsi="Times New Roman" w:cs="Times New Roman"/>
          <w:lang w:val="en-CA"/>
        </w:rPr>
        <w:t xml:space="preserve"> treatment (no crab, medium crab, or large crab) as the predictor variable</w:t>
      </w:r>
      <w:r w:rsidR="00E25DCB">
        <w:rPr>
          <w:rFonts w:ascii="Times New Roman" w:hAnsi="Times New Roman" w:cs="Times New Roman"/>
          <w:lang w:val="en-CA"/>
        </w:rPr>
        <w:t>. We included</w:t>
      </w:r>
      <w:r w:rsidR="00D823F4" w:rsidRPr="005F1E8D">
        <w:rPr>
          <w:rFonts w:ascii="Times New Roman" w:hAnsi="Times New Roman" w:cs="Times New Roman"/>
          <w:lang w:val="en-CA"/>
        </w:rPr>
        <w:t xml:space="preserve"> a random effect of </w:t>
      </w:r>
      <w:r w:rsidR="00034975" w:rsidRPr="005F1E8D">
        <w:rPr>
          <w:rFonts w:ascii="Times New Roman" w:hAnsi="Times New Roman" w:cs="Times New Roman"/>
          <w:lang w:val="en-CA"/>
        </w:rPr>
        <w:t>sampling day</w:t>
      </w:r>
      <w:r w:rsidR="00E25DCB">
        <w:rPr>
          <w:rFonts w:ascii="Times New Roman" w:hAnsi="Times New Roman" w:cs="Times New Roman"/>
          <w:lang w:val="en-CA"/>
        </w:rPr>
        <w:t>, because we measured NH</w:t>
      </w:r>
      <w:r w:rsidR="00E25DCB">
        <w:rPr>
          <w:rFonts w:ascii="Cambria Math" w:hAnsi="Cambria Math" w:cs="Cambria Math"/>
          <w:lang w:val="en-CA"/>
        </w:rPr>
        <w:t>₄⁺</w:t>
      </w:r>
      <w:r w:rsidR="00E25DCB">
        <w:rPr>
          <w:rFonts w:ascii="Times New Roman" w:hAnsi="Times New Roman" w:cs="Times New Roman"/>
          <w:lang w:val="en-CA"/>
        </w:rPr>
        <w:t xml:space="preserve"> three times per experiment, and a random effect of experimental week, because we replicated the whole experiment twice. </w:t>
      </w:r>
      <w:r w:rsidR="00D823F4" w:rsidRPr="005F1E8D">
        <w:rPr>
          <w:rFonts w:ascii="Times New Roman" w:hAnsi="Times New Roman" w:cs="Times New Roman"/>
          <w:lang w:val="en-CA"/>
        </w:rPr>
        <w:t xml:space="preserve">We used a gamma distribution (link = ‘log’) to </w:t>
      </w:r>
      <w:r w:rsidR="00034975" w:rsidRPr="005F1E8D">
        <w:rPr>
          <w:rFonts w:ascii="Times New Roman" w:hAnsi="Times New Roman" w:cs="Times New Roman"/>
          <w:lang w:val="en-CA"/>
        </w:rPr>
        <w:t>ensure</w:t>
      </w:r>
      <w:r w:rsidR="00D823F4" w:rsidRPr="005F1E8D">
        <w:rPr>
          <w:rFonts w:ascii="Times New Roman" w:hAnsi="Times New Roman" w:cs="Times New Roman"/>
          <w:lang w:val="en-CA"/>
        </w:rPr>
        <w:t xml:space="preserve"> model residuals</w:t>
      </w:r>
      <w:r w:rsidR="00034975" w:rsidRPr="005F1E8D">
        <w:rPr>
          <w:rFonts w:ascii="Times New Roman" w:hAnsi="Times New Roman" w:cs="Times New Roman"/>
          <w:lang w:val="en-CA"/>
        </w:rPr>
        <w:t xml:space="preserve"> met all assumptions</w:t>
      </w:r>
      <w:r w:rsidR="00D823F4" w:rsidRPr="005F1E8D">
        <w:rPr>
          <w:rFonts w:ascii="Times New Roman" w:hAnsi="Times New Roman" w:cs="Times New Roman"/>
          <w:lang w:val="en-CA"/>
        </w:rPr>
        <w:t xml:space="preserve">. </w:t>
      </w:r>
    </w:p>
    <w:p w14:paraId="60C7A659" w14:textId="7A48402A" w:rsidR="00487ED1" w:rsidRPr="005F1E8D" w:rsidRDefault="00487ED1" w:rsidP="00EB3BC7">
      <w:pPr>
        <w:spacing w:line="480" w:lineRule="auto"/>
        <w:rPr>
          <w:rFonts w:ascii="Times New Roman" w:hAnsi="Times New Roman" w:cs="Times New Roman"/>
          <w:lang w:val="en-CA"/>
        </w:rPr>
      </w:pPr>
      <w:r w:rsidRPr="005F1E8D">
        <w:rPr>
          <w:rFonts w:ascii="Times New Roman" w:hAnsi="Times New Roman" w:cs="Times New Roman"/>
          <w:lang w:val="en-CA"/>
        </w:rPr>
        <w:tab/>
      </w:r>
    </w:p>
    <w:p w14:paraId="40D29041" w14:textId="1972C698" w:rsidR="00C05A5A" w:rsidRPr="005F1E8D" w:rsidRDefault="00C05A5A" w:rsidP="00EB3BC7">
      <w:pPr>
        <w:spacing w:line="480" w:lineRule="auto"/>
        <w:rPr>
          <w:rFonts w:ascii="Times New Roman" w:hAnsi="Times New Roman" w:cs="Times New Roman"/>
          <w:b/>
          <w:lang w:val="en-CA"/>
        </w:rPr>
      </w:pPr>
      <w:r w:rsidRPr="005F1E8D">
        <w:rPr>
          <w:rFonts w:ascii="Times New Roman" w:hAnsi="Times New Roman" w:cs="Times New Roman"/>
          <w:b/>
          <w:lang w:val="en-CA"/>
        </w:rPr>
        <w:t>Results</w:t>
      </w:r>
    </w:p>
    <w:p w14:paraId="63396D90" w14:textId="0AB9250C" w:rsidR="00C05A5A" w:rsidRPr="001A65DD" w:rsidRDefault="00C05A5A" w:rsidP="005A129F">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evidence of </w:t>
      </w:r>
      <w:proofErr w:type="spellStart"/>
      <w:r w:rsidR="00682CDC" w:rsidRPr="005F1E8D">
        <w:rPr>
          <w:rFonts w:ascii="Times New Roman" w:hAnsi="Times New Roman" w:cs="Times New Roman"/>
          <w:lang w:val="en-CA"/>
        </w:rPr>
        <w:t>meso</w:t>
      </w:r>
      <w:proofErr w:type="spellEnd"/>
      <w:r w:rsidR="00682CDC" w:rsidRPr="005F1E8D">
        <w:rPr>
          <w:rFonts w:ascii="Times New Roman" w:hAnsi="Times New Roman" w:cs="Times New Roman"/>
          <w:lang w:val="en-CA"/>
        </w:rPr>
        <w:t xml:space="preserve">-scale </w:t>
      </w:r>
      <w:r w:rsidR="002620AE" w:rsidRPr="005F1E8D">
        <w:rPr>
          <w:rFonts w:ascii="Times New Roman" w:hAnsi="Times New Roman" w:cs="Times New Roman"/>
          <w:lang w:val="en-CA"/>
        </w:rPr>
        <w:t>variation in</w:t>
      </w:r>
      <w:r w:rsidRPr="005F1E8D">
        <w:rPr>
          <w:rFonts w:ascii="Times New Roman" w:hAnsi="Times New Roman" w:cs="Times New Roman"/>
          <w:lang w:val="en-CA"/>
        </w:rPr>
        <w:t xml:space="preserve"> ammonium</w:t>
      </w:r>
      <w:r w:rsidR="00057BA8" w:rsidRPr="005F1E8D">
        <w:rPr>
          <w:rFonts w:ascii="Times New Roman" w:hAnsi="Times New Roman" w:cs="Times New Roman"/>
          <w:lang w:val="en-CA"/>
        </w:rPr>
        <w:t xml:space="preserve"> (NH</w:t>
      </w:r>
      <w:r w:rsidR="00057BA8" w:rsidRPr="005F1E8D">
        <w:rPr>
          <w:rFonts w:ascii="Cambria Math" w:hAnsi="Cambria Math" w:cs="Cambria Math"/>
          <w:lang w:val="en-CA"/>
        </w:rPr>
        <w:t>₄⁺</w:t>
      </w:r>
      <w:r w:rsidR="00057BA8" w:rsidRPr="005F1E8D">
        <w:rPr>
          <w:rFonts w:ascii="Times New Roman" w:hAnsi="Times New Roman" w:cs="Times New Roman"/>
          <w:lang w:val="en-CA"/>
        </w:rPr>
        <w:t>)</w:t>
      </w:r>
      <w:r w:rsidRPr="005F1E8D">
        <w:rPr>
          <w:rFonts w:ascii="Times New Roman" w:hAnsi="Times New Roman" w:cs="Times New Roman"/>
          <w:lang w:val="en-CA"/>
        </w:rPr>
        <w:t xml:space="preserve"> </w:t>
      </w:r>
      <w:r w:rsidR="002620AE" w:rsidRPr="005F1E8D">
        <w:rPr>
          <w:rFonts w:ascii="Times New Roman" w:hAnsi="Times New Roman" w:cs="Times New Roman"/>
          <w:lang w:val="en-CA"/>
        </w:rPr>
        <w:t>concentration</w:t>
      </w:r>
      <w:r w:rsidR="00682CDC" w:rsidRPr="005F1E8D">
        <w:rPr>
          <w:rFonts w:ascii="Times New Roman" w:hAnsi="Times New Roman" w:cs="Times New Roman"/>
          <w:lang w:val="en-CA"/>
        </w:rPr>
        <w:t>s, which</w:t>
      </w:r>
      <w:r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ranged </w:t>
      </w:r>
      <w:r w:rsidR="00B654FE" w:rsidRPr="005F1E8D">
        <w:rPr>
          <w:rFonts w:ascii="Times New Roman" w:hAnsi="Times New Roman" w:cs="Times New Roman"/>
          <w:lang w:val="en-CA"/>
        </w:rPr>
        <w:t xml:space="preserve">from 0.01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 2.54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among rocky reefs </w:t>
      </w:r>
      <w:r w:rsidRPr="005F1E8D">
        <w:rPr>
          <w:rFonts w:ascii="Times New Roman" w:hAnsi="Times New Roman" w:cs="Times New Roman"/>
          <w:lang w:val="en-CA"/>
        </w:rPr>
        <w:t>in Barkley Sound</w:t>
      </w:r>
      <w:r w:rsidR="00C77243" w:rsidRPr="005F1E8D">
        <w:rPr>
          <w:rFonts w:ascii="Times New Roman" w:hAnsi="Times New Roman" w:cs="Times New Roman"/>
          <w:lang w:val="en-CA"/>
        </w:rPr>
        <w:t xml:space="preserve"> (</w:t>
      </w:r>
      <w:r w:rsidR="00C77243" w:rsidRPr="005F1E8D">
        <w:rPr>
          <w:rFonts w:ascii="Times New Roman" w:hAnsi="Times New Roman" w:cs="Times New Roman"/>
          <w:highlight w:val="green"/>
          <w:lang w:val="en-CA"/>
        </w:rPr>
        <w:t xml:space="preserve">Fig. </w:t>
      </w:r>
      <w:r w:rsidR="00682CDC" w:rsidRPr="005F1E8D">
        <w:rPr>
          <w:rFonts w:ascii="Times New Roman" w:hAnsi="Times New Roman" w:cs="Times New Roman"/>
          <w:highlight w:val="green"/>
          <w:lang w:val="en-CA"/>
        </w:rPr>
        <w:t>1</w:t>
      </w:r>
      <w:r w:rsidR="00C77243" w:rsidRPr="005F1E8D">
        <w:rPr>
          <w:rFonts w:ascii="Times New Roman" w:hAnsi="Times New Roman" w:cs="Times New Roman"/>
          <w:lang w:val="en-CA"/>
        </w:rPr>
        <w:t>)</w:t>
      </w:r>
      <w:r w:rsidRPr="005F1E8D">
        <w:rPr>
          <w:rFonts w:ascii="Times New Roman" w:hAnsi="Times New Roman" w:cs="Times New Roman"/>
          <w:lang w:val="en-CA"/>
        </w:rPr>
        <w:t xml:space="preserve">. </w:t>
      </w:r>
      <w:r w:rsidR="001175F9" w:rsidRPr="005F1E8D">
        <w:rPr>
          <w:rFonts w:ascii="Times New Roman" w:hAnsi="Times New Roman" w:cs="Times New Roman"/>
          <w:lang w:val="en-CA"/>
        </w:rPr>
        <w:t>Overall, we found no evidence that NH</w:t>
      </w:r>
      <w:r w:rsidR="001175F9"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1175F9"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was </w:t>
      </w:r>
      <w:r w:rsidR="001175F9" w:rsidRPr="005F1E8D">
        <w:rPr>
          <w:rFonts w:ascii="Times New Roman" w:hAnsi="Times New Roman" w:cs="Times New Roman"/>
          <w:lang w:val="en-CA"/>
        </w:rPr>
        <w:t>correlated with animal abundance (</w:t>
      </w:r>
      <w:r w:rsidR="007B580F">
        <w:rPr>
          <w:rFonts w:ascii="Times New Roman" w:hAnsi="Times New Roman" w:cs="Times New Roman"/>
          <w:lang w:val="en-CA"/>
        </w:rPr>
        <w:t>GLMM</w:t>
      </w:r>
      <w:r w:rsidR="001175F9" w:rsidRPr="005F1E8D">
        <w:rPr>
          <w:rFonts w:ascii="Times New Roman" w:hAnsi="Times New Roman" w:cs="Times New Roman"/>
          <w:lang w:val="en-CA"/>
        </w:rPr>
        <w:t>, p = 0.</w:t>
      </w:r>
      <w:r w:rsidR="00527C2B">
        <w:rPr>
          <w:rFonts w:ascii="Times New Roman" w:hAnsi="Times New Roman" w:cs="Times New Roman"/>
          <w:lang w:val="en-CA"/>
        </w:rPr>
        <w:t>57</w:t>
      </w:r>
      <w:r w:rsidR="001175F9" w:rsidRPr="005F1E8D">
        <w:rPr>
          <w:rFonts w:ascii="Times New Roman" w:hAnsi="Times New Roman" w:cs="Times New Roman"/>
          <w:lang w:val="en-CA"/>
        </w:rPr>
        <w:t>), tide exchange (</w:t>
      </w:r>
      <w:r w:rsidR="00A7066E" w:rsidRPr="005F1E8D">
        <w:rPr>
          <w:rFonts w:ascii="Times New Roman" w:hAnsi="Times New Roman" w:cs="Times New Roman"/>
          <w:lang w:val="en-CA"/>
        </w:rPr>
        <w:t>p = 0.</w:t>
      </w:r>
      <w:r w:rsidR="00527C2B">
        <w:rPr>
          <w:rFonts w:ascii="Times New Roman" w:hAnsi="Times New Roman" w:cs="Times New Roman"/>
          <w:lang w:val="en-CA"/>
        </w:rPr>
        <w:t>99</w:t>
      </w:r>
      <w:r w:rsidR="00A7066E" w:rsidRPr="005F1E8D">
        <w:rPr>
          <w:rFonts w:ascii="Times New Roman" w:hAnsi="Times New Roman" w:cs="Times New Roman"/>
          <w:lang w:val="en-CA"/>
        </w:rPr>
        <w:t>), Shannon diversity (p = 0.</w:t>
      </w:r>
      <w:r w:rsidR="00527C2B">
        <w:rPr>
          <w:rFonts w:ascii="Times New Roman" w:hAnsi="Times New Roman" w:cs="Times New Roman"/>
          <w:lang w:val="en-CA"/>
        </w:rPr>
        <w:t>4</w:t>
      </w:r>
      <w:r w:rsidR="00A7066E" w:rsidRPr="005F1E8D">
        <w:rPr>
          <w:rFonts w:ascii="Times New Roman" w:hAnsi="Times New Roman" w:cs="Times New Roman"/>
          <w:lang w:val="en-CA"/>
        </w:rPr>
        <w:t>1), or survey depth (p = 0.6</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w:t>
      </w:r>
      <w:r w:rsidR="00A7066E" w:rsidRPr="005F1E8D">
        <w:rPr>
          <w:rFonts w:ascii="Times New Roman" w:hAnsi="Times New Roman" w:cs="Times New Roman"/>
          <w:highlight w:val="green"/>
          <w:lang w:val="en-CA"/>
        </w:rPr>
        <w:t xml:space="preserve">ig.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a</w:t>
      </w:r>
      <w:r w:rsidR="00A7066E" w:rsidRPr="005F1E8D">
        <w:rPr>
          <w:rFonts w:ascii="Times New Roman" w:hAnsi="Times New Roman" w:cs="Times New Roman"/>
          <w:lang w:val="en-CA"/>
        </w:rPr>
        <w:t>). However, we did find a significantly negative interaction between animal abundance and tide exchange (p = 0.0</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Fi</w:t>
      </w:r>
      <w:r w:rsidR="00A7066E" w:rsidRPr="005F1E8D">
        <w:rPr>
          <w:rFonts w:ascii="Times New Roman" w:hAnsi="Times New Roman" w:cs="Times New Roman"/>
          <w:highlight w:val="green"/>
          <w:lang w:val="en-CA"/>
        </w:rPr>
        <w:t xml:space="preserve">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b</w:t>
      </w:r>
      <w:r w:rsidR="00A7066E" w:rsidRPr="005F1E8D">
        <w:rPr>
          <w:rFonts w:ascii="Times New Roman" w:hAnsi="Times New Roman" w:cs="Times New Roman"/>
          <w:lang w:val="en-CA"/>
        </w:rPr>
        <w:t>)</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revealing</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 xml:space="preserve">a </w:t>
      </w:r>
      <w:r w:rsidR="00B654FE" w:rsidRPr="005F1E8D">
        <w:rPr>
          <w:rFonts w:ascii="Times New Roman" w:hAnsi="Times New Roman" w:cs="Times New Roman"/>
          <w:lang w:val="en-CA"/>
        </w:rPr>
        <w:t xml:space="preserve">weakly positive effect of animal abundance on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6D152A" w:rsidRPr="005F1E8D">
        <w:rPr>
          <w:rFonts w:ascii="Times New Roman" w:hAnsi="Times New Roman" w:cs="Times New Roman"/>
          <w:lang w:val="en-CA"/>
        </w:rPr>
        <w:t xml:space="preserve">, but only at </w:t>
      </w:r>
      <w:r w:rsidR="000D4769" w:rsidRPr="005F1E8D">
        <w:rPr>
          <w:rFonts w:ascii="Times New Roman" w:hAnsi="Times New Roman" w:cs="Times New Roman"/>
          <w:lang w:val="en-CA"/>
        </w:rPr>
        <w:t>ebb</w:t>
      </w:r>
      <w:r w:rsidR="006D152A" w:rsidRPr="005F1E8D">
        <w:rPr>
          <w:rFonts w:ascii="Times New Roman" w:hAnsi="Times New Roman" w:cs="Times New Roman"/>
          <w:lang w:val="en-CA"/>
        </w:rPr>
        <w:t xml:space="preserve"> tide</w:t>
      </w:r>
      <w:r w:rsidR="00A7066E" w:rsidRPr="005F1E8D">
        <w:rPr>
          <w:rFonts w:ascii="Times New Roman" w:hAnsi="Times New Roman" w:cs="Times New Roman"/>
          <w:lang w:val="en-CA"/>
        </w:rPr>
        <w:t>.</w:t>
      </w:r>
      <w:r w:rsidR="001A65DD">
        <w:rPr>
          <w:rFonts w:ascii="Times New Roman" w:hAnsi="Times New Roman" w:cs="Times New Roman"/>
          <w:lang w:val="en-CA"/>
        </w:rPr>
        <w:t xml:space="preserve"> We found evidence of a positive relationship between NH</w:t>
      </w:r>
      <w:r w:rsidR="001A65DD">
        <w:rPr>
          <w:rFonts w:ascii="Cambria Math" w:hAnsi="Cambria Math" w:cs="Cambria Math"/>
          <w:lang w:val="en-CA"/>
        </w:rPr>
        <w:t>₄⁺</w:t>
      </w:r>
      <w:r w:rsidR="001A65DD">
        <w:rPr>
          <w:rFonts w:ascii="Times New Roman" w:hAnsi="Times New Roman" w:cs="Times New Roman"/>
          <w:lang w:val="en-CA"/>
        </w:rPr>
        <w:t xml:space="preserve"> and abundance of fish in the greenling family (</w:t>
      </w:r>
      <w:proofErr w:type="spellStart"/>
      <w:r w:rsidR="001A65DD" w:rsidRPr="001A65DD">
        <w:rPr>
          <w:rFonts w:ascii="Times New Roman" w:hAnsi="Times New Roman" w:cs="Times New Roman"/>
          <w:lang w:val="en-CA"/>
        </w:rPr>
        <w:t>Hexagrammidae</w:t>
      </w:r>
      <w:proofErr w:type="spellEnd"/>
      <w:r w:rsidR="001A65DD">
        <w:rPr>
          <w:rFonts w:ascii="Times New Roman" w:hAnsi="Times New Roman" w:cs="Times New Roman"/>
          <w:lang w:val="en-CA"/>
        </w:rPr>
        <w:t xml:space="preserve">, GLMM, p = </w:t>
      </w:r>
      <w:r w:rsidR="001A65DD" w:rsidRPr="001A65DD">
        <w:rPr>
          <w:rFonts w:ascii="Times New Roman" w:hAnsi="Times New Roman" w:cs="Times New Roman"/>
          <w:lang w:val="en-CA"/>
        </w:rPr>
        <w:t>0.0</w:t>
      </w:r>
      <w:r w:rsidR="001A65DD">
        <w:rPr>
          <w:rFonts w:ascii="Times New Roman" w:hAnsi="Times New Roman" w:cs="Times New Roman"/>
          <w:lang w:val="en-CA"/>
        </w:rPr>
        <w:t xml:space="preserve">3), </w:t>
      </w:r>
      <w:r w:rsidR="005A129F">
        <w:rPr>
          <w:rFonts w:ascii="Times New Roman" w:hAnsi="Times New Roman" w:cs="Times New Roman"/>
          <w:lang w:val="en-CA"/>
        </w:rPr>
        <w:t>weak evidence of an interaction between abundance and tide (p = 0.09), but no evidence for an effect of any other predictors (p &gt; 0.10). We also found evidence of a positive relationship between NH</w:t>
      </w:r>
      <w:r w:rsidR="005A129F">
        <w:rPr>
          <w:rFonts w:ascii="Cambria Math" w:hAnsi="Cambria Math" w:cs="Cambria Math"/>
          <w:lang w:val="en-CA"/>
        </w:rPr>
        <w:t>₄⁺</w:t>
      </w:r>
      <w:r w:rsidR="005A129F">
        <w:rPr>
          <w:rFonts w:ascii="Times New Roman" w:hAnsi="Times New Roman" w:cs="Times New Roman"/>
          <w:lang w:val="en-CA"/>
        </w:rPr>
        <w:t xml:space="preserve"> and the abundance of </w:t>
      </w:r>
      <w:r w:rsidR="001A65DD">
        <w:rPr>
          <w:rFonts w:ascii="Times New Roman" w:hAnsi="Times New Roman" w:cs="Times New Roman"/>
          <w:lang w:val="en-CA"/>
        </w:rPr>
        <w:t>whitecap limpets (</w:t>
      </w:r>
      <w:proofErr w:type="spellStart"/>
      <w:r w:rsidR="001A65DD" w:rsidRPr="001A65DD">
        <w:rPr>
          <w:rFonts w:ascii="Times New Roman" w:hAnsi="Times New Roman" w:cs="Times New Roman"/>
          <w:lang w:val="en-CA"/>
        </w:rPr>
        <w:t>Acmaeidae</w:t>
      </w:r>
      <w:proofErr w:type="spellEnd"/>
      <w:r w:rsidR="001A65DD">
        <w:rPr>
          <w:rFonts w:ascii="Times New Roman" w:hAnsi="Times New Roman" w:cs="Times New Roman"/>
          <w:lang w:val="en-CA"/>
        </w:rPr>
        <w:t>, GLMM, p = 0.02)</w:t>
      </w:r>
      <w:r w:rsidR="005A129F">
        <w:rPr>
          <w:rFonts w:ascii="Times New Roman" w:hAnsi="Times New Roman" w:cs="Times New Roman"/>
          <w:lang w:val="en-CA"/>
        </w:rPr>
        <w:t>, but no evidence of an effect of any other predictors (p &gt; 0.40)</w:t>
      </w:r>
      <w:r w:rsidR="001A65DD">
        <w:rPr>
          <w:rFonts w:ascii="Times New Roman" w:hAnsi="Times New Roman" w:cs="Times New Roman"/>
          <w:lang w:val="en-CA"/>
        </w:rPr>
        <w:t xml:space="preserve">. </w:t>
      </w:r>
      <w:commentRangeStart w:id="74"/>
      <w:r w:rsidR="001A65DD">
        <w:rPr>
          <w:rFonts w:ascii="Times New Roman" w:hAnsi="Times New Roman" w:cs="Times New Roman"/>
          <w:lang w:val="en-CA"/>
        </w:rPr>
        <w:t>For greenlings, an increase of one greenling per 500 m</w:t>
      </w:r>
      <w:r w:rsidR="001A65DD">
        <w:rPr>
          <w:rFonts w:ascii="Times New Roman" w:hAnsi="Times New Roman" w:cs="Times New Roman"/>
          <w:vertAlign w:val="superscript"/>
          <w:lang w:val="en-CA"/>
        </w:rPr>
        <w:t>2</w:t>
      </w:r>
      <w:r w:rsidR="001A65DD">
        <w:rPr>
          <w:rFonts w:ascii="Times New Roman" w:hAnsi="Times New Roman" w:cs="Times New Roman"/>
          <w:lang w:val="en-CA"/>
        </w:rPr>
        <w:t xml:space="preserve"> survey resulted in an increase of 0.02 </w:t>
      </w:r>
      <w:proofErr w:type="spellStart"/>
      <w:r w:rsidR="001A65DD">
        <w:rPr>
          <w:rFonts w:ascii="Times New Roman" w:hAnsi="Times New Roman" w:cs="Times New Roman"/>
          <w:lang w:val="en-CA"/>
        </w:rPr>
        <w:t>μM</w:t>
      </w:r>
      <w:proofErr w:type="spellEnd"/>
      <w:r w:rsidR="001A65DD">
        <w:rPr>
          <w:rFonts w:ascii="Times New Roman" w:hAnsi="Times New Roman" w:cs="Times New Roman"/>
          <w:lang w:val="en-CA"/>
        </w:rPr>
        <w:t xml:space="preserve"> NH</w:t>
      </w:r>
      <w:r w:rsidR="001A65DD">
        <w:rPr>
          <w:rFonts w:ascii="Cambria Math" w:hAnsi="Cambria Math" w:cs="Cambria Math"/>
          <w:lang w:val="en-CA"/>
        </w:rPr>
        <w:t>₄⁺</w:t>
      </w:r>
      <w:r w:rsidR="001A65DD">
        <w:rPr>
          <w:rFonts w:ascii="Times New Roman" w:hAnsi="Times New Roman" w:cs="Times New Roman"/>
          <w:lang w:val="en-CA"/>
        </w:rPr>
        <w:t>. For whitecap limpets, one additional limpet per 100 m</w:t>
      </w:r>
      <w:r w:rsidR="001A65DD">
        <w:rPr>
          <w:rFonts w:ascii="Times New Roman" w:hAnsi="Times New Roman" w:cs="Times New Roman"/>
          <w:vertAlign w:val="superscript"/>
          <w:lang w:val="en-CA"/>
        </w:rPr>
        <w:t>2</w:t>
      </w:r>
      <w:r w:rsidR="001A65DD">
        <w:rPr>
          <w:rFonts w:ascii="Times New Roman" w:hAnsi="Times New Roman" w:cs="Times New Roman"/>
          <w:lang w:val="en-CA"/>
        </w:rPr>
        <w:t xml:space="preserve"> survey was correlated with an increase of 0.01 </w:t>
      </w:r>
      <w:proofErr w:type="spellStart"/>
      <w:r w:rsidR="001A65DD">
        <w:rPr>
          <w:rFonts w:ascii="Times New Roman" w:hAnsi="Times New Roman" w:cs="Times New Roman"/>
          <w:lang w:val="en-CA"/>
        </w:rPr>
        <w:t>μM</w:t>
      </w:r>
      <w:proofErr w:type="spellEnd"/>
      <w:r w:rsidR="001A65DD">
        <w:rPr>
          <w:rFonts w:ascii="Times New Roman" w:hAnsi="Times New Roman" w:cs="Times New Roman"/>
          <w:lang w:val="en-CA"/>
        </w:rPr>
        <w:t xml:space="preserve"> NH</w:t>
      </w:r>
      <w:r w:rsidR="001A65DD">
        <w:rPr>
          <w:rFonts w:ascii="Cambria Math" w:hAnsi="Cambria Math" w:cs="Cambria Math"/>
          <w:lang w:val="en-CA"/>
        </w:rPr>
        <w:t>₄⁺</w:t>
      </w:r>
      <w:r w:rsidR="001A65DD">
        <w:rPr>
          <w:rFonts w:ascii="Times New Roman" w:hAnsi="Times New Roman" w:cs="Times New Roman"/>
          <w:lang w:val="en-CA"/>
        </w:rPr>
        <w:t xml:space="preserve">. </w:t>
      </w:r>
      <w:commentRangeEnd w:id="74"/>
      <w:r w:rsidR="001A65DD">
        <w:rPr>
          <w:rStyle w:val="CommentReference"/>
        </w:rPr>
        <w:commentReference w:id="74"/>
      </w:r>
      <w:r w:rsidR="005A129F">
        <w:rPr>
          <w:rFonts w:ascii="Times New Roman" w:hAnsi="Times New Roman" w:cs="Times New Roman"/>
          <w:lang w:val="en-CA"/>
        </w:rPr>
        <w:t>We found no evidence of an effect of any predictors on NH</w:t>
      </w:r>
      <w:r w:rsidR="005A129F">
        <w:rPr>
          <w:rFonts w:ascii="Cambria Math" w:hAnsi="Cambria Math" w:cs="Cambria Math"/>
          <w:lang w:val="en-CA"/>
        </w:rPr>
        <w:t>₄⁺</w:t>
      </w:r>
      <w:r w:rsidR="005A129F">
        <w:rPr>
          <w:rFonts w:ascii="Times New Roman" w:hAnsi="Times New Roman" w:cs="Times New Roman"/>
          <w:lang w:val="en-CA"/>
        </w:rPr>
        <w:t xml:space="preserve">+ in the models for animals in </w:t>
      </w:r>
      <w:proofErr w:type="spellStart"/>
      <w:r w:rsidR="005A129F" w:rsidRPr="005A129F">
        <w:rPr>
          <w:rFonts w:ascii="Times New Roman" w:hAnsi="Times New Roman" w:cs="Times New Roman"/>
          <w:lang w:val="en-CA"/>
        </w:rPr>
        <w:t>Sebastidae</w:t>
      </w:r>
      <w:proofErr w:type="spellEnd"/>
      <w:r w:rsidR="005A129F">
        <w:rPr>
          <w:rFonts w:ascii="Times New Roman" w:hAnsi="Times New Roman" w:cs="Times New Roman"/>
          <w:lang w:val="en-CA"/>
        </w:rPr>
        <w:t xml:space="preserve">, </w:t>
      </w:r>
      <w:proofErr w:type="spellStart"/>
      <w:r w:rsidR="005A129F" w:rsidRPr="005A129F">
        <w:rPr>
          <w:rFonts w:ascii="Times New Roman" w:hAnsi="Times New Roman" w:cs="Times New Roman"/>
          <w:lang w:val="en-CA"/>
        </w:rPr>
        <w:t>Gobiidae</w:t>
      </w:r>
      <w:proofErr w:type="spellEnd"/>
      <w:r w:rsidR="005A129F">
        <w:rPr>
          <w:rFonts w:ascii="Times New Roman" w:hAnsi="Times New Roman" w:cs="Times New Roman"/>
          <w:lang w:val="en-CA"/>
        </w:rPr>
        <w:t xml:space="preserve">, </w:t>
      </w:r>
      <w:proofErr w:type="spellStart"/>
      <w:r w:rsidR="005A129F" w:rsidRPr="005A129F">
        <w:rPr>
          <w:rFonts w:ascii="Times New Roman" w:hAnsi="Times New Roman" w:cs="Times New Roman"/>
          <w:lang w:val="en-CA"/>
        </w:rPr>
        <w:t>Asteriidae</w:t>
      </w:r>
      <w:proofErr w:type="spellEnd"/>
      <w:r w:rsidR="005A129F">
        <w:rPr>
          <w:rFonts w:ascii="Times New Roman" w:hAnsi="Times New Roman" w:cs="Times New Roman"/>
          <w:lang w:val="en-CA"/>
        </w:rPr>
        <w:t xml:space="preserve">, or </w:t>
      </w:r>
      <w:proofErr w:type="spellStart"/>
      <w:r w:rsidR="005A129F" w:rsidRPr="005A129F">
        <w:rPr>
          <w:rFonts w:ascii="Times New Roman" w:hAnsi="Times New Roman" w:cs="Times New Roman"/>
          <w:lang w:val="en-CA"/>
        </w:rPr>
        <w:t>Muricidae</w:t>
      </w:r>
      <w:proofErr w:type="spellEnd"/>
      <w:r w:rsidR="001A65DD">
        <w:rPr>
          <w:rFonts w:ascii="Times New Roman" w:hAnsi="Times New Roman" w:cs="Times New Roman"/>
          <w:lang w:val="en-CA"/>
        </w:rPr>
        <w:t xml:space="preserve"> </w:t>
      </w:r>
      <w:r w:rsidR="005A129F">
        <w:rPr>
          <w:rFonts w:ascii="Times New Roman" w:hAnsi="Times New Roman" w:cs="Times New Roman"/>
          <w:lang w:val="en-CA"/>
        </w:rPr>
        <w:t xml:space="preserve">families </w:t>
      </w:r>
      <w:r w:rsidR="001A65DD">
        <w:rPr>
          <w:rFonts w:ascii="Times New Roman" w:hAnsi="Times New Roman" w:cs="Times New Roman"/>
          <w:lang w:val="en-CA"/>
        </w:rPr>
        <w:t>(p &gt; 0.10).</w:t>
      </w:r>
    </w:p>
    <w:p w14:paraId="68768815" w14:textId="264F7E66" w:rsidR="00701EB0" w:rsidRPr="005F1E8D" w:rsidRDefault="00701EB0" w:rsidP="00EB3BC7">
      <w:pPr>
        <w:spacing w:line="480" w:lineRule="auto"/>
        <w:rPr>
          <w:rFonts w:ascii="Times New Roman" w:hAnsi="Times New Roman" w:cs="Times New Roman"/>
          <w:lang w:val="en-CA"/>
        </w:rPr>
      </w:pPr>
    </w:p>
    <w:p w14:paraId="52B0D0B1" w14:textId="224D3168" w:rsidR="00701EB0" w:rsidRPr="005F1E8D" w:rsidRDefault="00701EB0" w:rsidP="00EB3BC7">
      <w:pPr>
        <w:spacing w:line="480" w:lineRule="auto"/>
        <w:rPr>
          <w:rFonts w:ascii="Times New Roman" w:hAnsi="Times New Roman" w:cs="Times New Roman"/>
          <w:lang w:val="en-CA"/>
        </w:rPr>
      </w:pPr>
      <w:r w:rsidRPr="005F1E8D">
        <w:rPr>
          <w:rFonts w:ascii="Times New Roman" w:hAnsi="Times New Roman" w:cs="Times New Roman"/>
          <w:lang w:val="en-CA"/>
        </w:rPr>
        <w:tab/>
      </w:r>
      <w:r w:rsidR="00C146F7" w:rsidRPr="005F1E8D">
        <w:rPr>
          <w:rFonts w:ascii="Times New Roman" w:hAnsi="Times New Roman" w:cs="Times New Roman"/>
          <w:lang w:val="en-CA"/>
        </w:rPr>
        <w:t xml:space="preserve">We </w:t>
      </w:r>
      <w:r w:rsidR="00682CDC" w:rsidRPr="005F1E8D">
        <w:rPr>
          <w:rFonts w:ascii="Times New Roman" w:hAnsi="Times New Roman" w:cs="Times New Roman"/>
          <w:lang w:val="en-CA"/>
        </w:rPr>
        <w:t xml:space="preserve">also </w:t>
      </w:r>
      <w:r w:rsidR="00C146F7" w:rsidRPr="005F1E8D">
        <w:rPr>
          <w:rFonts w:ascii="Times New Roman" w:hAnsi="Times New Roman" w:cs="Times New Roman"/>
          <w:lang w:val="en-CA"/>
        </w:rPr>
        <w:t xml:space="preserve">found evidence of </w:t>
      </w:r>
      <w:r w:rsidR="00682CDC" w:rsidRPr="005F1E8D">
        <w:rPr>
          <w:rFonts w:ascii="Times New Roman" w:hAnsi="Times New Roman" w:cs="Times New Roman"/>
          <w:lang w:val="en-CA"/>
        </w:rPr>
        <w:t>small-scale</w:t>
      </w:r>
      <w:r w:rsidR="006D152A" w:rsidRPr="005F1E8D">
        <w:rPr>
          <w:rFonts w:ascii="Times New Roman" w:hAnsi="Times New Roman" w:cs="Times New Roman"/>
          <w:lang w:val="en-CA"/>
        </w:rPr>
        <w:t xml:space="preserve"> variation</w:t>
      </w:r>
      <w:r w:rsidR="00C146F7" w:rsidRPr="005F1E8D">
        <w:rPr>
          <w:rFonts w:ascii="Times New Roman" w:hAnsi="Times New Roman" w:cs="Times New Roman"/>
          <w:lang w:val="en-CA"/>
        </w:rPr>
        <w:t xml:space="preserv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concentrations were </w:t>
      </w:r>
      <w:r w:rsidR="00C673A5" w:rsidRPr="005F1E8D">
        <w:rPr>
          <w:rFonts w:ascii="Times New Roman" w:hAnsi="Times New Roman" w:cs="Times New Roman"/>
          <w:lang w:val="en-CA"/>
        </w:rPr>
        <w:t xml:space="preserve">significantly </w:t>
      </w:r>
      <w:r w:rsidRPr="005F1E8D">
        <w:rPr>
          <w:rFonts w:ascii="Times New Roman" w:hAnsi="Times New Roman" w:cs="Times New Roman"/>
          <w:lang w:val="en-CA"/>
        </w:rPr>
        <w:t xml:space="preserve">higher inside </w:t>
      </w:r>
      <w:r w:rsidR="00682CDC" w:rsidRPr="005F1E8D">
        <w:rPr>
          <w:rFonts w:ascii="Times New Roman" w:hAnsi="Times New Roman" w:cs="Times New Roman"/>
          <w:lang w:val="en-CA"/>
        </w:rPr>
        <w:t xml:space="preserve">than </w:t>
      </w:r>
      <w:r w:rsidRPr="005F1E8D">
        <w:rPr>
          <w:rFonts w:ascii="Times New Roman" w:hAnsi="Times New Roman" w:cs="Times New Roman"/>
          <w:lang w:val="en-CA"/>
        </w:rPr>
        <w:t>outside giant kelp forests (</w:t>
      </w:r>
      <w:r w:rsidR="00D10B17">
        <w:rPr>
          <w:rFonts w:ascii="Times New Roman" w:hAnsi="Times New Roman" w:cs="Times New Roman"/>
          <w:lang w:val="en-CA"/>
        </w:rPr>
        <w:t xml:space="preserve">LMM, </w:t>
      </w:r>
      <w:r w:rsidR="00C673A5" w:rsidRPr="005F1E8D">
        <w:rPr>
          <w:rFonts w:ascii="Times New Roman" w:hAnsi="Times New Roman" w:cs="Times New Roman"/>
          <w:lang w:val="en-CA"/>
        </w:rPr>
        <w:t xml:space="preserve">mean increase ± SE; </w:t>
      </w:r>
      <w:r w:rsidRPr="005F1E8D">
        <w:rPr>
          <w:rFonts w:ascii="Times New Roman" w:hAnsi="Times New Roman" w:cs="Times New Roman"/>
          <w:lang w:val="en-CA"/>
        </w:rPr>
        <w:t>0.1</w:t>
      </w:r>
      <w:r w:rsidR="00D07BC0">
        <w:rPr>
          <w:rFonts w:ascii="Times New Roman" w:hAnsi="Times New Roman" w:cs="Times New Roman"/>
          <w:lang w:val="en-CA"/>
        </w:rPr>
        <w:t>6</w:t>
      </w:r>
      <w:r w:rsidRPr="005F1E8D">
        <w:rPr>
          <w:rFonts w:ascii="Times New Roman" w:hAnsi="Times New Roman" w:cs="Times New Roman"/>
          <w:lang w:val="en-CA"/>
        </w:rPr>
        <w:t xml:space="preserve"> ± 0.0</w:t>
      </w:r>
      <w:r w:rsidR="00056973">
        <w:rPr>
          <w:rFonts w:ascii="Times New Roman" w:hAnsi="Times New Roman" w:cs="Times New Roman"/>
          <w:lang w:val="en-CA"/>
        </w:rPr>
        <w:t>3</w:t>
      </w:r>
      <w:r w:rsidRPr="005F1E8D">
        <w:rPr>
          <w:rFonts w:ascii="Times New Roman" w:hAnsi="Times New Roman" w:cs="Times New Roman"/>
          <w:lang w:val="en-CA"/>
        </w:rPr>
        <w:t xml:space="preserve"> </w:t>
      </w:r>
      <w:proofErr w:type="spellStart"/>
      <w:r w:rsidRPr="005F1E8D">
        <w:rPr>
          <w:rFonts w:ascii="Times New Roman" w:hAnsi="Times New Roman" w:cs="Times New Roman"/>
          <w:lang w:val="en-CA"/>
        </w:rPr>
        <w:t>μM</w:t>
      </w:r>
      <w:proofErr w:type="spellEnd"/>
      <w:r w:rsidR="00C673A5" w:rsidRPr="005F1E8D">
        <w:rPr>
          <w:rFonts w:ascii="Times New Roman" w:hAnsi="Times New Roman" w:cs="Times New Roman"/>
          <w:lang w:val="en-CA"/>
        </w:rPr>
        <w:t xml:space="preserve">, </w:t>
      </w:r>
      <w:r w:rsidRPr="005F1E8D">
        <w:rPr>
          <w:rFonts w:ascii="Times New Roman" w:hAnsi="Times New Roman" w:cs="Times New Roman"/>
          <w:lang w:val="en-CA"/>
        </w:rPr>
        <w:t>p &lt; 0.001) and bull kelp forests (0.</w:t>
      </w:r>
      <w:r w:rsidR="003859F6">
        <w:rPr>
          <w:rFonts w:ascii="Times New Roman" w:hAnsi="Times New Roman" w:cs="Times New Roman"/>
          <w:lang w:val="en-CA"/>
        </w:rPr>
        <w:t>4</w:t>
      </w:r>
      <w:r w:rsidR="00D07BC0">
        <w:rPr>
          <w:rFonts w:ascii="Times New Roman" w:hAnsi="Times New Roman" w:cs="Times New Roman"/>
          <w:lang w:val="en-CA"/>
        </w:rPr>
        <w:t>1</w:t>
      </w:r>
      <w:r w:rsidRPr="005F1E8D">
        <w:rPr>
          <w:rFonts w:ascii="Times New Roman" w:hAnsi="Times New Roman" w:cs="Times New Roman"/>
          <w:lang w:val="en-CA"/>
        </w:rPr>
        <w:t xml:space="preserve"> ± </w:t>
      </w:r>
      <w:r w:rsidR="00C673A5" w:rsidRPr="005F1E8D">
        <w:rPr>
          <w:rFonts w:ascii="Times New Roman" w:hAnsi="Times New Roman" w:cs="Times New Roman"/>
          <w:lang w:val="en-CA"/>
        </w:rPr>
        <w:t>0.06</w:t>
      </w:r>
      <w:r w:rsidR="00BD1256">
        <w:rPr>
          <w:rFonts w:ascii="Times New Roman" w:hAnsi="Times New Roman" w:cs="Times New Roman"/>
          <w:lang w:val="en-CA"/>
        </w:rPr>
        <w:t xml:space="preserve"> </w:t>
      </w:r>
      <w:proofErr w:type="spellStart"/>
      <w:r w:rsidR="00BD1256">
        <w:rPr>
          <w:rFonts w:ascii="Times New Roman" w:hAnsi="Times New Roman" w:cs="Times New Roman"/>
          <w:lang w:val="en-CA"/>
        </w:rPr>
        <w:t>μM</w:t>
      </w:r>
      <w:proofErr w:type="spellEnd"/>
      <w:r w:rsidR="00C673A5" w:rsidRPr="005F1E8D">
        <w:rPr>
          <w:rFonts w:ascii="Times New Roman" w:hAnsi="Times New Roman" w:cs="Times New Roman"/>
          <w:lang w:val="en-CA"/>
        </w:rPr>
        <w:t>, p &lt; 0.001)</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The ‘excess’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concentration inside kelp forests</w:t>
      </w:r>
      <w:r w:rsidR="00C673A5" w:rsidRPr="005F1E8D">
        <w:rPr>
          <w:rFonts w:ascii="Times New Roman" w:hAnsi="Times New Roman" w:cs="Times New Roman"/>
          <w:lang w:val="en-CA"/>
        </w:rPr>
        <w:t xml:space="preserve"> increased with kelp forest biomass</w:t>
      </w:r>
      <w:r w:rsidR="00E914E6">
        <w:rPr>
          <w:rFonts w:ascii="Times New Roman" w:hAnsi="Times New Roman" w:cs="Times New Roman"/>
          <w:lang w:val="en-CA"/>
        </w:rPr>
        <w:t xml:space="preserve"> </w:t>
      </w:r>
      <w:r w:rsidR="00677126">
        <w:rPr>
          <w:rFonts w:ascii="Times New Roman" w:hAnsi="Times New Roman" w:cs="Times New Roman"/>
          <w:lang w:val="en-CA"/>
        </w:rPr>
        <w:t>by 0.</w:t>
      </w:r>
      <w:r w:rsidR="00D07BC0">
        <w:rPr>
          <w:rFonts w:ascii="Times New Roman" w:hAnsi="Times New Roman" w:cs="Times New Roman"/>
          <w:lang w:val="en-CA"/>
        </w:rPr>
        <w:t>54</w:t>
      </w:r>
      <w:r w:rsidR="00677126">
        <w:rPr>
          <w:rFonts w:ascii="Times New Roman" w:hAnsi="Times New Roman" w:cs="Times New Roman"/>
          <w:lang w:val="en-CA"/>
        </w:rPr>
        <w:t xml:space="preserve"> ± 0.0</w:t>
      </w:r>
      <w:r w:rsidR="003859F6">
        <w:rPr>
          <w:rFonts w:ascii="Times New Roman" w:hAnsi="Times New Roman" w:cs="Times New Roman"/>
          <w:lang w:val="en-CA"/>
        </w:rPr>
        <w:t>9</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w:t>
      </w:r>
      <w:r w:rsidR="003859F6">
        <w:rPr>
          <w:rFonts w:ascii="Times New Roman" w:hAnsi="Times New Roman" w:cs="Times New Roman"/>
          <w:lang w:val="en-CA"/>
        </w:rPr>
        <w:t>/m</w:t>
      </w:r>
      <w:r w:rsidR="003859F6">
        <w:rPr>
          <w:rFonts w:ascii="Times New Roman" w:hAnsi="Times New Roman" w:cs="Times New Roman"/>
          <w:vertAlign w:val="superscript"/>
          <w:lang w:val="en-CA"/>
        </w:rPr>
        <w:t>2</w:t>
      </w:r>
      <w:r w:rsidR="00677126">
        <w:rPr>
          <w:rFonts w:ascii="Times New Roman" w:hAnsi="Times New Roman" w:cs="Times New Roman"/>
          <w:lang w:val="en-CA"/>
        </w:rPr>
        <w:t xml:space="preserve"> kelp biomass</w:t>
      </w:r>
      <w:r w:rsidR="00C673A5" w:rsidRPr="005F1E8D">
        <w:rPr>
          <w:rFonts w:ascii="Times New Roman" w:hAnsi="Times New Roman" w:cs="Times New Roman"/>
          <w:lang w:val="en-CA"/>
        </w:rPr>
        <w:t xml:space="preserve"> </w:t>
      </w:r>
      <w:r w:rsidR="00677126">
        <w:rPr>
          <w:rFonts w:ascii="Times New Roman" w:hAnsi="Times New Roman" w:cs="Times New Roman"/>
          <w:lang w:val="en-CA"/>
        </w:rPr>
        <w:t>(</w:t>
      </w:r>
      <w:r w:rsidR="00C673A5" w:rsidRPr="005F1E8D">
        <w:rPr>
          <w:rFonts w:ascii="Times New Roman" w:hAnsi="Times New Roman" w:cs="Times New Roman"/>
          <w:lang w:val="en-CA"/>
        </w:rPr>
        <w:t xml:space="preserve">p &lt; 0.001), </w:t>
      </w:r>
      <w:r w:rsidR="00D07BC0">
        <w:rPr>
          <w:rFonts w:ascii="Times New Roman" w:hAnsi="Times New Roman" w:cs="Times New Roman"/>
          <w:lang w:val="en-CA"/>
        </w:rPr>
        <w:t xml:space="preserve">and with </w:t>
      </w:r>
      <w:r w:rsidR="00C673A5" w:rsidRPr="005F1E8D">
        <w:rPr>
          <w:rFonts w:ascii="Times New Roman" w:hAnsi="Times New Roman" w:cs="Times New Roman"/>
          <w:lang w:val="en-CA"/>
        </w:rPr>
        <w:t>tide exchange (</w:t>
      </w:r>
      <w:r w:rsidR="00677126">
        <w:rPr>
          <w:rFonts w:ascii="Times New Roman" w:hAnsi="Times New Roman" w:cs="Times New Roman"/>
          <w:lang w:val="en-CA"/>
        </w:rPr>
        <w:t>0.</w:t>
      </w:r>
      <w:r w:rsidR="00D07BC0">
        <w:rPr>
          <w:rFonts w:ascii="Times New Roman" w:hAnsi="Times New Roman" w:cs="Times New Roman"/>
          <w:lang w:val="en-CA"/>
        </w:rPr>
        <w:t>36</w:t>
      </w:r>
      <w:r w:rsidR="00677126">
        <w:rPr>
          <w:rFonts w:ascii="Times New Roman" w:hAnsi="Times New Roman" w:cs="Times New Roman"/>
          <w:lang w:val="en-CA"/>
        </w:rPr>
        <w:t xml:space="preserve"> ± 0.1</w:t>
      </w:r>
      <w:r w:rsidR="00D07BC0">
        <w:rPr>
          <w:rFonts w:ascii="Times New Roman" w:hAnsi="Times New Roman" w:cs="Times New Roman"/>
          <w:lang w:val="en-CA"/>
        </w:rPr>
        <w:t>3</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/m/s</w:t>
      </w:r>
      <w:r w:rsidR="00C673A5" w:rsidRPr="005F1E8D">
        <w:rPr>
          <w:rFonts w:ascii="Times New Roman" w:hAnsi="Times New Roman" w:cs="Times New Roman"/>
          <w:lang w:val="en-CA"/>
        </w:rPr>
        <w:t xml:space="preserve">, </w:t>
      </w:r>
      <w:r w:rsidR="003859F6" w:rsidRPr="005F1E8D">
        <w:rPr>
          <w:rFonts w:ascii="Times New Roman" w:hAnsi="Times New Roman" w:cs="Times New Roman"/>
          <w:lang w:val="en-CA"/>
        </w:rPr>
        <w:t>p &lt; 0.001</w:t>
      </w:r>
      <w:r w:rsidR="00C673A5" w:rsidRPr="005F1E8D">
        <w:rPr>
          <w:rFonts w:ascii="Times New Roman" w:hAnsi="Times New Roman" w:cs="Times New Roman"/>
          <w:lang w:val="en-CA"/>
        </w:rPr>
        <w:t>)</w:t>
      </w:r>
      <w:r w:rsidR="00D07BC0">
        <w:rPr>
          <w:rFonts w:ascii="Times New Roman" w:hAnsi="Times New Roman" w:cs="Times New Roman"/>
          <w:lang w:val="en-CA"/>
        </w:rPr>
        <w:t xml:space="preserve">. </w:t>
      </w:r>
      <w:r w:rsidR="00D07BC0" w:rsidRPr="005F1E8D">
        <w:rPr>
          <w:rFonts w:ascii="Times New Roman" w:hAnsi="Times New Roman" w:cs="Times New Roman"/>
          <w:lang w:val="en-CA"/>
        </w:rPr>
        <w:t>∆ NH</w:t>
      </w:r>
      <w:r w:rsidR="00D07BC0" w:rsidRPr="005F1E8D">
        <w:rPr>
          <w:rFonts w:ascii="Cambria Math" w:hAnsi="Cambria Math" w:cs="Cambria Math"/>
          <w:lang w:val="en-CA"/>
        </w:rPr>
        <w:t>₄⁺</w:t>
      </w:r>
      <w:r w:rsidR="00D07BC0" w:rsidRPr="005F1E8D">
        <w:rPr>
          <w:rFonts w:ascii="Times New Roman" w:hAnsi="Times New Roman" w:cs="Times New Roman"/>
          <w:lang w:val="en-CA"/>
        </w:rPr>
        <w:t xml:space="preserve"> </w:t>
      </w:r>
      <w:r w:rsidR="00D07BC0">
        <w:rPr>
          <w:rFonts w:ascii="Times New Roman" w:hAnsi="Times New Roman" w:cs="Times New Roman"/>
          <w:lang w:val="en-CA"/>
        </w:rPr>
        <w:t>increased</w:t>
      </w:r>
      <w:r w:rsidR="00C673A5" w:rsidRPr="005F1E8D">
        <w:rPr>
          <w:rFonts w:ascii="Times New Roman" w:hAnsi="Times New Roman" w:cs="Times New Roman"/>
          <w:lang w:val="en-CA"/>
        </w:rPr>
        <w:t xml:space="preserve"> </w:t>
      </w:r>
      <w:r w:rsidR="00D07BC0">
        <w:rPr>
          <w:rFonts w:ascii="Times New Roman" w:hAnsi="Times New Roman" w:cs="Times New Roman"/>
          <w:lang w:val="en-CA"/>
        </w:rPr>
        <w:t xml:space="preserve">weakly with </w:t>
      </w:r>
      <w:r w:rsidR="00C673A5" w:rsidRPr="005F1E8D">
        <w:rPr>
          <w:rFonts w:ascii="Times New Roman" w:hAnsi="Times New Roman" w:cs="Times New Roman"/>
          <w:lang w:val="en-CA"/>
        </w:rPr>
        <w:t>animal biomass (</w:t>
      </w:r>
      <w:r w:rsidR="00677126">
        <w:rPr>
          <w:rFonts w:ascii="Times New Roman" w:hAnsi="Times New Roman" w:cs="Times New Roman"/>
          <w:lang w:val="en-CA"/>
        </w:rPr>
        <w:t>0.</w:t>
      </w:r>
      <w:r w:rsidR="00D07BC0">
        <w:rPr>
          <w:rFonts w:ascii="Times New Roman" w:hAnsi="Times New Roman" w:cs="Times New Roman"/>
          <w:lang w:val="en-CA"/>
        </w:rPr>
        <w:t>37</w:t>
      </w:r>
      <w:r w:rsidR="00677126">
        <w:rPr>
          <w:rFonts w:ascii="Times New Roman" w:hAnsi="Times New Roman" w:cs="Times New Roman"/>
          <w:lang w:val="en-CA"/>
        </w:rPr>
        <w:t xml:space="preserve"> ± 0.2</w:t>
      </w:r>
      <w:r w:rsidR="00D07BC0">
        <w:rPr>
          <w:rFonts w:ascii="Times New Roman" w:hAnsi="Times New Roman" w:cs="Times New Roman"/>
          <w:lang w:val="en-CA"/>
        </w:rPr>
        <w:t>0</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 animal biomass</w:t>
      </w:r>
      <w:r w:rsidR="00C673A5" w:rsidRPr="005F1E8D">
        <w:rPr>
          <w:rFonts w:ascii="Times New Roman" w:hAnsi="Times New Roman" w:cs="Times New Roman"/>
          <w:lang w:val="en-CA"/>
        </w:rPr>
        <w:t>, p</w:t>
      </w:r>
      <w:r w:rsidR="003859F6">
        <w:rPr>
          <w:rFonts w:ascii="Times New Roman" w:hAnsi="Times New Roman" w:cs="Times New Roman"/>
          <w:lang w:val="en-CA"/>
        </w:rPr>
        <w:t xml:space="preserve"> =</w:t>
      </w:r>
      <w:r w:rsidR="00C673A5" w:rsidRPr="005F1E8D">
        <w:rPr>
          <w:rFonts w:ascii="Times New Roman" w:hAnsi="Times New Roman" w:cs="Times New Roman"/>
          <w:lang w:val="en-CA"/>
        </w:rPr>
        <w:t xml:space="preserve"> 0.0</w:t>
      </w:r>
      <w:r w:rsidR="00D07BC0">
        <w:rPr>
          <w:rFonts w:ascii="Times New Roman" w:hAnsi="Times New Roman" w:cs="Times New Roman"/>
          <w:lang w:val="en-CA"/>
        </w:rPr>
        <w:t>7</w:t>
      </w:r>
      <w:r w:rsidR="0069194B"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 xml:space="preserve">Fig. </w:t>
      </w:r>
      <w:r w:rsidR="00C77243" w:rsidRPr="005F1E8D">
        <w:rPr>
          <w:rFonts w:ascii="Times New Roman" w:hAnsi="Times New Roman" w:cs="Times New Roman"/>
          <w:highlight w:val="green"/>
          <w:lang w:val="en-CA"/>
        </w:rPr>
        <w:t>4</w:t>
      </w:r>
      <w:r w:rsidR="0069194B" w:rsidRPr="005F1E8D">
        <w:rPr>
          <w:rFonts w:ascii="Times New Roman" w:hAnsi="Times New Roman" w:cs="Times New Roman"/>
          <w:highlight w:val="green"/>
          <w:lang w:val="en-CA"/>
        </w:rPr>
        <w:t>a, b</w:t>
      </w:r>
      <w:r w:rsidR="00C673A5" w:rsidRPr="005F1E8D">
        <w:rPr>
          <w:rFonts w:ascii="Times New Roman" w:hAnsi="Times New Roman" w:cs="Times New Roman"/>
          <w:lang w:val="en-CA"/>
        </w:rPr>
        <w:t>)</w:t>
      </w:r>
      <w:r w:rsidR="00D07BC0">
        <w:rPr>
          <w:rFonts w:ascii="Times New Roman" w:hAnsi="Times New Roman" w:cs="Times New Roman"/>
          <w:lang w:val="en-CA"/>
        </w:rPr>
        <w:t xml:space="preserve"> and </w:t>
      </w:r>
      <w:r w:rsidR="00D07BC0" w:rsidRPr="005F1E8D">
        <w:rPr>
          <w:rFonts w:ascii="Times New Roman" w:hAnsi="Times New Roman" w:cs="Times New Roman"/>
          <w:lang w:val="en-CA"/>
        </w:rPr>
        <w:t>survey depth (0.0</w:t>
      </w:r>
      <w:r w:rsidR="00D07BC0">
        <w:rPr>
          <w:rFonts w:ascii="Times New Roman" w:hAnsi="Times New Roman" w:cs="Times New Roman"/>
          <w:lang w:val="en-CA"/>
        </w:rPr>
        <w:t>5</w:t>
      </w:r>
      <w:r w:rsidR="00D07BC0" w:rsidRPr="005F1E8D">
        <w:rPr>
          <w:rFonts w:ascii="Times New Roman" w:hAnsi="Times New Roman" w:cs="Times New Roman"/>
          <w:lang w:val="en-CA"/>
        </w:rPr>
        <w:t xml:space="preserve"> ± 0.0</w:t>
      </w:r>
      <w:r w:rsidR="00D07BC0">
        <w:rPr>
          <w:rFonts w:ascii="Times New Roman" w:hAnsi="Times New Roman" w:cs="Times New Roman"/>
          <w:lang w:val="en-CA"/>
        </w:rPr>
        <w:t xml:space="preserve">3 </w:t>
      </w:r>
      <w:proofErr w:type="spellStart"/>
      <w:r w:rsidR="00D07BC0">
        <w:rPr>
          <w:rFonts w:ascii="Times New Roman" w:hAnsi="Times New Roman" w:cs="Times New Roman"/>
          <w:lang w:val="en-CA"/>
        </w:rPr>
        <w:t>μM</w:t>
      </w:r>
      <w:proofErr w:type="spellEnd"/>
      <w:r w:rsidR="00D07BC0">
        <w:rPr>
          <w:rFonts w:ascii="Times New Roman" w:hAnsi="Times New Roman" w:cs="Times New Roman"/>
          <w:lang w:val="en-CA"/>
        </w:rPr>
        <w:t>/m</w:t>
      </w:r>
      <w:r w:rsidR="00D07BC0" w:rsidRPr="005F1E8D">
        <w:rPr>
          <w:rFonts w:ascii="Times New Roman" w:hAnsi="Times New Roman" w:cs="Times New Roman"/>
          <w:lang w:val="en-CA"/>
        </w:rPr>
        <w:t>, p = 0.</w:t>
      </w:r>
      <w:r w:rsidR="00D07BC0">
        <w:rPr>
          <w:rFonts w:ascii="Times New Roman" w:hAnsi="Times New Roman" w:cs="Times New Roman"/>
          <w:lang w:val="en-CA"/>
        </w:rPr>
        <w:t>07</w:t>
      </w:r>
      <w:r w:rsidR="00D07BC0" w:rsidRPr="005F1E8D">
        <w:rPr>
          <w:rFonts w:ascii="Times New Roman" w:hAnsi="Times New Roman" w:cs="Times New Roman"/>
          <w:lang w:val="en-CA"/>
        </w:rPr>
        <w:t>) on ∆ NH</w:t>
      </w:r>
      <w:r w:rsidR="00D07BC0" w:rsidRPr="005F1E8D">
        <w:rPr>
          <w:rFonts w:ascii="Cambria Math" w:hAnsi="Cambria Math" w:cs="Cambria Math"/>
          <w:lang w:val="en-CA"/>
        </w:rPr>
        <w:t>₄⁺</w:t>
      </w:r>
      <w:r w:rsidR="00D07BC0" w:rsidRPr="005F1E8D">
        <w:rPr>
          <w:rFonts w:ascii="Times New Roman" w:hAnsi="Times New Roman" w:cs="Times New Roman"/>
          <w:lang w:val="en-CA"/>
        </w:rPr>
        <w:t xml:space="preserve"> (</w:t>
      </w:r>
      <w:r w:rsidR="00D07BC0" w:rsidRPr="005F1E8D">
        <w:rPr>
          <w:rFonts w:ascii="Times New Roman" w:hAnsi="Times New Roman" w:cs="Times New Roman"/>
          <w:highlight w:val="green"/>
          <w:lang w:val="en-CA"/>
        </w:rPr>
        <w:t>Fig. 4a</w:t>
      </w:r>
      <w:r w:rsidR="00D07BC0" w:rsidRPr="005F1E8D">
        <w:rPr>
          <w:rFonts w:ascii="Times New Roman" w:hAnsi="Times New Roman" w:cs="Times New Roman"/>
          <w:lang w:val="en-CA"/>
        </w:rPr>
        <w:t>)</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Ammonium concentrations</w:t>
      </w:r>
      <w:r w:rsidR="00C673A5" w:rsidRPr="005F1E8D">
        <w:rPr>
          <w:rFonts w:ascii="Times New Roman" w:hAnsi="Times New Roman" w:cs="Times New Roman"/>
          <w:lang w:val="en-CA"/>
        </w:rPr>
        <w:t xml:space="preserve"> </w:t>
      </w:r>
      <w:r w:rsidR="00D07BC0">
        <w:rPr>
          <w:rFonts w:ascii="Times New Roman" w:hAnsi="Times New Roman" w:cs="Times New Roman"/>
          <w:lang w:val="en-CA"/>
        </w:rPr>
        <w:t>declined</w:t>
      </w:r>
      <w:r w:rsidR="004253ED" w:rsidRPr="005F1E8D">
        <w:rPr>
          <w:rFonts w:ascii="Times New Roman" w:hAnsi="Times New Roman" w:cs="Times New Roman"/>
          <w:lang w:val="en-CA"/>
        </w:rPr>
        <w:t xml:space="preserve"> between samples taken 5 m apart at the </w:t>
      </w:r>
      <w:r w:rsidR="00C673A5" w:rsidRPr="005F1E8D">
        <w:rPr>
          <w:rFonts w:ascii="Times New Roman" w:hAnsi="Times New Roman" w:cs="Times New Roman"/>
          <w:lang w:val="en-CA"/>
        </w:rPr>
        <w:t>no</w:t>
      </w:r>
      <w:r w:rsidR="00682CDC" w:rsidRPr="005F1E8D">
        <w:rPr>
          <w:rFonts w:ascii="Times New Roman" w:hAnsi="Times New Roman" w:cs="Times New Roman"/>
          <w:lang w:val="en-CA"/>
        </w:rPr>
        <w:t>-</w:t>
      </w:r>
      <w:r w:rsidR="00C673A5" w:rsidRPr="005F1E8D">
        <w:rPr>
          <w:rFonts w:ascii="Times New Roman" w:hAnsi="Times New Roman" w:cs="Times New Roman"/>
          <w:lang w:val="en-CA"/>
        </w:rPr>
        <w:t>kelp control site</w:t>
      </w:r>
      <w:r w:rsidR="003859F6">
        <w:rPr>
          <w:rFonts w:ascii="Times New Roman" w:hAnsi="Times New Roman" w:cs="Times New Roman"/>
          <w:lang w:val="en-CA"/>
        </w:rPr>
        <w:t>s</w:t>
      </w:r>
      <w:r w:rsidR="00C673A5" w:rsidRPr="005F1E8D">
        <w:rPr>
          <w:rFonts w:ascii="Times New Roman" w:hAnsi="Times New Roman" w:cs="Times New Roman"/>
          <w:lang w:val="en-CA"/>
        </w:rPr>
        <w:t xml:space="preserve"> (</w:t>
      </w:r>
      <w:r w:rsidR="0025202D">
        <w:rPr>
          <w:rFonts w:ascii="Times New Roman" w:hAnsi="Times New Roman" w:cs="Times New Roman"/>
          <w:lang w:val="en-CA"/>
        </w:rPr>
        <w:t>- 0</w:t>
      </w:r>
      <w:r w:rsidR="003859F6">
        <w:rPr>
          <w:rFonts w:ascii="Times New Roman" w:hAnsi="Times New Roman" w:cs="Times New Roman"/>
          <w:lang w:val="en-CA"/>
        </w:rPr>
        <w:t>.</w:t>
      </w:r>
      <w:r w:rsidR="00D07BC0">
        <w:rPr>
          <w:rFonts w:ascii="Times New Roman" w:hAnsi="Times New Roman" w:cs="Times New Roman"/>
          <w:lang w:val="en-CA"/>
        </w:rPr>
        <w:t>24</w:t>
      </w:r>
      <w:r w:rsidR="00C673A5" w:rsidRPr="005F1E8D">
        <w:rPr>
          <w:rFonts w:ascii="Times New Roman" w:hAnsi="Times New Roman" w:cs="Times New Roman"/>
          <w:lang w:val="en-CA"/>
        </w:rPr>
        <w:t xml:space="preserve"> ± 0.</w:t>
      </w:r>
      <w:r w:rsidR="0025202D">
        <w:rPr>
          <w:rFonts w:ascii="Times New Roman" w:hAnsi="Times New Roman" w:cs="Times New Roman"/>
          <w:lang w:val="en-CA"/>
        </w:rPr>
        <w:t>0</w:t>
      </w:r>
      <w:r w:rsidR="00D07BC0">
        <w:rPr>
          <w:rFonts w:ascii="Times New Roman" w:hAnsi="Times New Roman" w:cs="Times New Roman"/>
          <w:lang w:val="en-CA"/>
        </w:rPr>
        <w:t>8</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C673A5" w:rsidRPr="005F1E8D">
        <w:rPr>
          <w:rFonts w:ascii="Times New Roman" w:hAnsi="Times New Roman" w:cs="Times New Roman"/>
          <w:lang w:val="en-CA"/>
        </w:rPr>
        <w:t>, p = 0.</w:t>
      </w:r>
      <w:r w:rsidR="00D07BC0">
        <w:rPr>
          <w:rFonts w:ascii="Times New Roman" w:hAnsi="Times New Roman" w:cs="Times New Roman"/>
          <w:lang w:val="en-CA"/>
        </w:rPr>
        <w:t>003</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The difference in NH</w:t>
      </w:r>
      <w:r w:rsidR="00682CDC"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 in vs out of kelp forests</w:t>
      </w:r>
      <w:r w:rsidR="00C673A5" w:rsidRPr="005F1E8D">
        <w:rPr>
          <w:rFonts w:ascii="Times New Roman" w:hAnsi="Times New Roman" w:cs="Times New Roman"/>
          <w:lang w:val="en-CA"/>
        </w:rPr>
        <w:t xml:space="preserve"> </w:t>
      </w:r>
      <w:r w:rsidR="00715D27" w:rsidRPr="005F1E8D">
        <w:rPr>
          <w:rFonts w:ascii="Times New Roman" w:hAnsi="Times New Roman" w:cs="Times New Roman"/>
          <w:lang w:val="en-CA"/>
        </w:rPr>
        <w:t xml:space="preserve">decreased </w:t>
      </w:r>
      <w:r w:rsidR="00D07BC0">
        <w:rPr>
          <w:rFonts w:ascii="Times New Roman" w:hAnsi="Times New Roman" w:cs="Times New Roman"/>
          <w:lang w:val="en-CA"/>
        </w:rPr>
        <w:t xml:space="preserve">weakly </w:t>
      </w:r>
      <w:r w:rsidR="00715D27" w:rsidRPr="005F1E8D">
        <w:rPr>
          <w:rFonts w:ascii="Times New Roman" w:hAnsi="Times New Roman" w:cs="Times New Roman"/>
          <w:lang w:val="en-CA"/>
        </w:rPr>
        <w:t xml:space="preserve">with </w:t>
      </w:r>
      <w:r w:rsidR="00C673A5" w:rsidRPr="005F1E8D">
        <w:rPr>
          <w:rFonts w:ascii="Times New Roman" w:hAnsi="Times New Roman" w:cs="Times New Roman"/>
          <w:lang w:val="en-CA"/>
        </w:rPr>
        <w:t>Shannon diversity (- 0.</w:t>
      </w:r>
      <w:r w:rsidR="00D07BC0">
        <w:rPr>
          <w:rFonts w:ascii="Times New Roman" w:hAnsi="Times New Roman" w:cs="Times New Roman"/>
          <w:lang w:val="en-CA"/>
        </w:rPr>
        <w:t>12</w:t>
      </w:r>
      <w:r w:rsidR="00C673A5" w:rsidRPr="005F1E8D">
        <w:rPr>
          <w:rFonts w:ascii="Times New Roman" w:hAnsi="Times New Roman" w:cs="Times New Roman"/>
          <w:lang w:val="en-CA"/>
        </w:rPr>
        <w:t xml:space="preserve"> ± 0.</w:t>
      </w:r>
      <w:r w:rsidR="00D07BC0">
        <w:rPr>
          <w:rFonts w:ascii="Times New Roman" w:hAnsi="Times New Roman" w:cs="Times New Roman"/>
          <w:lang w:val="en-CA"/>
        </w:rPr>
        <w:t>07</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w:t>
      </w:r>
      <w:r w:rsidR="007E4686">
        <w:rPr>
          <w:rFonts w:ascii="Times New Roman" w:hAnsi="Times New Roman" w:cs="Times New Roman"/>
          <w:lang w:val="en-CA"/>
        </w:rPr>
        <w:t xml:space="preserve">diversity </w:t>
      </w:r>
      <w:r w:rsidR="00677126">
        <w:rPr>
          <w:rFonts w:ascii="Times New Roman" w:hAnsi="Times New Roman" w:cs="Times New Roman"/>
          <w:lang w:val="en-CA"/>
        </w:rPr>
        <w:t>index unit</w:t>
      </w:r>
      <w:r w:rsidR="00C673A5" w:rsidRPr="005F1E8D">
        <w:rPr>
          <w:rFonts w:ascii="Times New Roman" w:hAnsi="Times New Roman" w:cs="Times New Roman"/>
          <w:lang w:val="en-CA"/>
        </w:rPr>
        <w:t xml:space="preserve">, p </w:t>
      </w:r>
      <w:r w:rsidR="00D07BC0">
        <w:rPr>
          <w:rFonts w:ascii="Times New Roman" w:hAnsi="Times New Roman" w:cs="Times New Roman"/>
          <w:lang w:val="en-CA"/>
        </w:rPr>
        <w:t>= 0.09</w:t>
      </w:r>
      <w:proofErr w:type="gramStart"/>
      <w:r w:rsidR="00C673A5" w:rsidRPr="005F1E8D">
        <w:rPr>
          <w:rFonts w:ascii="Times New Roman" w:hAnsi="Times New Roman" w:cs="Times New Roman"/>
          <w:lang w:val="en-CA"/>
        </w:rPr>
        <w:t>)</w:t>
      </w:r>
      <w:r w:rsidR="00D07BC0">
        <w:rPr>
          <w:rFonts w:ascii="Times New Roman" w:hAnsi="Times New Roman" w:cs="Times New Roman"/>
          <w:lang w:val="en-CA"/>
        </w:rPr>
        <w:t>.</w:t>
      </w:r>
      <w:r w:rsidR="00C673A5" w:rsidRPr="005F1E8D">
        <w:rPr>
          <w:rFonts w:ascii="Times New Roman" w:hAnsi="Times New Roman" w:cs="Times New Roman"/>
          <w:lang w:val="en-CA"/>
        </w:rPr>
        <w:t>We</w:t>
      </w:r>
      <w:proofErr w:type="gramEnd"/>
      <w:r w:rsidR="00C673A5" w:rsidRPr="005F1E8D">
        <w:rPr>
          <w:rFonts w:ascii="Times New Roman" w:hAnsi="Times New Roman" w:cs="Times New Roman"/>
          <w:lang w:val="en-CA"/>
        </w:rPr>
        <w:t xml:space="preserve"> found evidence of a positive interaction between kelp forest biomass and tide exchange,</w:t>
      </w:r>
      <w:r w:rsidR="00682CDC" w:rsidRPr="005F1E8D">
        <w:rPr>
          <w:rFonts w:ascii="Times New Roman" w:hAnsi="Times New Roman" w:cs="Times New Roman"/>
          <w:lang w:val="en-CA"/>
        </w:rPr>
        <w:t xml:space="preserve"> whereby</w:t>
      </w:r>
      <w:r w:rsidR="00677126">
        <w:rPr>
          <w:rFonts w:ascii="Times New Roman" w:hAnsi="Times New Roman" w:cs="Times New Roman"/>
          <w:lang w:val="en-CA"/>
        </w:rPr>
        <w:t xml:space="preserve"> the positive effect of kelp biomass on</w:t>
      </w:r>
      <w:r w:rsidR="00682CDC" w:rsidRPr="005F1E8D">
        <w:rPr>
          <w:rFonts w:ascii="Times New Roman" w:hAnsi="Times New Roman" w:cs="Times New Roman"/>
          <w:lang w:val="en-CA"/>
        </w:rPr>
        <w:t xml:space="preserve"> </w:t>
      </w:r>
      <w:r w:rsidR="0025202D" w:rsidRPr="005F1E8D">
        <w:rPr>
          <w:rFonts w:ascii="Times New Roman" w:hAnsi="Times New Roman" w:cs="Times New Roman"/>
          <w:lang w:val="en-CA"/>
        </w:rPr>
        <w:t>∆ NH</w:t>
      </w:r>
      <w:r w:rsidR="0025202D" w:rsidRPr="005F1E8D">
        <w:rPr>
          <w:rFonts w:ascii="Cambria Math" w:hAnsi="Cambria Math" w:cs="Cambria Math"/>
          <w:lang w:val="en-CA"/>
        </w:rPr>
        <w:t>₄⁺</w:t>
      </w:r>
      <w:r w:rsidR="0025202D" w:rsidRPr="005F1E8D">
        <w:rPr>
          <w:rFonts w:ascii="Times New Roman" w:hAnsi="Times New Roman" w:cs="Times New Roman"/>
          <w:lang w:val="en-CA"/>
        </w:rPr>
        <w:t xml:space="preserve"> </w:t>
      </w:r>
      <w:r w:rsidR="0025202D">
        <w:rPr>
          <w:rFonts w:ascii="Times New Roman" w:hAnsi="Times New Roman" w:cs="Times New Roman"/>
          <w:lang w:val="en-CA"/>
        </w:rPr>
        <w:t xml:space="preserve">increased </w:t>
      </w:r>
      <w:r w:rsidR="00677126">
        <w:rPr>
          <w:rFonts w:ascii="Times New Roman" w:hAnsi="Times New Roman" w:cs="Times New Roman"/>
          <w:lang w:val="en-CA"/>
        </w:rPr>
        <w:t>with</w:t>
      </w:r>
      <w:r w:rsidR="0025202D">
        <w:rPr>
          <w:rFonts w:ascii="Times New Roman" w:hAnsi="Times New Roman" w:cs="Times New Roman"/>
          <w:lang w:val="en-CA"/>
        </w:rPr>
        <w:t xml:space="preserve"> tide exchange</w:t>
      </w:r>
      <w:r w:rsidR="00677126">
        <w:rPr>
          <w:rFonts w:ascii="Times New Roman" w:hAnsi="Times New Roman" w:cs="Times New Roman"/>
          <w:lang w:val="en-CA"/>
        </w:rPr>
        <w:t xml:space="preserve"> </w:t>
      </w:r>
      <w:r w:rsidR="00677126" w:rsidRPr="005F1E8D">
        <w:rPr>
          <w:rFonts w:ascii="Times New Roman" w:hAnsi="Times New Roman" w:cs="Times New Roman"/>
          <w:lang w:val="en-CA"/>
        </w:rPr>
        <w:t>(</w:t>
      </w:r>
      <w:r w:rsidR="003859F6">
        <w:rPr>
          <w:rFonts w:ascii="Times New Roman" w:hAnsi="Times New Roman" w:cs="Times New Roman"/>
          <w:lang w:val="en-CA"/>
        </w:rPr>
        <w:t>2</w:t>
      </w:r>
      <w:r w:rsidR="00677126">
        <w:rPr>
          <w:rFonts w:ascii="Times New Roman" w:hAnsi="Times New Roman" w:cs="Times New Roman"/>
          <w:lang w:val="en-CA"/>
        </w:rPr>
        <w:t>.</w:t>
      </w:r>
      <w:r w:rsidR="003859F6">
        <w:rPr>
          <w:rFonts w:ascii="Times New Roman" w:hAnsi="Times New Roman" w:cs="Times New Roman"/>
          <w:lang w:val="en-CA"/>
        </w:rPr>
        <w:t>6</w:t>
      </w:r>
      <w:r w:rsidR="00D07BC0">
        <w:rPr>
          <w:rFonts w:ascii="Times New Roman" w:hAnsi="Times New Roman" w:cs="Times New Roman"/>
          <w:lang w:val="en-CA"/>
        </w:rPr>
        <w:t>5</w:t>
      </w:r>
      <w:r w:rsidR="00677126" w:rsidRPr="005F1E8D">
        <w:rPr>
          <w:rFonts w:ascii="Times New Roman" w:hAnsi="Times New Roman" w:cs="Times New Roman"/>
          <w:lang w:val="en-CA"/>
        </w:rPr>
        <w:t xml:space="preserve"> ± 0.</w:t>
      </w:r>
      <w:r w:rsidR="00D07BC0">
        <w:rPr>
          <w:rFonts w:ascii="Times New Roman" w:hAnsi="Times New Roman" w:cs="Times New Roman"/>
          <w:lang w:val="en-CA"/>
        </w:rPr>
        <w:t>71</w:t>
      </w:r>
      <w:r w:rsidR="00677126">
        <w:rPr>
          <w:rFonts w:ascii="Times New Roman" w:hAnsi="Times New Roman" w:cs="Times New Roman"/>
          <w:lang w:val="en-CA"/>
        </w:rPr>
        <w:t xml:space="preserve"> </w:t>
      </w:r>
      <w:commentRangeStart w:id="75"/>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/kg/m</w:t>
      </w:r>
      <w:commentRangeEnd w:id="75"/>
      <w:r w:rsidR="007E4686">
        <w:rPr>
          <w:rStyle w:val="CommentReference"/>
        </w:rPr>
        <w:commentReference w:id="75"/>
      </w:r>
      <w:r w:rsidR="00677126" w:rsidRPr="005F1E8D">
        <w:rPr>
          <w:rFonts w:ascii="Times New Roman" w:hAnsi="Times New Roman" w:cs="Times New Roman"/>
          <w:lang w:val="en-CA"/>
        </w:rPr>
        <w:t xml:space="preserve">, p </w:t>
      </w:r>
      <w:r w:rsidR="003859F6">
        <w:rPr>
          <w:rFonts w:ascii="Times New Roman" w:hAnsi="Times New Roman" w:cs="Times New Roman"/>
          <w:lang w:val="en-CA"/>
        </w:rPr>
        <w:t>&lt;</w:t>
      </w:r>
      <w:r w:rsidR="00677126" w:rsidRPr="005F1E8D">
        <w:rPr>
          <w:rFonts w:ascii="Times New Roman" w:hAnsi="Times New Roman" w:cs="Times New Roman"/>
          <w:lang w:val="en-CA"/>
        </w:rPr>
        <w:t xml:space="preserve"> 0.00</w:t>
      </w:r>
      <w:r w:rsidR="003859F6">
        <w:rPr>
          <w:rFonts w:ascii="Times New Roman" w:hAnsi="Times New Roman" w:cs="Times New Roman"/>
          <w:lang w:val="en-CA"/>
        </w:rPr>
        <w:t>1</w:t>
      </w:r>
      <w:r w:rsidR="00677126" w:rsidRPr="005F1E8D">
        <w:rPr>
          <w:rFonts w:ascii="Times New Roman" w:hAnsi="Times New Roman" w:cs="Times New Roman"/>
          <w:lang w:val="en-CA"/>
        </w:rPr>
        <w:t xml:space="preserve">, </w:t>
      </w:r>
      <w:r w:rsidR="00677126" w:rsidRPr="005F1E8D">
        <w:rPr>
          <w:rFonts w:ascii="Times New Roman" w:hAnsi="Times New Roman" w:cs="Times New Roman"/>
          <w:highlight w:val="green"/>
          <w:lang w:val="en-CA"/>
        </w:rPr>
        <w:t>Fig. 4b</w:t>
      </w:r>
      <w:r w:rsidR="00677126" w:rsidRPr="005F1E8D">
        <w:rPr>
          <w:rFonts w:ascii="Times New Roman" w:hAnsi="Times New Roman" w:cs="Times New Roman"/>
          <w:lang w:val="en-CA"/>
        </w:rPr>
        <w:t>)</w:t>
      </w:r>
      <w:r w:rsidR="0025202D">
        <w:rPr>
          <w:rFonts w:ascii="Times New Roman" w:hAnsi="Times New Roman" w:cs="Times New Roman"/>
          <w:lang w:val="en-CA"/>
        </w:rPr>
        <w:t xml:space="preserve">. </w:t>
      </w:r>
      <w:r w:rsidR="00222A9E">
        <w:rPr>
          <w:rFonts w:ascii="Times New Roman" w:hAnsi="Times New Roman" w:cs="Times New Roman"/>
          <w:lang w:val="en-CA"/>
        </w:rPr>
        <w:t>We also found a negative interaction between kelp biomass and animal biomass (- 0.</w:t>
      </w:r>
      <w:r w:rsidR="00D07BC0">
        <w:rPr>
          <w:rFonts w:ascii="Times New Roman" w:hAnsi="Times New Roman" w:cs="Times New Roman"/>
          <w:lang w:val="en-CA"/>
        </w:rPr>
        <w:t>83</w:t>
      </w:r>
      <w:r w:rsidR="00222A9E">
        <w:rPr>
          <w:rFonts w:ascii="Times New Roman" w:hAnsi="Times New Roman" w:cs="Times New Roman"/>
          <w:lang w:val="en-CA"/>
        </w:rPr>
        <w:t xml:space="preserve"> ± 0.</w:t>
      </w:r>
      <w:r w:rsidR="00D07BC0">
        <w:rPr>
          <w:rFonts w:ascii="Times New Roman" w:hAnsi="Times New Roman" w:cs="Times New Roman"/>
          <w:lang w:val="en-CA"/>
        </w:rPr>
        <w:t>30</w:t>
      </w:r>
      <w:r w:rsidR="00222A9E">
        <w:rPr>
          <w:rFonts w:ascii="Times New Roman" w:hAnsi="Times New Roman" w:cs="Times New Roman"/>
          <w:lang w:val="en-CA"/>
        </w:rPr>
        <w:t>, p = 0.0</w:t>
      </w:r>
      <w:r w:rsidR="00D07BC0">
        <w:rPr>
          <w:rFonts w:ascii="Times New Roman" w:hAnsi="Times New Roman" w:cs="Times New Roman"/>
          <w:lang w:val="en-CA"/>
        </w:rPr>
        <w:t>06</w:t>
      </w:r>
      <w:r w:rsidR="00222A9E">
        <w:rPr>
          <w:rFonts w:ascii="Times New Roman" w:hAnsi="Times New Roman" w:cs="Times New Roman"/>
          <w:lang w:val="en-CA"/>
        </w:rPr>
        <w:t xml:space="preserve">), </w:t>
      </w:r>
      <w:r w:rsidR="00D07BC0">
        <w:rPr>
          <w:rFonts w:ascii="Times New Roman" w:hAnsi="Times New Roman" w:cs="Times New Roman"/>
          <w:lang w:val="en-CA"/>
        </w:rPr>
        <w:t>and a negative</w:t>
      </w:r>
      <w:r w:rsidR="00C673A5" w:rsidRPr="005F1E8D">
        <w:rPr>
          <w:rFonts w:ascii="Times New Roman" w:hAnsi="Times New Roman" w:cs="Times New Roman"/>
          <w:lang w:val="en-CA"/>
        </w:rPr>
        <w:t xml:space="preserve"> interaction</w:t>
      </w:r>
      <w:r w:rsidR="00222A9E">
        <w:rPr>
          <w:rFonts w:ascii="Times New Roman" w:hAnsi="Times New Roman" w:cs="Times New Roman"/>
          <w:lang w:val="en-CA"/>
        </w:rPr>
        <w:t xml:space="preserve"> between </w:t>
      </w:r>
      <w:r w:rsidR="00C673A5" w:rsidRPr="005F1E8D">
        <w:rPr>
          <w:rFonts w:ascii="Times New Roman" w:hAnsi="Times New Roman" w:cs="Times New Roman"/>
          <w:lang w:val="en-CA"/>
        </w:rPr>
        <w:t>tide</w:t>
      </w:r>
      <w:r w:rsidR="00222A9E">
        <w:rPr>
          <w:rFonts w:ascii="Times New Roman" w:hAnsi="Times New Roman" w:cs="Times New Roman"/>
          <w:lang w:val="en-CA"/>
        </w:rPr>
        <w:t xml:space="preserve"> exchange and </w:t>
      </w:r>
      <w:r w:rsidR="00C673A5" w:rsidRPr="005F1E8D">
        <w:rPr>
          <w:rFonts w:ascii="Times New Roman" w:hAnsi="Times New Roman" w:cs="Times New Roman"/>
          <w:lang w:val="en-CA"/>
        </w:rPr>
        <w:t>animal biomass</w:t>
      </w:r>
      <w:r w:rsidR="00222A9E">
        <w:rPr>
          <w:rFonts w:ascii="Times New Roman" w:hAnsi="Times New Roman" w:cs="Times New Roman"/>
          <w:lang w:val="en-CA"/>
        </w:rPr>
        <w:t xml:space="preserve"> </w:t>
      </w:r>
      <w:r w:rsidR="00C673A5" w:rsidRPr="005F1E8D">
        <w:rPr>
          <w:rFonts w:ascii="Times New Roman" w:hAnsi="Times New Roman" w:cs="Times New Roman"/>
          <w:lang w:val="en-CA"/>
        </w:rPr>
        <w:t>(</w:t>
      </w:r>
      <w:r w:rsidR="00D07BC0">
        <w:rPr>
          <w:rFonts w:ascii="Times New Roman" w:hAnsi="Times New Roman" w:cs="Times New Roman"/>
          <w:lang w:val="en-CA"/>
        </w:rPr>
        <w:t xml:space="preserve">- 4.23 ± 1.45. </w:t>
      </w:r>
      <w:r w:rsidR="00C673A5" w:rsidRPr="005F1E8D">
        <w:rPr>
          <w:rFonts w:ascii="Times New Roman" w:hAnsi="Times New Roman" w:cs="Times New Roman"/>
          <w:lang w:val="en-CA"/>
        </w:rPr>
        <w:t xml:space="preserve">p </w:t>
      </w:r>
      <w:r w:rsidR="00222A9E">
        <w:rPr>
          <w:rFonts w:ascii="Times New Roman" w:hAnsi="Times New Roman" w:cs="Times New Roman"/>
          <w:lang w:val="en-CA"/>
        </w:rPr>
        <w:t>= 0.</w:t>
      </w:r>
      <w:r w:rsidR="00D07BC0">
        <w:rPr>
          <w:rFonts w:ascii="Times New Roman" w:hAnsi="Times New Roman" w:cs="Times New Roman"/>
          <w:lang w:val="en-CA"/>
        </w:rPr>
        <w:t>004</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p>
    <w:p w14:paraId="44F1B154" w14:textId="77777777" w:rsidR="00700CA8" w:rsidRPr="005F1E8D" w:rsidRDefault="00700CA8" w:rsidP="00EB3BC7">
      <w:pPr>
        <w:spacing w:line="480" w:lineRule="auto"/>
        <w:rPr>
          <w:rFonts w:ascii="Times New Roman" w:hAnsi="Times New Roman" w:cs="Times New Roman"/>
          <w:lang w:val="en-CA"/>
        </w:rPr>
      </w:pPr>
    </w:p>
    <w:p w14:paraId="47948D9B" w14:textId="5799936C" w:rsidR="0069194B" w:rsidRPr="005F1E8D" w:rsidRDefault="0069194B"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w:t>
      </w:r>
      <w:r w:rsidR="00C146F7" w:rsidRPr="005F1E8D">
        <w:rPr>
          <w:rFonts w:ascii="Times New Roman" w:hAnsi="Times New Roman" w:cs="Times New Roman"/>
          <w:lang w:val="en-CA"/>
        </w:rPr>
        <w:t xml:space="preserve">mixed evidence for </w:t>
      </w:r>
      <w:r w:rsidR="006F3E6B" w:rsidRPr="005F1E8D">
        <w:rPr>
          <w:rFonts w:ascii="Times New Roman" w:hAnsi="Times New Roman" w:cs="Times New Roman"/>
          <w:lang w:val="en-CA"/>
        </w:rPr>
        <w:t xml:space="preserve">variability </w:t>
      </w:r>
      <w:r w:rsidR="00682CDC" w:rsidRPr="005F1E8D">
        <w:rPr>
          <w:rFonts w:ascii="Times New Roman" w:hAnsi="Times New Roman" w:cs="Times New Roman"/>
          <w:lang w:val="en-CA"/>
        </w:rPr>
        <w:t>at very small scales</w:t>
      </w:r>
      <w:r w:rsidR="00C146F7" w:rsidRPr="005F1E8D">
        <w:rPr>
          <w:rFonts w:ascii="Times New Roman" w:hAnsi="Times New Roman" w:cs="Times New Roman"/>
          <w:lang w:val="en-CA"/>
        </w:rPr>
        <w:t xml:space="preserve">. For sea cucumbers, we found </w:t>
      </w:r>
      <w:r w:rsidRPr="005F1E8D">
        <w:rPr>
          <w:rFonts w:ascii="Times New Roman" w:hAnsi="Times New Roman" w:cs="Times New Roman"/>
          <w:lang w:val="en-CA"/>
        </w:rPr>
        <w:t>no effect of sea cucumber density on cage 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B1705D">
        <w:rPr>
          <w:rFonts w:ascii="Times New Roman" w:hAnsi="Times New Roman" w:cs="Times New Roman"/>
          <w:lang w:val="en-CA"/>
        </w:rPr>
        <w:t xml:space="preserve">, which was 0.92 ± 0.04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 xml:space="preserve"> across all cages </w:t>
      </w:r>
      <w:r w:rsidR="00B1705D" w:rsidRPr="005F1E8D">
        <w:rPr>
          <w:rFonts w:ascii="Times New Roman" w:hAnsi="Times New Roman" w:cs="Times New Roman"/>
          <w:lang w:val="en-CA"/>
        </w:rPr>
        <w:t>(</w:t>
      </w:r>
      <w:r w:rsidR="00C826A7">
        <w:rPr>
          <w:rFonts w:ascii="Times New Roman" w:hAnsi="Times New Roman" w:cs="Times New Roman"/>
          <w:lang w:val="en-CA"/>
        </w:rPr>
        <w:t xml:space="preserve">LM, </w:t>
      </w:r>
      <w:r w:rsidR="00B1705D" w:rsidRPr="005F1E8D">
        <w:rPr>
          <w:rFonts w:ascii="Times New Roman" w:hAnsi="Times New Roman" w:cs="Times New Roman"/>
          <w:lang w:val="en-CA"/>
        </w:rPr>
        <w:t xml:space="preserve">p &gt; 0.75 for both treatments, </w:t>
      </w:r>
      <w:r w:rsidR="00B1705D" w:rsidRPr="005F1E8D">
        <w:rPr>
          <w:rFonts w:ascii="Times New Roman" w:hAnsi="Times New Roman" w:cs="Times New Roman"/>
          <w:highlight w:val="green"/>
          <w:lang w:val="en-CA"/>
        </w:rPr>
        <w:t>Fig. 5a</w:t>
      </w:r>
      <w:r w:rsidR="00B1705D" w:rsidRPr="005F1E8D">
        <w:rPr>
          <w:rFonts w:ascii="Times New Roman" w:hAnsi="Times New Roman" w:cs="Times New Roman"/>
          <w:lang w:val="en-CA"/>
        </w:rPr>
        <w:t>)</w:t>
      </w:r>
      <w:r w:rsidRPr="005F1E8D">
        <w:rPr>
          <w:rFonts w:ascii="Times New Roman" w:hAnsi="Times New Roman" w:cs="Times New Roman"/>
          <w:lang w:val="en-CA"/>
        </w:rPr>
        <w:t>. However, we did find a positive effect of cage depth</w:t>
      </w:r>
      <w:r w:rsidR="00B317B9">
        <w:rPr>
          <w:rFonts w:ascii="Times New Roman" w:hAnsi="Times New Roman" w:cs="Times New Roman"/>
          <w:lang w:val="en-CA"/>
        </w:rPr>
        <w:t>, whereby NH</w:t>
      </w:r>
      <w:r w:rsidR="00B317B9">
        <w:rPr>
          <w:rFonts w:ascii="Cambria Math" w:hAnsi="Cambria Math" w:cs="Cambria Math"/>
          <w:lang w:val="en-CA"/>
        </w:rPr>
        <w:t>₄⁺</w:t>
      </w:r>
      <w:r w:rsidR="00B317B9">
        <w:rPr>
          <w:rFonts w:ascii="Times New Roman" w:hAnsi="Times New Roman" w:cs="Times New Roman"/>
          <w:lang w:val="en-CA"/>
        </w:rPr>
        <w:t xml:space="preserve"> increased </w:t>
      </w:r>
      <w:r w:rsidR="00B1705D">
        <w:rPr>
          <w:rFonts w:ascii="Times New Roman" w:hAnsi="Times New Roman" w:cs="Times New Roman"/>
          <w:lang w:val="en-CA"/>
        </w:rPr>
        <w:t xml:space="preserve">0.38 ± 0.05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/m</w:t>
      </w:r>
      <w:r w:rsidRPr="005F1E8D">
        <w:rPr>
          <w:rFonts w:ascii="Times New Roman" w:hAnsi="Times New Roman" w:cs="Times New Roman"/>
          <w:lang w:val="en-CA"/>
        </w:rPr>
        <w:t xml:space="preserve"> (p &lt; 0.001). For red rock crabs, </w:t>
      </w:r>
      <w:r w:rsidR="00BF7831">
        <w:rPr>
          <w:rFonts w:ascii="Times New Roman" w:hAnsi="Times New Roman" w:cs="Times New Roman"/>
          <w:lang w:val="en-CA"/>
        </w:rPr>
        <w:t xml:space="preserve">both </w:t>
      </w:r>
      <w:r w:rsidRPr="005F1E8D">
        <w:rPr>
          <w:rFonts w:ascii="Times New Roman" w:hAnsi="Times New Roman" w:cs="Times New Roman"/>
          <w:lang w:val="en-CA"/>
        </w:rPr>
        <w:t xml:space="preserve">medium and large crabs significantly increased the </w:t>
      </w:r>
      <w:r w:rsidR="00682CDC" w:rsidRPr="005F1E8D">
        <w:rPr>
          <w:rFonts w:ascii="Times New Roman" w:hAnsi="Times New Roman" w:cs="Times New Roman"/>
          <w:lang w:val="en-CA"/>
        </w:rPr>
        <w:t xml:space="preserve">cage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 relative to control cages</w:t>
      </w:r>
      <w:r w:rsidR="00B1705D">
        <w:rPr>
          <w:rFonts w:ascii="Times New Roman" w:hAnsi="Times New Roman" w:cs="Times New Roman"/>
          <w:lang w:val="en-CA"/>
        </w:rPr>
        <w:t xml:space="preserve"> by 804 % and 1266 % respectively (GLMM, </w:t>
      </w:r>
      <w:r w:rsidR="00AE4869" w:rsidRPr="005F1E8D">
        <w:rPr>
          <w:rFonts w:ascii="Times New Roman" w:hAnsi="Times New Roman" w:cs="Times New Roman"/>
          <w:lang w:val="en-CA"/>
        </w:rPr>
        <w:t>p &lt; 0.001</w:t>
      </w:r>
      <w:r w:rsidR="00AE4869">
        <w:rPr>
          <w:rFonts w:ascii="Times New Roman" w:hAnsi="Times New Roman" w:cs="Times New Roman"/>
          <w:lang w:val="en-CA"/>
        </w:rPr>
        <w:t xml:space="preserve"> for all</w:t>
      </w:r>
      <w:r w:rsidR="00AE4869" w:rsidRPr="005F1E8D">
        <w:rPr>
          <w:rFonts w:ascii="Times New Roman" w:hAnsi="Times New Roman" w:cs="Times New Roman"/>
          <w:lang w:val="en-CA"/>
        </w:rPr>
        <w:t xml:space="preserve">, </w:t>
      </w:r>
      <w:r w:rsidR="00AE4869" w:rsidRPr="005F1E8D">
        <w:rPr>
          <w:rFonts w:ascii="Times New Roman" w:hAnsi="Times New Roman" w:cs="Times New Roman"/>
          <w:highlight w:val="green"/>
          <w:lang w:val="en-CA"/>
        </w:rPr>
        <w:t>Fig. 5b</w:t>
      </w:r>
      <w:r w:rsidR="00AE4869" w:rsidRPr="005F1E8D">
        <w:rPr>
          <w:rFonts w:ascii="Times New Roman" w:hAnsi="Times New Roman" w:cs="Times New Roman"/>
          <w:lang w:val="en-CA"/>
        </w:rPr>
        <w:t>).</w:t>
      </w:r>
      <w:r w:rsidR="00AE4869">
        <w:rPr>
          <w:rFonts w:ascii="Times New Roman" w:hAnsi="Times New Roman" w:cs="Times New Roman"/>
          <w:lang w:val="en-CA"/>
        </w:rPr>
        <w:t xml:space="preserve"> </w:t>
      </w:r>
    </w:p>
    <w:p w14:paraId="36E20D87" w14:textId="77777777" w:rsidR="00C05A5A" w:rsidRDefault="00C05A5A" w:rsidP="00EB3BC7">
      <w:pPr>
        <w:spacing w:line="480" w:lineRule="auto"/>
        <w:rPr>
          <w:rFonts w:ascii="Times New Roman" w:hAnsi="Times New Roman" w:cs="Times New Roman"/>
          <w:lang w:val="en-CA"/>
        </w:rPr>
      </w:pPr>
    </w:p>
    <w:p w14:paraId="442B19BD" w14:textId="0B30F297" w:rsidR="00D37004" w:rsidRPr="006C6F43" w:rsidRDefault="00034975">
      <w:pPr>
        <w:rPr>
          <w:rFonts w:ascii="Times New Roman" w:hAnsi="Times New Roman" w:cs="Times New Roman"/>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6E58BAC1" w14:textId="131A71A5" w:rsidR="006C6F43" w:rsidRDefault="00512CBD">
      <w:pPr>
        <w:rPr>
          <w:rFonts w:ascii="Times New Roman" w:hAnsi="Times New Roman" w:cs="Times New Roman"/>
          <w:lang w:val="en-CA"/>
        </w:rPr>
      </w:pPr>
      <w:r>
        <w:rPr>
          <w:rFonts w:ascii="Times New Roman" w:hAnsi="Times New Roman" w:cs="Times New Roman"/>
          <w:b/>
          <w:noProof/>
          <w:lang w:val="en-CA"/>
        </w:rPr>
        <w:drawing>
          <wp:inline distT="0" distB="0" distL="0" distR="0" wp14:anchorId="47469F57" wp14:editId="710A58EA">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all_nh4_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22296">
        <w:rPr>
          <w:rFonts w:ascii="Times New Roman" w:hAnsi="Times New Roman" w:cs="Times New Roman"/>
          <w:b/>
          <w:lang w:val="en-CA"/>
        </w:rPr>
        <w:t xml:space="preserve">Figure </w:t>
      </w:r>
      <w:r w:rsidR="006C6F43">
        <w:rPr>
          <w:rFonts w:ascii="Times New Roman" w:hAnsi="Times New Roman" w:cs="Times New Roman"/>
          <w:b/>
          <w:lang w:val="en-CA"/>
        </w:rPr>
        <w:t>1</w:t>
      </w:r>
      <w:r w:rsidR="00622296">
        <w:rPr>
          <w:rFonts w:ascii="Times New Roman" w:hAnsi="Times New Roman" w:cs="Times New Roman"/>
          <w:b/>
          <w:lang w:val="en-CA"/>
        </w:rPr>
        <w:t xml:space="preserve">. </w:t>
      </w:r>
      <w:r w:rsidR="00AD62DF">
        <w:rPr>
          <w:rFonts w:ascii="Times New Roman" w:hAnsi="Times New Roman" w:cs="Times New Roman"/>
          <w:lang w:val="en-CA"/>
        </w:rPr>
        <w:t xml:space="preserve">Rocky reefs </w:t>
      </w:r>
      <w:r w:rsidR="00006B3F">
        <w:rPr>
          <w:rFonts w:ascii="Times New Roman" w:hAnsi="Times New Roman" w:cs="Times New Roman"/>
          <w:lang w:val="en-CA"/>
        </w:rPr>
        <w:t xml:space="preserve">(circles) </w:t>
      </w:r>
      <w:r w:rsidR="00AD62DF">
        <w:rPr>
          <w:rFonts w:ascii="Times New Roman" w:hAnsi="Times New Roman" w:cs="Times New Roman"/>
          <w:lang w:val="en-CA"/>
        </w:rPr>
        <w:t xml:space="preserve">surveyed </w:t>
      </w:r>
      <w:r w:rsidR="00006B3F">
        <w:rPr>
          <w:rFonts w:ascii="Times New Roman" w:hAnsi="Times New Roman" w:cs="Times New Roman"/>
          <w:lang w:val="en-CA"/>
        </w:rPr>
        <w:t>for among-site</w:t>
      </w:r>
      <w:r w:rsidR="00C826A7">
        <w:rPr>
          <w:rFonts w:ascii="Times New Roman" w:hAnsi="Times New Roman" w:cs="Times New Roman"/>
          <w:lang w:val="en-CA"/>
        </w:rPr>
        <w:t>,</w:t>
      </w:r>
      <w:r w:rsidR="00006B3F">
        <w:rPr>
          <w:rFonts w:ascii="Times New Roman" w:hAnsi="Times New Roman" w:cs="Times New Roman"/>
          <w:lang w:val="en-CA"/>
        </w:rPr>
        <w:t xml:space="preserve"> </w:t>
      </w:r>
      <w:proofErr w:type="spellStart"/>
      <w:r w:rsidR="00006B3F">
        <w:rPr>
          <w:rFonts w:ascii="Times New Roman" w:hAnsi="Times New Roman" w:cs="Times New Roman"/>
          <w:lang w:val="en-CA"/>
        </w:rPr>
        <w:t>meso</w:t>
      </w:r>
      <w:proofErr w:type="spellEnd"/>
      <w:r w:rsidR="00AD62DF">
        <w:rPr>
          <w:rFonts w:ascii="Times New Roman" w:hAnsi="Times New Roman" w:cs="Times New Roman"/>
          <w:lang w:val="en-CA"/>
        </w:rPr>
        <w:t>-</w:t>
      </w:r>
      <w:r w:rsidR="00006B3F">
        <w:rPr>
          <w:rFonts w:ascii="Times New Roman" w:hAnsi="Times New Roman" w:cs="Times New Roman"/>
          <w:lang w:val="en-CA"/>
        </w:rPr>
        <w:t xml:space="preserve">scale </w:t>
      </w:r>
      <w:r w:rsidR="00AD62DF">
        <w:rPr>
          <w:rFonts w:ascii="Times New Roman" w:hAnsi="Times New Roman" w:cs="Times New Roman"/>
          <w:lang w:val="en-CA"/>
        </w:rPr>
        <w:t xml:space="preserve">ammonium </w:t>
      </w:r>
      <w:r w:rsidR="00006B3F">
        <w:rPr>
          <w:rFonts w:ascii="Times New Roman" w:hAnsi="Times New Roman" w:cs="Times New Roman"/>
          <w:lang w:val="en-CA"/>
        </w:rPr>
        <w:t>variation</w:t>
      </w:r>
      <w:r w:rsidR="00AD62DF">
        <w:rPr>
          <w:rFonts w:ascii="Times New Roman" w:hAnsi="Times New Roman" w:cs="Times New Roman"/>
          <w:lang w:val="en-CA"/>
        </w:rPr>
        <w:t>, and kelp forests surveyed (triangles) for within-site</w:t>
      </w:r>
      <w:r w:rsidR="00C826A7">
        <w:rPr>
          <w:rFonts w:ascii="Times New Roman" w:hAnsi="Times New Roman" w:cs="Times New Roman"/>
          <w:lang w:val="en-CA"/>
        </w:rPr>
        <w:t>,</w:t>
      </w:r>
      <w:r w:rsidR="00AD62DF">
        <w:rPr>
          <w:rFonts w:ascii="Times New Roman" w:hAnsi="Times New Roman" w:cs="Times New Roman"/>
          <w:lang w:val="en-CA"/>
        </w:rPr>
        <w:t xml:space="preserve"> small-scale ammonium variation</w:t>
      </w:r>
      <w:r w:rsidR="00C826A7">
        <w:rPr>
          <w:rFonts w:ascii="Times New Roman" w:hAnsi="Times New Roman" w:cs="Times New Roman"/>
          <w:lang w:val="en-CA"/>
        </w:rPr>
        <w:t xml:space="preserve"> in Barkley Sound, BC</w:t>
      </w:r>
      <w:r w:rsidR="00AD62DF">
        <w:rPr>
          <w:rFonts w:ascii="Times New Roman" w:hAnsi="Times New Roman" w:cs="Times New Roman"/>
          <w:lang w:val="en-CA"/>
        </w:rPr>
        <w:t xml:space="preserve">. </w:t>
      </w:r>
      <w:r w:rsidR="005F39D0">
        <w:rPr>
          <w:rFonts w:ascii="Times New Roman" w:hAnsi="Times New Roman" w:cs="Times New Roman"/>
          <w:lang w:val="en-CA"/>
        </w:rPr>
        <w:t>Site</w:t>
      </w:r>
      <w:r w:rsidR="00AD62DF">
        <w:rPr>
          <w:rFonts w:ascii="Times New Roman" w:hAnsi="Times New Roman" w:cs="Times New Roman"/>
          <w:lang w:val="en-CA"/>
        </w:rPr>
        <w:t xml:space="preserve"> colour indicates mean ammonium concentration found at each site</w:t>
      </w:r>
      <w:r w:rsidR="00930939">
        <w:rPr>
          <w:rFonts w:ascii="Times New Roman" w:hAnsi="Times New Roman" w:cs="Times New Roman"/>
          <w:lang w:val="en-CA"/>
        </w:rPr>
        <w:t>,</w:t>
      </w:r>
      <w:r w:rsidR="00C826A7">
        <w:rPr>
          <w:rFonts w:ascii="Times New Roman" w:hAnsi="Times New Roman" w:cs="Times New Roman"/>
          <w:lang w:val="en-CA"/>
        </w:rPr>
        <w:t xml:space="preserve"> with darker points having higher concentration</w:t>
      </w:r>
      <w:r w:rsidR="005F39D0">
        <w:rPr>
          <w:rFonts w:ascii="Times New Roman" w:hAnsi="Times New Roman" w:cs="Times New Roman"/>
          <w:lang w:val="en-CA"/>
        </w:rPr>
        <w:t>s</w:t>
      </w:r>
      <w:r w:rsidR="00C826A7">
        <w:rPr>
          <w:rFonts w:ascii="Times New Roman" w:hAnsi="Times New Roman" w:cs="Times New Roman"/>
          <w:lang w:val="en-CA"/>
        </w:rPr>
        <w:t xml:space="preserve"> of ammonium.</w:t>
      </w:r>
    </w:p>
    <w:p w14:paraId="1AAE79E6" w14:textId="77777777" w:rsidR="006C6F43" w:rsidRDefault="006C6F43">
      <w:pPr>
        <w:rPr>
          <w:rFonts w:ascii="Times New Roman" w:hAnsi="Times New Roman" w:cs="Times New Roman"/>
          <w:b/>
          <w:lang w:val="en-CA"/>
        </w:rPr>
      </w:pPr>
    </w:p>
    <w:p w14:paraId="0EDFD16B" w14:textId="77777777" w:rsidR="00C826A7" w:rsidRDefault="00C826A7">
      <w:pPr>
        <w:rPr>
          <w:rFonts w:ascii="Times New Roman" w:hAnsi="Times New Roman" w:cs="Times New Roman"/>
          <w:b/>
          <w:lang w:val="en-CA"/>
        </w:rPr>
      </w:pPr>
      <w:r>
        <w:rPr>
          <w:rFonts w:ascii="Times New Roman" w:hAnsi="Times New Roman" w:cs="Times New Roman"/>
          <w:b/>
          <w:lang w:val="en-CA"/>
        </w:rPr>
        <w:br w:type="page"/>
      </w:r>
    </w:p>
    <w:p w14:paraId="098D8EE9" w14:textId="246697F1" w:rsidR="006C6F43" w:rsidRDefault="006C6F43" w:rsidP="006C6F43">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03251FE9" wp14:editId="4245CF5D">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3">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16B043C8" w14:textId="6672302B" w:rsidR="006C6F43" w:rsidRDefault="006C6F43" w:rsidP="006C6F43">
      <w:pPr>
        <w:rPr>
          <w:rFonts w:ascii="Times New Roman" w:hAnsi="Times New Roman" w:cs="Times New Roman"/>
          <w:lang w:val="en-CA"/>
        </w:rPr>
      </w:pPr>
      <w:commentRangeStart w:id="76"/>
      <w:commentRangeStart w:id="77"/>
      <w:commentRangeStart w:id="78"/>
      <w:r>
        <w:rPr>
          <w:rFonts w:ascii="Times New Roman" w:hAnsi="Times New Roman" w:cs="Times New Roman"/>
          <w:b/>
          <w:lang w:val="en-CA"/>
        </w:rPr>
        <w:t xml:space="preserve">Figure </w:t>
      </w:r>
      <w:commentRangeEnd w:id="76"/>
      <w:r w:rsidR="001A65DD">
        <w:rPr>
          <w:rFonts w:ascii="Times New Roman" w:hAnsi="Times New Roman" w:cs="Times New Roman"/>
          <w:b/>
          <w:lang w:val="en-CA"/>
        </w:rPr>
        <w:t>2</w:t>
      </w:r>
      <w:r w:rsidR="00930939">
        <w:rPr>
          <w:rStyle w:val="CommentReference"/>
        </w:rPr>
        <w:commentReference w:id="76"/>
      </w:r>
      <w:commentRangeEnd w:id="77"/>
      <w:r w:rsidR="00930939">
        <w:rPr>
          <w:rStyle w:val="CommentReference"/>
        </w:rPr>
        <w:commentReference w:id="77"/>
      </w:r>
      <w:commentRangeEnd w:id="78"/>
      <w:r w:rsidR="00930939">
        <w:rPr>
          <w:rStyle w:val="CommentReference"/>
        </w:rPr>
        <w:commentReference w:id="78"/>
      </w:r>
      <w:r>
        <w:rPr>
          <w:rFonts w:ascii="Times New Roman" w:hAnsi="Times New Roman" w:cs="Times New Roman"/>
          <w:b/>
          <w:lang w:val="en-CA"/>
        </w:rPr>
        <w:t xml:space="preserve">. </w:t>
      </w:r>
      <w:r>
        <w:rPr>
          <w:rFonts w:ascii="Times New Roman" w:hAnsi="Times New Roman" w:cs="Times New Roman"/>
          <w:lang w:val="en-CA"/>
        </w:rPr>
        <w:t>Placeholder schematic for the kelp pee samples. I will remake this!!!!!</w:t>
      </w:r>
    </w:p>
    <w:p w14:paraId="611BAC9D" w14:textId="60E8678C" w:rsidR="00C05A5A" w:rsidRDefault="00C05A5A" w:rsidP="00C05A5A">
      <w:pPr>
        <w:rPr>
          <w:rFonts w:ascii="Times New Roman" w:hAnsi="Times New Roman" w:cs="Times New Roman"/>
          <w:b/>
          <w:lang w:val="en-CA"/>
        </w:rPr>
      </w:pPr>
      <w:r>
        <w:rPr>
          <w:rFonts w:ascii="Times New Roman" w:hAnsi="Times New Roman" w:cs="Times New Roman"/>
          <w:b/>
          <w:lang w:val="en-CA"/>
        </w:rPr>
        <w:br w:type="page"/>
      </w:r>
    </w:p>
    <w:p w14:paraId="086C25E0" w14:textId="2DC34754" w:rsidR="00D9775A" w:rsidRDefault="00D9775A" w:rsidP="00C05A5A">
      <w:pPr>
        <w:rPr>
          <w:rFonts w:ascii="Times New Roman" w:hAnsi="Times New Roman" w:cs="Times New Roman"/>
          <w:b/>
          <w:lang w:val="en-CA"/>
        </w:rPr>
      </w:pPr>
    </w:p>
    <w:p w14:paraId="7C924231" w14:textId="059A6AD5" w:rsidR="00176D2C" w:rsidRDefault="00176D2C" w:rsidP="00C05A5A">
      <w:pPr>
        <w:rPr>
          <w:rFonts w:ascii="Times New Roman" w:hAnsi="Times New Roman" w:cs="Times New Roman"/>
          <w:b/>
          <w:lang w:val="en-CA"/>
        </w:rPr>
      </w:pPr>
    </w:p>
    <w:p w14:paraId="05581651" w14:textId="126FD001" w:rsidR="00527C2B" w:rsidRDefault="005A129F" w:rsidP="00C05A5A">
      <w:pPr>
        <w:rPr>
          <w:rFonts w:ascii="Times New Roman" w:hAnsi="Times New Roman" w:cs="Times New Roman"/>
          <w:b/>
          <w:lang w:val="en-CA"/>
        </w:rPr>
      </w:pPr>
      <w:r>
        <w:rPr>
          <w:rFonts w:ascii="Times New Roman" w:hAnsi="Times New Roman" w:cs="Times New Roman"/>
          <w:b/>
          <w:noProof/>
          <w:lang w:val="en-CA"/>
        </w:rPr>
        <w:drawing>
          <wp:inline distT="0" distB="0" distL="0" distR="0" wp14:anchorId="784E47DE" wp14:editId="668B651E">
            <wp:extent cx="5943600" cy="6686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3pan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686550"/>
                    </a:xfrm>
                    <a:prstGeom prst="rect">
                      <a:avLst/>
                    </a:prstGeom>
                  </pic:spPr>
                </pic:pic>
              </a:graphicData>
            </a:graphic>
          </wp:inline>
        </w:drawing>
      </w:r>
    </w:p>
    <w:p w14:paraId="1EAE8CCE" w14:textId="77D2D22B" w:rsidR="00AB27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w:t>
      </w:r>
      <w:commentRangeStart w:id="79"/>
      <w:r>
        <w:rPr>
          <w:rFonts w:ascii="Times New Roman" w:hAnsi="Times New Roman" w:cs="Times New Roman"/>
          <w:b/>
          <w:lang w:val="en-CA"/>
        </w:rPr>
        <w:t xml:space="preserve"> </w:t>
      </w:r>
      <w:commentRangeEnd w:id="79"/>
      <w:r w:rsidR="00805704">
        <w:rPr>
          <w:rStyle w:val="CommentReference"/>
        </w:rPr>
        <w:commentReference w:id="79"/>
      </w:r>
      <w:r w:rsidR="00C826A7" w:rsidRPr="00C826A7">
        <w:rPr>
          <w:rFonts w:ascii="Times New Roman" w:hAnsi="Times New Roman" w:cs="Times New Roman"/>
          <w:lang w:val="en-CA"/>
        </w:rPr>
        <w:t>(a)</w:t>
      </w:r>
      <w:r w:rsidR="00C826A7">
        <w:rPr>
          <w:rFonts w:ascii="Times New Roman" w:hAnsi="Times New Roman" w:cs="Times New Roman"/>
          <w:b/>
          <w:lang w:val="en-CA"/>
        </w:rPr>
        <w:t xml:space="preserve"> </w:t>
      </w:r>
      <w:r w:rsidR="00D37004">
        <w:rPr>
          <w:rFonts w:ascii="Times New Roman" w:hAnsi="Times New Roman" w:cs="Times New Roman"/>
          <w:lang w:val="en-CA"/>
        </w:rPr>
        <w:t xml:space="preserve">Model coefficients </w:t>
      </w:r>
      <w:r w:rsidR="00FE153F">
        <w:rPr>
          <w:rFonts w:ascii="Times New Roman" w:hAnsi="Times New Roman" w:cs="Times New Roman"/>
          <w:lang w:val="en-CA"/>
        </w:rPr>
        <w:t xml:space="preserve">surrounded by 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 xml:space="preserve">model generated predictions for the investigation of among-site, </w:t>
      </w:r>
      <w:proofErr w:type="spellStart"/>
      <w:r w:rsidR="00D37004">
        <w:rPr>
          <w:rFonts w:ascii="Times New Roman" w:hAnsi="Times New Roman" w:cs="Times New Roman"/>
          <w:lang w:val="en-CA"/>
        </w:rPr>
        <w:t>meso</w:t>
      </w:r>
      <w:proofErr w:type="spellEnd"/>
      <w:r w:rsidR="00D37004">
        <w:rPr>
          <w:rFonts w:ascii="Times New Roman" w:hAnsi="Times New Roman" w:cs="Times New Roman"/>
          <w:lang w:val="en-CA"/>
        </w:rPr>
        <w:t>-scale</w:t>
      </w:r>
      <w:r w:rsidR="000E0C25">
        <w:rPr>
          <w:rFonts w:ascii="Times New Roman" w:hAnsi="Times New Roman" w:cs="Times New Roman"/>
          <w:lang w:val="en-CA"/>
        </w:rPr>
        <w:t xml:space="preserve"> </w:t>
      </w:r>
      <w:r w:rsidR="00D37004">
        <w:rPr>
          <w:rFonts w:ascii="Times New Roman" w:hAnsi="Times New Roman" w:cs="Times New Roman"/>
          <w:lang w:val="en-CA"/>
        </w:rPr>
        <w:t xml:space="preserve">variation in ammonium concentration. </w:t>
      </w:r>
      <w:r w:rsidR="00C826A7">
        <w:rPr>
          <w:rFonts w:ascii="Times New Roman" w:hAnsi="Times New Roman" w:cs="Times New Roman"/>
          <w:lang w:val="en-CA"/>
        </w:rPr>
        <w:t>The coefficients were generated from the generalized linear mixed-effects model, which used a gamma distribution (link = ‘log’) so coefficients are presented in log space. Continuous predictors were centred and scaled for comparison of effect size between varying units.</w:t>
      </w:r>
    </w:p>
    <w:p w14:paraId="5AD6A3D9" w14:textId="5F9BD879" w:rsidR="009F3B04" w:rsidRDefault="009F3B04" w:rsidP="00C05A5A">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78CC906A" wp14:editId="65574B33">
            <wp:extent cx="5943600" cy="6792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72A51E40" w14:textId="77777777" w:rsidR="00920BAF"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commentRangeStart w:id="80"/>
      <w:r>
        <w:rPr>
          <w:rFonts w:ascii="Times New Roman" w:hAnsi="Times New Roman" w:cs="Times New Roman"/>
          <w:lang w:val="en-CA"/>
        </w:rPr>
        <w:t xml:space="preserve"> </w:t>
      </w:r>
      <w:commentRangeEnd w:id="80"/>
      <w:r w:rsidR="00406F74">
        <w:rPr>
          <w:rStyle w:val="CommentReference"/>
        </w:rPr>
        <w:commentReference w:id="80"/>
      </w:r>
      <w:r w:rsidR="00C826A7">
        <w:rPr>
          <w:rFonts w:ascii="Times New Roman" w:hAnsi="Times New Roman" w:cs="Times New Roman"/>
          <w:lang w:val="en-CA"/>
        </w:rPr>
        <w:t xml:space="preserve">(a) </w:t>
      </w:r>
      <w:r w:rsidR="00D37004">
        <w:rPr>
          <w:rFonts w:ascii="Times New Roman" w:hAnsi="Times New Roman" w:cs="Times New Roman"/>
          <w:lang w:val="en-CA"/>
        </w:rPr>
        <w:t xml:space="preserve">Model coefficients </w:t>
      </w:r>
      <w:r w:rsidR="00C826A7">
        <w:rPr>
          <w:rFonts w:ascii="Times New Roman" w:hAnsi="Times New Roman" w:cs="Times New Roman"/>
          <w:lang w:val="en-CA"/>
        </w:rPr>
        <w:t xml:space="preserve">surrounded by </w:t>
      </w:r>
      <w:r w:rsidR="00FE153F">
        <w:rPr>
          <w:rFonts w:ascii="Times New Roman" w:hAnsi="Times New Roman" w:cs="Times New Roman"/>
          <w:lang w:val="en-CA"/>
        </w:rPr>
        <w:t xml:space="preserve">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 xml:space="preserve">model generated predictions for the investigation of within-site, small-scale variation in ammonium concentration. </w:t>
      </w:r>
      <w:r w:rsidR="00E914E6">
        <w:rPr>
          <w:rFonts w:ascii="Times New Roman" w:hAnsi="Times New Roman" w:cs="Times New Roman"/>
          <w:lang w:val="en-CA"/>
        </w:rPr>
        <w:t>Continuous variables were scaled and centered</w:t>
      </w:r>
      <w:r w:rsidR="00C826A7">
        <w:rPr>
          <w:rFonts w:ascii="Times New Roman" w:hAnsi="Times New Roman" w:cs="Times New Roman"/>
          <w:lang w:val="en-CA"/>
        </w:rPr>
        <w:t xml:space="preserve"> </w:t>
      </w:r>
      <w:r w:rsidR="00E914E6">
        <w:rPr>
          <w:rFonts w:ascii="Times New Roman" w:hAnsi="Times New Roman" w:cs="Times New Roman"/>
          <w:lang w:val="en-CA"/>
        </w:rPr>
        <w:t>in order to facilitate comparisons between variables measured in different units.</w:t>
      </w:r>
    </w:p>
    <w:p w14:paraId="1F349ECD" w14:textId="123976CF" w:rsidR="00462E79" w:rsidRDefault="00E914E6" w:rsidP="00C05A5A">
      <w:pPr>
        <w:rPr>
          <w:rFonts w:ascii="Times New Roman" w:hAnsi="Times New Roman" w:cs="Times New Roman"/>
          <w:lang w:val="en-CA"/>
        </w:rPr>
      </w:pPr>
      <w:r>
        <w:rPr>
          <w:rFonts w:ascii="Times New Roman" w:hAnsi="Times New Roman" w:cs="Times New Roman"/>
          <w:lang w:val="en-CA"/>
        </w:rPr>
        <w:t xml:space="preserve"> </w:t>
      </w:r>
    </w:p>
    <w:p w14:paraId="511B91DA" w14:textId="7EF007E5" w:rsidR="00281EEC" w:rsidRDefault="00281EEC">
      <w:pPr>
        <w:rPr>
          <w:rFonts w:ascii="Times New Roman" w:hAnsi="Times New Roman" w:cs="Times New Roman"/>
          <w:lang w:val="en-CA"/>
        </w:rPr>
      </w:pPr>
      <w:r>
        <w:rPr>
          <w:rFonts w:ascii="Times New Roman" w:hAnsi="Times New Roman" w:cs="Times New Roman"/>
          <w:lang w:val="en-CA"/>
        </w:rPr>
        <w:br w:type="page"/>
      </w:r>
    </w:p>
    <w:p w14:paraId="596BC8C3" w14:textId="2D7F1B3C" w:rsidR="00281EEC" w:rsidRDefault="00281EEC">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00448E37" wp14:editId="42DEC111">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bookmarkStart w:id="81" w:name="_GoBack"/>
      <w:bookmarkEnd w:id="81"/>
    </w:p>
    <w:p w14:paraId="0D3110B9" w14:textId="73A2BD07" w:rsidR="00281EEC" w:rsidRDefault="00281EEC">
      <w:pPr>
        <w:rPr>
          <w:rFonts w:ascii="Times New Roman" w:hAnsi="Times New Roman" w:cs="Times New Roman"/>
          <w:lang w:val="en-CA"/>
        </w:rPr>
      </w:pPr>
      <w:r w:rsidRPr="00281EEC">
        <w:rPr>
          <w:rFonts w:ascii="Times New Roman" w:hAnsi="Times New Roman" w:cs="Times New Roman"/>
          <w:b/>
          <w:lang w:val="en-CA"/>
        </w:rPr>
        <w:t xml:space="preserve">Figure 5. </w:t>
      </w:r>
      <w:r>
        <w:rPr>
          <w:rFonts w:ascii="Times New Roman" w:hAnsi="Times New Roman" w:cs="Times New Roman"/>
          <w:lang w:val="en-CA"/>
        </w:rPr>
        <w:t>Kelp family models</w:t>
      </w:r>
    </w:p>
    <w:p w14:paraId="3988A9B1" w14:textId="77777777" w:rsidR="009E4099" w:rsidRDefault="009E4099" w:rsidP="00C05A5A">
      <w:pPr>
        <w:rPr>
          <w:rFonts w:ascii="Times New Roman" w:hAnsi="Times New Roman" w:cs="Times New Roman"/>
          <w:lang w:val="en-CA"/>
        </w:rPr>
      </w:pPr>
    </w:p>
    <w:p w14:paraId="75D2C0C0" w14:textId="4035BCEE" w:rsidR="00281EEC" w:rsidRDefault="00281EEC">
      <w:pPr>
        <w:rPr>
          <w:rFonts w:ascii="Times New Roman" w:hAnsi="Times New Roman" w:cs="Times New Roman"/>
          <w:lang w:val="en-CA"/>
        </w:rPr>
      </w:pPr>
      <w:r>
        <w:rPr>
          <w:rFonts w:ascii="Times New Roman" w:hAnsi="Times New Roman" w:cs="Times New Roman"/>
          <w:lang w:val="en-CA"/>
        </w:rPr>
        <w:br w:type="page"/>
      </w:r>
    </w:p>
    <w:p w14:paraId="689DC13D" w14:textId="77777777" w:rsidR="009E4099" w:rsidRPr="00C05A5A" w:rsidRDefault="009E4099" w:rsidP="00C05A5A">
      <w:pPr>
        <w:rPr>
          <w:rFonts w:ascii="Times New Roman" w:hAnsi="Times New Roman" w:cs="Times New Roman"/>
          <w:lang w:val="en-CA"/>
        </w:rPr>
      </w:pPr>
    </w:p>
    <w:p w14:paraId="5E0A7AE7" w14:textId="4CD2260B" w:rsidR="00DF59A5" w:rsidRPr="00B50D62" w:rsidRDefault="00406F74" w:rsidP="00B50D62">
      <w:pPr>
        <w:spacing w:after="120" w:line="276" w:lineRule="auto"/>
        <w:rPr>
          <w:ins w:id="82" w:author="Kieran Cox" w:date="2024-03-21T09:44:00Z"/>
          <w:rFonts w:ascii="Times New Roman" w:hAnsi="Times New Roman" w:cs="Times New Roman"/>
          <w:bCs/>
          <w:lang w:val="en-CA"/>
        </w:rPr>
      </w:pPr>
      <w:bookmarkStart w:id="83" w:name="OLE_LINK1"/>
      <w:bookmarkStart w:id="84" w:name="OLE_LINK2"/>
      <w:ins w:id="85" w:author="Kieran Cox" w:date="2024-03-21T09:11:00Z">
        <w:r w:rsidRPr="00B50D62">
          <w:rPr>
            <w:rFonts w:ascii="Times New Roman" w:hAnsi="Times New Roman" w:cs="Times New Roman"/>
            <w:bCs/>
            <w:lang w:val="en-CA"/>
          </w:rPr>
          <w:t xml:space="preserve">K so, Marco, </w:t>
        </w:r>
      </w:ins>
      <w:proofErr w:type="spellStart"/>
      <w:ins w:id="86" w:author="Kieran Cox" w:date="2024-03-21T09:43:00Z">
        <w:r w:rsidR="00DF59A5" w:rsidRPr="00B50D62">
          <w:rPr>
            <w:rFonts w:ascii="Times New Roman" w:hAnsi="Times New Roman" w:cs="Times New Roman"/>
            <w:bCs/>
            <w:lang w:val="en-CA"/>
          </w:rPr>
          <w:t>Nereo</w:t>
        </w:r>
        <w:proofErr w:type="spellEnd"/>
        <w:r w:rsidR="00DF59A5" w:rsidRPr="00B50D62">
          <w:rPr>
            <w:rFonts w:ascii="Times New Roman" w:hAnsi="Times New Roman" w:cs="Times New Roman"/>
            <w:bCs/>
            <w:lang w:val="en-CA"/>
          </w:rPr>
          <w:t>, biodiversity, depth, kelp biomass, anima</w:t>
        </w:r>
      </w:ins>
      <w:ins w:id="87" w:author="Kieran Cox" w:date="2024-03-21T09:44:00Z">
        <w:r w:rsidR="00DF59A5" w:rsidRPr="00B50D62">
          <w:rPr>
            <w:rFonts w:ascii="Times New Roman" w:hAnsi="Times New Roman" w:cs="Times New Roman"/>
            <w:bCs/>
            <w:lang w:val="en-CA"/>
          </w:rPr>
          <w:t xml:space="preserve">l biomass, tide, </w:t>
        </w:r>
      </w:ins>
      <w:ins w:id="88" w:author="Kieran Cox" w:date="2024-03-21T09:45:00Z">
        <w:r w:rsidR="00DF59A5" w:rsidRPr="00B50D62">
          <w:rPr>
            <w:rFonts w:ascii="Times New Roman" w:hAnsi="Times New Roman" w:cs="Times New Roman"/>
            <w:bCs/>
            <w:lang w:val="en-CA"/>
          </w:rPr>
          <w:t xml:space="preserve">kelp: tide, </w:t>
        </w:r>
      </w:ins>
      <w:proofErr w:type="spellStart"/>
      <w:proofErr w:type="gramStart"/>
      <w:ins w:id="89" w:author="Kieran Cox" w:date="2024-03-21T09:44:00Z">
        <w:r w:rsidR="00DF59A5" w:rsidRPr="00B50D62">
          <w:rPr>
            <w:rFonts w:ascii="Times New Roman" w:hAnsi="Times New Roman" w:cs="Times New Roman"/>
            <w:bCs/>
            <w:lang w:val="en-CA"/>
          </w:rPr>
          <w:t>kelp:animals</w:t>
        </w:r>
        <w:proofErr w:type="spellEnd"/>
        <w:proofErr w:type="gramEnd"/>
        <w:r w:rsidR="00DF59A5" w:rsidRPr="00B50D62">
          <w:rPr>
            <w:rFonts w:ascii="Times New Roman" w:hAnsi="Times New Roman" w:cs="Times New Roman"/>
            <w:bCs/>
            <w:lang w:val="en-CA"/>
          </w:rPr>
          <w:t xml:space="preserve"> are all popping out. </w:t>
        </w:r>
      </w:ins>
    </w:p>
    <w:p w14:paraId="74AF0917" w14:textId="6CD73B8C" w:rsidR="00DF59A5" w:rsidRPr="00B50D62" w:rsidRDefault="00DF59A5" w:rsidP="00B50D62">
      <w:pPr>
        <w:spacing w:after="120" w:line="276" w:lineRule="auto"/>
        <w:rPr>
          <w:ins w:id="90" w:author="Kieran Cox" w:date="2024-03-21T09:47:00Z"/>
          <w:rFonts w:ascii="Times New Roman" w:hAnsi="Times New Roman" w:cs="Times New Roman"/>
          <w:bCs/>
          <w:lang w:val="en-CA"/>
        </w:rPr>
      </w:pPr>
      <w:ins w:id="91" w:author="Kieran Cox" w:date="2024-03-21T09:44:00Z">
        <w:r w:rsidRPr="00B50D62">
          <w:rPr>
            <w:rFonts w:ascii="Times New Roman" w:hAnsi="Times New Roman" w:cs="Times New Roman"/>
            <w:bCs/>
            <w:lang w:val="en-CA"/>
          </w:rPr>
          <w:t>-You’ve done an awesome job showing animal biomass, tide, and kelp biomass</w:t>
        </w:r>
      </w:ins>
      <w:ins w:id="92" w:author="Kieran Cox" w:date="2024-03-21T10:12:00Z">
        <w:r w:rsidR="00B50D62" w:rsidRPr="00B50D62">
          <w:rPr>
            <w:rFonts w:ascii="Times New Roman" w:hAnsi="Times New Roman" w:cs="Times New Roman"/>
            <w:bCs/>
            <w:lang w:val="en-CA"/>
          </w:rPr>
          <w:t>, so this is more or</w:t>
        </w:r>
      </w:ins>
      <w:ins w:id="93" w:author="Kieran Cox" w:date="2024-03-21T09:45:00Z">
        <w:r w:rsidRPr="00B50D62">
          <w:rPr>
            <w:rFonts w:ascii="Times New Roman" w:hAnsi="Times New Roman" w:cs="Times New Roman"/>
            <w:bCs/>
            <w:lang w:val="en-CA"/>
          </w:rPr>
          <w:t xml:space="preserve"> less leaves: </w:t>
        </w:r>
      </w:ins>
      <w:ins w:id="94" w:author="Kieran Cox" w:date="2024-03-21T09:46:00Z">
        <w:r w:rsidRPr="00B50D62">
          <w:rPr>
            <w:rFonts w:ascii="Times New Roman" w:hAnsi="Times New Roman" w:cs="Times New Roman"/>
            <w:bCs/>
            <w:lang w:val="en-CA"/>
          </w:rPr>
          <w:t xml:space="preserve">Marco, </w:t>
        </w:r>
        <w:proofErr w:type="spellStart"/>
        <w:r w:rsidRPr="00B50D62">
          <w:rPr>
            <w:rFonts w:ascii="Times New Roman" w:hAnsi="Times New Roman" w:cs="Times New Roman"/>
            <w:bCs/>
            <w:lang w:val="en-CA"/>
          </w:rPr>
          <w:t>Nereo</w:t>
        </w:r>
        <w:proofErr w:type="spellEnd"/>
        <w:r w:rsidRPr="00B50D62">
          <w:rPr>
            <w:rFonts w:ascii="Times New Roman" w:hAnsi="Times New Roman" w:cs="Times New Roman"/>
            <w:bCs/>
            <w:lang w:val="en-CA"/>
          </w:rPr>
          <w:t>, biodiversity, animal biomass (optional as species level cause it’s interesting), depth.</w:t>
        </w:r>
      </w:ins>
    </w:p>
    <w:p w14:paraId="016AC638" w14:textId="4D5C9C68" w:rsidR="00DF59A5" w:rsidRPr="00B50D62" w:rsidRDefault="00DF59A5" w:rsidP="00B50D62">
      <w:pPr>
        <w:spacing w:after="120" w:line="276" w:lineRule="auto"/>
        <w:rPr>
          <w:ins w:id="95" w:author="Kieran Cox" w:date="2024-03-21T09:48:00Z"/>
          <w:rFonts w:ascii="Times New Roman" w:hAnsi="Times New Roman" w:cs="Times New Roman"/>
          <w:bCs/>
          <w:lang w:val="en-CA"/>
        </w:rPr>
      </w:pPr>
      <w:ins w:id="96" w:author="Kieran Cox" w:date="2024-03-21T09:47:00Z">
        <w:r w:rsidRPr="00B50D62">
          <w:rPr>
            <w:rFonts w:ascii="Times New Roman" w:hAnsi="Times New Roman" w:cs="Times New Roman"/>
            <w:bCs/>
            <w:lang w:val="en-CA"/>
          </w:rPr>
          <w:t>-Optional plots to consider would be (and this list is going to be far from perfect given my limited understanding of the data</w:t>
        </w:r>
      </w:ins>
      <w:ins w:id="97" w:author="Kieran Cox" w:date="2024-03-21T10:21:00Z">
        <w:r w:rsidR="00B50D62">
          <w:rPr>
            <w:rFonts w:ascii="Times New Roman" w:hAnsi="Times New Roman" w:cs="Times New Roman"/>
            <w:bCs/>
            <w:lang w:val="en-CA"/>
          </w:rPr>
          <w:t>,</w:t>
        </w:r>
      </w:ins>
      <w:ins w:id="98" w:author="Kieran Cox" w:date="2024-03-21T09:47:00Z">
        <w:r w:rsidRPr="00B50D62">
          <w:rPr>
            <w:rFonts w:ascii="Times New Roman" w:hAnsi="Times New Roman" w:cs="Times New Roman"/>
            <w:bCs/>
            <w:lang w:val="en-CA"/>
          </w:rPr>
          <w:t xml:space="preserve"> so tweak it as needed</w:t>
        </w:r>
      </w:ins>
      <w:ins w:id="99" w:author="Kieran Cox" w:date="2024-03-21T09:48:00Z">
        <w:r w:rsidRPr="00B50D62">
          <w:rPr>
            <w:rFonts w:ascii="Times New Roman" w:hAnsi="Times New Roman" w:cs="Times New Roman"/>
            <w:bCs/>
            <w:lang w:val="en-CA"/>
          </w:rPr>
          <w:t xml:space="preserve">, the point </w:t>
        </w:r>
      </w:ins>
      <w:ins w:id="100" w:author="Kieran Cox" w:date="2024-03-21T10:38:00Z">
        <w:r w:rsidR="007F1484">
          <w:rPr>
            <w:rFonts w:ascii="Times New Roman" w:hAnsi="Times New Roman" w:cs="Times New Roman"/>
            <w:bCs/>
            <w:lang w:val="en-CA"/>
          </w:rPr>
          <w:t>is</w:t>
        </w:r>
      </w:ins>
      <w:ins w:id="101" w:author="Kieran Cox" w:date="2024-03-21T09:48:00Z">
        <w:r w:rsidRPr="00B50D62">
          <w:rPr>
            <w:rFonts w:ascii="Times New Roman" w:hAnsi="Times New Roman" w:cs="Times New Roman"/>
            <w:bCs/>
            <w:lang w:val="en-CA"/>
          </w:rPr>
          <w:t xml:space="preserve"> to show the trends that can be further unpacked</w:t>
        </w:r>
      </w:ins>
      <w:ins w:id="102" w:author="Kieran Cox" w:date="2024-03-21T10:38:00Z">
        <w:r w:rsidR="007F1484">
          <w:rPr>
            <w:rFonts w:ascii="Times New Roman" w:hAnsi="Times New Roman" w:cs="Times New Roman"/>
            <w:bCs/>
            <w:lang w:val="en-CA"/>
          </w:rPr>
          <w:t xml:space="preserve"> and not leave biodiversity is an unresolved place</w:t>
        </w:r>
      </w:ins>
      <w:ins w:id="103" w:author="Kieran Cox" w:date="2024-03-21T09:48:00Z">
        <w:r w:rsidRPr="00B50D62">
          <w:rPr>
            <w:rFonts w:ascii="Times New Roman" w:hAnsi="Times New Roman" w:cs="Times New Roman"/>
            <w:bCs/>
            <w:lang w:val="en-CA"/>
          </w:rPr>
          <w:t>).</w:t>
        </w:r>
      </w:ins>
      <w:ins w:id="104" w:author="Kieran Cox" w:date="2024-03-21T10:15:00Z">
        <w:r w:rsidR="00B50D62">
          <w:rPr>
            <w:rFonts w:ascii="Times New Roman" w:hAnsi="Times New Roman" w:cs="Times New Roman"/>
            <w:bCs/>
            <w:lang w:val="en-CA"/>
          </w:rPr>
          <w:t xml:space="preserve"> Plots could either go in the main figure or the supplemental. </w:t>
        </w:r>
      </w:ins>
    </w:p>
    <w:p w14:paraId="793D0BF0" w14:textId="5EBD24A9" w:rsidR="00900E3F" w:rsidRDefault="00B50D62" w:rsidP="00B50D62">
      <w:pPr>
        <w:spacing w:after="120" w:line="276" w:lineRule="auto"/>
        <w:rPr>
          <w:ins w:id="105" w:author="Kieran Cox" w:date="2024-03-21T10:28:00Z"/>
          <w:rFonts w:ascii="Times New Roman" w:hAnsi="Times New Roman" w:cs="Times New Roman"/>
          <w:bCs/>
          <w:lang w:val="en-CA"/>
        </w:rPr>
      </w:pPr>
      <w:ins w:id="106" w:author="Kieran Cox" w:date="2024-03-21T10:20:00Z">
        <w:r>
          <w:rPr>
            <w:rFonts w:ascii="Times New Roman" w:hAnsi="Times New Roman" w:cs="Times New Roman"/>
            <w:bCs/>
            <w:lang w:val="en-CA"/>
          </w:rPr>
          <w:t xml:space="preserve">-2) </w:t>
        </w:r>
      </w:ins>
      <w:ins w:id="107" w:author="Kieran Cox" w:date="2024-03-21T10:22:00Z">
        <w:r w:rsidR="00900E3F">
          <w:rPr>
            <w:rFonts w:ascii="Times New Roman" w:hAnsi="Times New Roman" w:cs="Times New Roman"/>
            <w:bCs/>
            <w:lang w:val="en-CA"/>
          </w:rPr>
          <w:t xml:space="preserve">correlation between </w:t>
        </w:r>
        <w:r w:rsidR="00900E3F" w:rsidRPr="00B50D62">
          <w:rPr>
            <w:rFonts w:ascii="Times New Roman" w:hAnsi="Times New Roman" w:cs="Times New Roman"/>
            <w:bCs/>
            <w:lang w:val="en-CA"/>
          </w:rPr>
          <w:t>biodiversit</w:t>
        </w:r>
        <w:r w:rsidR="00900E3F">
          <w:rPr>
            <w:rFonts w:ascii="Times New Roman" w:hAnsi="Times New Roman" w:cs="Times New Roman"/>
            <w:bCs/>
            <w:lang w:val="en-CA"/>
          </w:rPr>
          <w:t>y and a</w:t>
        </w:r>
        <w:r w:rsidR="00900E3F" w:rsidRPr="00B50D62">
          <w:rPr>
            <w:rFonts w:ascii="Times New Roman" w:hAnsi="Times New Roman" w:cs="Times New Roman"/>
            <w:bCs/>
            <w:lang w:val="en-CA"/>
          </w:rPr>
          <w:t>mmonium</w:t>
        </w:r>
        <w:r w:rsidR="00900E3F">
          <w:rPr>
            <w:rFonts w:ascii="Times New Roman" w:hAnsi="Times New Roman" w:cs="Times New Roman"/>
            <w:bCs/>
            <w:lang w:val="en-CA"/>
          </w:rPr>
          <w:t xml:space="preserve"> concentrations, </w:t>
        </w:r>
      </w:ins>
      <w:ins w:id="108" w:author="Kieran Cox" w:date="2024-03-21T10:23:00Z">
        <w:r w:rsidR="00900E3F">
          <w:rPr>
            <w:rFonts w:ascii="Times New Roman" w:hAnsi="Times New Roman" w:cs="Times New Roman"/>
            <w:bCs/>
            <w:lang w:val="en-CA"/>
          </w:rPr>
          <w:t xml:space="preserve">likely with site type shown. I think it’s important </w:t>
        </w:r>
      </w:ins>
      <w:ins w:id="109" w:author="Kieran Cox" w:date="2024-03-21T10:24:00Z">
        <w:r w:rsidR="00900E3F">
          <w:rPr>
            <w:rFonts w:ascii="Times New Roman" w:hAnsi="Times New Roman" w:cs="Times New Roman"/>
            <w:bCs/>
            <w:lang w:val="en-CA"/>
          </w:rPr>
          <w:t>not to</w:t>
        </w:r>
      </w:ins>
      <w:ins w:id="110" w:author="Kieran Cox" w:date="2024-03-21T10:23:00Z">
        <w:r w:rsidR="00900E3F">
          <w:rPr>
            <w:rFonts w:ascii="Times New Roman" w:hAnsi="Times New Roman" w:cs="Times New Roman"/>
            <w:bCs/>
            <w:lang w:val="en-CA"/>
          </w:rPr>
          <w:t xml:space="preserve"> leave</w:t>
        </w:r>
      </w:ins>
      <w:ins w:id="111" w:author="Kieran Cox" w:date="2024-03-21T10:39:00Z">
        <w:r w:rsidR="007F1484">
          <w:rPr>
            <w:rFonts w:ascii="Times New Roman" w:hAnsi="Times New Roman" w:cs="Times New Roman"/>
            <w:bCs/>
            <w:lang w:val="en-CA"/>
          </w:rPr>
          <w:t xml:space="preserve"> the</w:t>
        </w:r>
      </w:ins>
      <w:ins w:id="112" w:author="Kieran Cox" w:date="2024-03-21T10:23:00Z">
        <w:r w:rsidR="00900E3F">
          <w:rPr>
            <w:rFonts w:ascii="Times New Roman" w:hAnsi="Times New Roman" w:cs="Times New Roman"/>
            <w:bCs/>
            <w:lang w:val="en-CA"/>
          </w:rPr>
          <w:t xml:space="preserve"> </w:t>
        </w:r>
      </w:ins>
      <w:ins w:id="113" w:author="Kieran Cox" w:date="2024-03-21T10:39:00Z">
        <w:r w:rsidR="007F1484">
          <w:rPr>
            <w:rFonts w:ascii="Times New Roman" w:hAnsi="Times New Roman" w:cs="Times New Roman"/>
            <w:bCs/>
            <w:lang w:val="en-CA"/>
          </w:rPr>
          <w:t>biodiversity finding</w:t>
        </w:r>
      </w:ins>
      <w:ins w:id="114" w:author="Kieran Cox" w:date="2024-03-21T10:23:00Z">
        <w:r w:rsidR="00900E3F">
          <w:rPr>
            <w:rFonts w:ascii="Times New Roman" w:hAnsi="Times New Roman" w:cs="Times New Roman"/>
            <w:bCs/>
            <w:lang w:val="en-CA"/>
          </w:rPr>
          <w:t xml:space="preserve"> in an unclear place and sort out what specifically is going on, especially as this could be a function of co-linearity</w:t>
        </w:r>
      </w:ins>
      <w:ins w:id="115" w:author="Kieran Cox" w:date="2024-03-21T10:39:00Z">
        <w:r w:rsidR="007F1484">
          <w:rPr>
            <w:rFonts w:ascii="Times New Roman" w:hAnsi="Times New Roman" w:cs="Times New Roman"/>
            <w:bCs/>
            <w:lang w:val="en-CA"/>
          </w:rPr>
          <w:t xml:space="preserve">, i.e., if the </w:t>
        </w:r>
        <w:proofErr w:type="spellStart"/>
        <w:r w:rsidR="007F1484">
          <w:rPr>
            <w:rFonts w:ascii="Times New Roman" w:hAnsi="Times New Roman" w:cs="Times New Roman"/>
            <w:bCs/>
            <w:lang w:val="en-CA"/>
          </w:rPr>
          <w:t>marco</w:t>
        </w:r>
        <w:proofErr w:type="spellEnd"/>
        <w:r w:rsidR="007F1484">
          <w:rPr>
            <w:rFonts w:ascii="Times New Roman" w:hAnsi="Times New Roman" w:cs="Times New Roman"/>
            <w:bCs/>
            <w:lang w:val="en-CA"/>
          </w:rPr>
          <w:t xml:space="preserve"> sites are more biologically diverse, then the </w:t>
        </w:r>
        <w:proofErr w:type="spellStart"/>
        <w:r w:rsidR="007F1484">
          <w:rPr>
            <w:rFonts w:ascii="Times New Roman" w:hAnsi="Times New Roman" w:cs="Times New Roman"/>
            <w:bCs/>
            <w:lang w:val="en-CA"/>
          </w:rPr>
          <w:t>nereo</w:t>
        </w:r>
      </w:ins>
      <w:proofErr w:type="spellEnd"/>
      <w:ins w:id="116" w:author="Kieran Cox" w:date="2024-03-21T10:24:00Z">
        <w:r w:rsidR="00900E3F">
          <w:rPr>
            <w:rFonts w:ascii="Times New Roman" w:hAnsi="Times New Roman" w:cs="Times New Roman"/>
            <w:bCs/>
            <w:lang w:val="en-CA"/>
          </w:rPr>
          <w:t xml:space="preserve"> sites, </w:t>
        </w:r>
      </w:ins>
      <w:ins w:id="117" w:author="Kieran Cox" w:date="2024-03-21T10:25:00Z">
        <w:r w:rsidR="00900E3F">
          <w:rPr>
            <w:rFonts w:ascii="Times New Roman" w:hAnsi="Times New Roman" w:cs="Times New Roman"/>
            <w:bCs/>
            <w:lang w:val="en-CA"/>
          </w:rPr>
          <w:t>this would contribute to this negative correlation</w:t>
        </w:r>
      </w:ins>
      <w:ins w:id="118" w:author="Kieran Cox" w:date="2024-03-21T10:26:00Z">
        <w:r w:rsidR="00900E3F">
          <w:rPr>
            <w:rFonts w:ascii="Times New Roman" w:hAnsi="Times New Roman" w:cs="Times New Roman"/>
            <w:bCs/>
            <w:lang w:val="en-CA"/>
          </w:rPr>
          <w:t>. The same could be true for the no kelp sites given the ‘flaws’ of species richness as a term, i.e.</w:t>
        </w:r>
      </w:ins>
      <w:ins w:id="119" w:author="Kieran Cox" w:date="2024-03-21T10:27:00Z">
        <w:r w:rsidR="00900E3F">
          <w:rPr>
            <w:rFonts w:ascii="Times New Roman" w:hAnsi="Times New Roman" w:cs="Times New Roman"/>
            <w:bCs/>
            <w:lang w:val="en-CA"/>
          </w:rPr>
          <w:t>,</w:t>
        </w:r>
      </w:ins>
      <w:ins w:id="120" w:author="Kieran Cox" w:date="2024-03-21T10:26:00Z">
        <w:r w:rsidR="00900E3F">
          <w:rPr>
            <w:rFonts w:ascii="Times New Roman" w:hAnsi="Times New Roman" w:cs="Times New Roman"/>
            <w:bCs/>
            <w:lang w:val="en-CA"/>
          </w:rPr>
          <w:t xml:space="preserve"> 9 species at a no kelp site that occur at low abundances </w:t>
        </w:r>
      </w:ins>
      <w:ins w:id="121" w:author="Kieran Cox" w:date="2024-03-21T10:27:00Z">
        <w:r w:rsidR="00900E3F">
          <w:rPr>
            <w:rFonts w:ascii="Times New Roman" w:hAnsi="Times New Roman" w:cs="Times New Roman"/>
            <w:bCs/>
            <w:lang w:val="en-CA"/>
          </w:rPr>
          <w:t>verse 6 species at a kelp site that occur at high abundances, would create a very understan</w:t>
        </w:r>
      </w:ins>
      <w:ins w:id="122" w:author="Kieran Cox" w:date="2024-03-21T10:28:00Z">
        <w:r w:rsidR="00900E3F">
          <w:rPr>
            <w:rFonts w:ascii="Times New Roman" w:hAnsi="Times New Roman" w:cs="Times New Roman"/>
            <w:bCs/>
            <w:lang w:val="en-CA"/>
          </w:rPr>
          <w:t>da</w:t>
        </w:r>
      </w:ins>
      <w:ins w:id="123" w:author="Kieran Cox" w:date="2024-03-21T10:27:00Z">
        <w:r w:rsidR="00900E3F">
          <w:rPr>
            <w:rFonts w:ascii="Times New Roman" w:hAnsi="Times New Roman" w:cs="Times New Roman"/>
            <w:bCs/>
            <w:lang w:val="en-CA"/>
          </w:rPr>
          <w:t xml:space="preserve">ble negative correlation between richness and </w:t>
        </w:r>
      </w:ins>
      <w:ins w:id="124" w:author="Kieran Cox" w:date="2024-03-21T10:28:00Z">
        <w:r w:rsidR="00900E3F">
          <w:rPr>
            <w:rFonts w:ascii="Times New Roman" w:hAnsi="Times New Roman" w:cs="Times New Roman"/>
            <w:bCs/>
            <w:lang w:val="en-CA"/>
          </w:rPr>
          <w:t>a</w:t>
        </w:r>
        <w:r w:rsidR="00900E3F" w:rsidRPr="00B50D62">
          <w:rPr>
            <w:rFonts w:ascii="Times New Roman" w:hAnsi="Times New Roman" w:cs="Times New Roman"/>
            <w:bCs/>
            <w:lang w:val="en-CA"/>
          </w:rPr>
          <w:t>mmonium</w:t>
        </w:r>
        <w:r w:rsidR="00900E3F">
          <w:rPr>
            <w:rFonts w:ascii="Times New Roman" w:hAnsi="Times New Roman" w:cs="Times New Roman"/>
            <w:bCs/>
            <w:lang w:val="en-CA"/>
          </w:rPr>
          <w:t xml:space="preserve">. </w:t>
        </w:r>
      </w:ins>
      <w:ins w:id="125" w:author="Kieran Cox" w:date="2024-03-21T10:29:00Z">
        <w:r w:rsidR="00900E3F">
          <w:rPr>
            <w:rFonts w:ascii="Times New Roman" w:hAnsi="Times New Roman" w:cs="Times New Roman"/>
            <w:bCs/>
            <w:lang w:val="en-CA"/>
          </w:rPr>
          <w:t>If you make this p</w:t>
        </w:r>
      </w:ins>
      <w:ins w:id="126" w:author="Kieran Cox" w:date="2024-03-21T10:30:00Z">
        <w:r w:rsidR="00900E3F">
          <w:rPr>
            <w:rFonts w:ascii="Times New Roman" w:hAnsi="Times New Roman" w:cs="Times New Roman"/>
            <w:bCs/>
            <w:lang w:val="en-CA"/>
          </w:rPr>
          <w:t xml:space="preserve">lot, rerun it with biomass included to see how it changes). </w:t>
        </w:r>
      </w:ins>
    </w:p>
    <w:p w14:paraId="7830CC99" w14:textId="24D66285" w:rsidR="009D6967" w:rsidRPr="007F1484" w:rsidRDefault="00900E3F" w:rsidP="00B50D62">
      <w:pPr>
        <w:spacing w:after="120" w:line="276" w:lineRule="auto"/>
        <w:rPr>
          <w:rFonts w:ascii="Times New Roman" w:hAnsi="Times New Roman" w:cs="Times New Roman"/>
          <w:bCs/>
          <w:lang w:val="en-CA"/>
        </w:rPr>
      </w:pPr>
      <w:ins w:id="127" w:author="Kieran Cox" w:date="2024-03-21T10:28:00Z">
        <w:r>
          <w:rPr>
            <w:rFonts w:ascii="Times New Roman" w:hAnsi="Times New Roman" w:cs="Times New Roman"/>
            <w:bCs/>
            <w:lang w:val="en-CA"/>
          </w:rPr>
          <w:t xml:space="preserve">-3) </w:t>
        </w:r>
      </w:ins>
      <w:ins w:id="128" w:author="Kieran Cox" w:date="2024-03-21T10:30:00Z">
        <w:r>
          <w:rPr>
            <w:rFonts w:ascii="Times New Roman" w:hAnsi="Times New Roman" w:cs="Times New Roman"/>
            <w:bCs/>
            <w:lang w:val="en-CA"/>
          </w:rPr>
          <w:t>several plots, each looking at the abundance of a species relative to a</w:t>
        </w:r>
        <w:r w:rsidRPr="00B50D62">
          <w:rPr>
            <w:rFonts w:ascii="Times New Roman" w:hAnsi="Times New Roman" w:cs="Times New Roman"/>
            <w:bCs/>
            <w:lang w:val="en-CA"/>
          </w:rPr>
          <w:t>mmonium</w:t>
        </w:r>
        <w:r>
          <w:rPr>
            <w:rFonts w:ascii="Times New Roman" w:hAnsi="Times New Roman" w:cs="Times New Roman"/>
            <w:bCs/>
            <w:lang w:val="en-CA"/>
          </w:rPr>
          <w:t xml:space="preserve"> concentrations</w:t>
        </w:r>
      </w:ins>
      <w:ins w:id="129" w:author="Kieran Cox" w:date="2024-03-21T10:31:00Z">
        <w:r>
          <w:rPr>
            <w:rFonts w:ascii="Times New Roman" w:hAnsi="Times New Roman" w:cs="Times New Roman"/>
            <w:bCs/>
            <w:lang w:val="en-CA"/>
          </w:rPr>
          <w:t xml:space="preserve">, </w:t>
        </w:r>
      </w:ins>
      <w:ins w:id="130" w:author="Kieran Cox" w:date="2024-03-21T10:32:00Z">
        <w:r w:rsidR="007F1484">
          <w:rPr>
            <w:rFonts w:ascii="Times New Roman" w:hAnsi="Times New Roman" w:cs="Times New Roman"/>
            <w:bCs/>
            <w:lang w:val="en-CA"/>
          </w:rPr>
          <w:t>with the o</w:t>
        </w:r>
      </w:ins>
      <w:ins w:id="131" w:author="Kieran Cox" w:date="2024-03-21T10:33:00Z">
        <w:r w:rsidR="007F1484">
          <w:rPr>
            <w:rFonts w:ascii="Times New Roman" w:hAnsi="Times New Roman" w:cs="Times New Roman"/>
            <w:bCs/>
            <w:lang w:val="en-CA"/>
          </w:rPr>
          <w:t xml:space="preserve">ption to scale the size of the points by biomass. Biomass and abundance will be </w:t>
        </w:r>
      </w:ins>
      <w:ins w:id="132" w:author="Kieran Cox" w:date="2024-03-21T10:41:00Z">
        <w:r w:rsidR="007F1484">
          <w:rPr>
            <w:rFonts w:ascii="Times New Roman" w:hAnsi="Times New Roman" w:cs="Times New Roman"/>
            <w:bCs/>
            <w:lang w:val="en-CA"/>
          </w:rPr>
          <w:t>correlated</w:t>
        </w:r>
      </w:ins>
      <w:ins w:id="133" w:author="Kieran Cox" w:date="2024-03-21T10:33:00Z">
        <w:r w:rsidR="007F1484">
          <w:rPr>
            <w:rFonts w:ascii="Times New Roman" w:hAnsi="Times New Roman" w:cs="Times New Roman"/>
            <w:bCs/>
            <w:lang w:val="en-CA"/>
          </w:rPr>
          <w:t xml:space="preserve"> for the inverts because the weights ar</w:t>
        </w:r>
      </w:ins>
      <w:ins w:id="134" w:author="Kieran Cox" w:date="2024-03-21T10:34:00Z">
        <w:r w:rsidR="007F1484">
          <w:rPr>
            <w:rFonts w:ascii="Times New Roman" w:hAnsi="Times New Roman" w:cs="Times New Roman"/>
            <w:bCs/>
            <w:lang w:val="en-CA"/>
          </w:rPr>
          <w:t xml:space="preserve">e fixed for each individual, but this isn’t the case for fish, so I’d check the implications of biomass on these plots for fish to determine if biomass needs to be included. </w:t>
        </w:r>
      </w:ins>
      <w:ins w:id="135" w:author="Kieran Cox" w:date="2024-03-21T10:36:00Z">
        <w:r w:rsidR="007F1484">
          <w:rPr>
            <w:rFonts w:ascii="Times New Roman" w:hAnsi="Times New Roman" w:cs="Times New Roman"/>
            <w:bCs/>
            <w:lang w:val="en-CA"/>
          </w:rPr>
          <w:t>This data isn’t really in the model</w:t>
        </w:r>
      </w:ins>
      <w:ins w:id="136" w:author="Kieran Cox" w:date="2024-03-21T10:28:00Z">
        <w:r>
          <w:rPr>
            <w:rFonts w:ascii="Times New Roman" w:hAnsi="Times New Roman" w:cs="Times New Roman"/>
            <w:bCs/>
            <w:lang w:val="en-CA"/>
          </w:rPr>
          <w:t xml:space="preserve">, so there would be the option to make them a standalone plot, but they could also be a bottom panel row. </w:t>
        </w:r>
      </w:ins>
      <w:ins w:id="137" w:author="Kieran Cox" w:date="2024-03-21T10:36:00Z">
        <w:r w:rsidR="007F1484">
          <w:rPr>
            <w:rFonts w:ascii="Times New Roman" w:hAnsi="Times New Roman" w:cs="Times New Roman"/>
            <w:bCs/>
            <w:lang w:val="en-CA"/>
          </w:rPr>
          <w:t>You could make a panel figure</w:t>
        </w:r>
      </w:ins>
      <w:ins w:id="138" w:author="Kieran Cox" w:date="2024-03-21T10:37:00Z">
        <w:r w:rsidR="007F1484">
          <w:rPr>
            <w:rFonts w:ascii="Times New Roman" w:hAnsi="Times New Roman" w:cs="Times New Roman"/>
            <w:bCs/>
            <w:lang w:val="en-CA"/>
          </w:rPr>
          <w:t xml:space="preserve"> for M1 and one for M2, then show the top ~4-5 r2 value species for each. </w:t>
        </w:r>
      </w:ins>
      <w:ins w:id="139" w:author="Kieran Cox" w:date="2024-03-21T10:42:00Z">
        <w:r w:rsidR="007F1484">
          <w:rPr>
            <w:rFonts w:ascii="Times New Roman" w:hAnsi="Times New Roman" w:cs="Times New Roman"/>
            <w:bCs/>
            <w:lang w:val="en-CA"/>
          </w:rPr>
          <w:t xml:space="preserve">I sent it to you, but just in case it any of this isn’t clear, I’m talking about a plot like this </w:t>
        </w:r>
        <w:r w:rsidR="007F1484" w:rsidRPr="007F1484">
          <w:rPr>
            <w:rFonts w:ascii="Times New Roman" w:hAnsi="Times New Roman" w:cs="Times New Roman"/>
            <w:bCs/>
            <w:lang w:val="en-CA"/>
          </w:rPr>
          <w:t xml:space="preserve">https://www.nature.com/articles/s41598-021-97862-8/figures/3 </w:t>
        </w:r>
        <w:r w:rsidR="007F1484">
          <w:rPr>
            <w:rFonts w:ascii="Times New Roman" w:hAnsi="Times New Roman" w:cs="Times New Roman"/>
            <w:bCs/>
            <w:lang w:val="en-CA"/>
          </w:rPr>
          <w:t xml:space="preserve"> </w:t>
        </w:r>
      </w:ins>
      <w:bookmarkEnd w:id="83"/>
      <w:bookmarkEnd w:id="84"/>
      <w:r w:rsidR="00EE4634">
        <w:rPr>
          <w:rFonts w:ascii="Times New Roman" w:hAnsi="Times New Roman" w:cs="Times New Roman"/>
          <w:b/>
          <w:lang w:val="en-CA"/>
        </w:rPr>
        <w:br w:type="page"/>
      </w:r>
    </w:p>
    <w:p w14:paraId="01B9B29E" w14:textId="1A575A3D" w:rsidR="00B547A8" w:rsidRDefault="000A63B7">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2F2A5F18" wp14:editId="377B8C93">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782A5467"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281EEC">
        <w:rPr>
          <w:rFonts w:ascii="Times New Roman" w:hAnsi="Times New Roman" w:cs="Times New Roman"/>
          <w:b/>
          <w:lang w:val="en-CA"/>
        </w:rPr>
        <w:t>6</w:t>
      </w:r>
      <w:r>
        <w:rPr>
          <w:rFonts w:ascii="Times New Roman" w:hAnsi="Times New Roman" w:cs="Times New Roman"/>
          <w:b/>
          <w:lang w:val="en-CA"/>
        </w:rPr>
        <w:t xml:space="preserve">. </w:t>
      </w:r>
      <w:r w:rsidR="00D351C1">
        <w:rPr>
          <w:rFonts w:ascii="Times New Roman" w:hAnsi="Times New Roman" w:cs="Times New Roman"/>
          <w:lang w:val="en-CA"/>
        </w:rPr>
        <w:t xml:space="preserve">Mean ammonium concentration </w:t>
      </w:r>
      <w:r w:rsidR="00FE153F">
        <w:rPr>
          <w:rFonts w:ascii="Times New Roman" w:hAnsi="Times New Roman" w:cs="Times New Roman"/>
          <w:lang w:val="en-CA"/>
        </w:rPr>
        <w:t xml:space="preserve">in experimental cages containing (a) zero, one, or two California sea cucumbers, and (b) control, medium size, or large size red rock crab. </w:t>
      </w:r>
      <w:r w:rsidR="005E6D58">
        <w:rPr>
          <w:rFonts w:ascii="Times New Roman" w:hAnsi="Times New Roman" w:cs="Times New Roman"/>
          <w:lang w:val="en-CA"/>
        </w:rPr>
        <w:t xml:space="preserve">Error bars indicate 95% confidence </w:t>
      </w:r>
      <w:commentRangeStart w:id="140"/>
      <w:r w:rsidR="005E6D58">
        <w:rPr>
          <w:rFonts w:ascii="Times New Roman" w:hAnsi="Times New Roman" w:cs="Times New Roman"/>
          <w:lang w:val="en-CA"/>
        </w:rPr>
        <w:t xml:space="preserve">intervals. </w:t>
      </w:r>
      <w:commentRangeEnd w:id="140"/>
      <w:r w:rsidR="00F15086">
        <w:rPr>
          <w:rStyle w:val="CommentReference"/>
        </w:rPr>
        <w:commentReference w:id="140"/>
      </w:r>
    </w:p>
    <w:p w14:paraId="3999C8AB" w14:textId="77777777" w:rsidR="0058230D" w:rsidRDefault="0058230D">
      <w:pPr>
        <w:rPr>
          <w:rFonts w:ascii="Times New Roman" w:hAnsi="Times New Roman" w:cs="Times New Roman"/>
          <w:b/>
          <w:lang w:val="en-CA"/>
        </w:rPr>
      </w:pPr>
    </w:p>
    <w:p w14:paraId="17ADC48E" w14:textId="77777777" w:rsidR="0058230D" w:rsidRDefault="0058230D">
      <w:pPr>
        <w:rPr>
          <w:rFonts w:ascii="Times New Roman" w:hAnsi="Times New Roman" w:cs="Times New Roman"/>
          <w:b/>
          <w:lang w:val="en-CA"/>
        </w:rPr>
      </w:pPr>
      <w:r>
        <w:rPr>
          <w:rFonts w:ascii="Times New Roman" w:hAnsi="Times New Roman" w:cs="Times New Roman"/>
          <w:b/>
          <w:lang w:val="en-CA"/>
        </w:rPr>
        <w:br w:type="page"/>
      </w:r>
    </w:p>
    <w:p w14:paraId="4600395C" w14:textId="0D086F98" w:rsidR="00405356" w:rsidRPr="0064532D" w:rsidRDefault="00405356" w:rsidP="00EB3BC7">
      <w:pPr>
        <w:spacing w:line="480" w:lineRule="auto"/>
        <w:rPr>
          <w:rFonts w:ascii="Times New Roman" w:hAnsi="Times New Roman" w:cs="Times New Roman"/>
          <w:lang w:val="en-CA"/>
        </w:rPr>
      </w:pPr>
      <w:commentRangeStart w:id="141"/>
      <w:r w:rsidRPr="0064532D">
        <w:rPr>
          <w:rFonts w:ascii="Times New Roman" w:hAnsi="Times New Roman" w:cs="Times New Roman"/>
          <w:b/>
          <w:lang w:val="en-CA"/>
        </w:rPr>
        <w:lastRenderedPageBreak/>
        <w:t>Table 1</w:t>
      </w:r>
      <w:r w:rsidR="0064532D" w:rsidRPr="0064532D">
        <w:rPr>
          <w:rFonts w:ascii="Times New Roman" w:hAnsi="Times New Roman" w:cs="Times New Roman"/>
          <w:b/>
          <w:lang w:val="en-CA"/>
        </w:rPr>
        <w:t>.</w:t>
      </w:r>
      <w:commentRangeEnd w:id="141"/>
      <w:r w:rsidR="00E01F00">
        <w:rPr>
          <w:rStyle w:val="CommentReference"/>
        </w:rPr>
        <w:commentReference w:id="141"/>
      </w:r>
      <w:r w:rsidR="0064532D">
        <w:rPr>
          <w:rFonts w:ascii="Times New Roman" w:hAnsi="Times New Roman" w:cs="Times New Roman"/>
          <w:lang w:val="en-CA"/>
        </w:rPr>
        <w:t xml:space="preserve"> List of rocky reef sites sampled using Reef Life Survey methods, and the years each site was surveyed.</w:t>
      </w:r>
    </w:p>
    <w:tbl>
      <w:tblPr>
        <w:tblStyle w:val="Nikola"/>
        <w:tblW w:w="10065" w:type="dxa"/>
        <w:tblInd w:w="-142" w:type="dxa"/>
        <w:tblLook w:val="04A0" w:firstRow="1" w:lastRow="0" w:firstColumn="1" w:lastColumn="0" w:noHBand="0" w:noVBand="1"/>
      </w:tblPr>
      <w:tblGrid>
        <w:gridCol w:w="1276"/>
        <w:gridCol w:w="3544"/>
        <w:gridCol w:w="3119"/>
        <w:gridCol w:w="2126"/>
      </w:tblGrid>
      <w:tr w:rsidR="00405356" w:rsidRPr="0064532D" w14:paraId="4235B6FB" w14:textId="29D891B4" w:rsidTr="00C77114">
        <w:trPr>
          <w:cnfStyle w:val="100000000000" w:firstRow="1" w:lastRow="0" w:firstColumn="0" w:lastColumn="0" w:oddVBand="0" w:evenVBand="0" w:oddHBand="0" w:evenHBand="0" w:firstRowFirstColumn="0" w:firstRowLastColumn="0" w:lastRowFirstColumn="0" w:lastRowLastColumn="0"/>
          <w:trHeight w:val="320"/>
        </w:trPr>
        <w:tc>
          <w:tcPr>
            <w:tcW w:w="1276" w:type="dxa"/>
            <w:tcBorders>
              <w:top w:val="single" w:sz="4" w:space="0" w:color="auto"/>
              <w:right w:val="nil"/>
            </w:tcBorders>
            <w:noWrap/>
            <w:hideMark/>
          </w:tcPr>
          <w:p w14:paraId="62549A62" w14:textId="5D6DA6DC"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544" w:type="dxa"/>
            <w:tcBorders>
              <w:top w:val="single" w:sz="4" w:space="0" w:color="auto"/>
              <w:left w:val="nil"/>
              <w:right w:val="nil"/>
            </w:tcBorders>
            <w:noWrap/>
            <w:hideMark/>
          </w:tcPr>
          <w:p w14:paraId="62B3906B" w14:textId="7296B532"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3119" w:type="dxa"/>
            <w:tcBorders>
              <w:top w:val="single" w:sz="4" w:space="0" w:color="auto"/>
              <w:left w:val="nil"/>
              <w:right w:val="nil"/>
            </w:tcBorders>
            <w:noWrap/>
            <w:hideMark/>
          </w:tcPr>
          <w:p w14:paraId="1DB84B84" w14:textId="3F85069A" w:rsidR="00405356" w:rsidRPr="00405356" w:rsidRDefault="0064532D"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2126" w:type="dxa"/>
            <w:tcBorders>
              <w:top w:val="single" w:sz="4" w:space="0" w:color="auto"/>
              <w:left w:val="nil"/>
            </w:tcBorders>
          </w:tcPr>
          <w:p w14:paraId="745A5E95" w14:textId="7402007E" w:rsidR="00405356" w:rsidRPr="0064532D"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C77114">
        <w:trPr>
          <w:trHeight w:val="320"/>
        </w:trPr>
        <w:tc>
          <w:tcPr>
            <w:tcW w:w="1276" w:type="dxa"/>
            <w:tcBorders>
              <w:right w:val="nil"/>
            </w:tcBorders>
            <w:noWrap/>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544" w:type="dxa"/>
            <w:tcBorders>
              <w:left w:val="nil"/>
              <w:right w:val="nil"/>
            </w:tcBorders>
            <w:noWrap/>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3119" w:type="dxa"/>
            <w:tcBorders>
              <w:left w:val="nil"/>
              <w:right w:val="nil"/>
            </w:tcBorders>
            <w:noWrap/>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2126" w:type="dxa"/>
            <w:tcBorders>
              <w:left w:val="nil"/>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C77114">
        <w:trPr>
          <w:trHeight w:val="320"/>
        </w:trPr>
        <w:tc>
          <w:tcPr>
            <w:tcW w:w="1276" w:type="dxa"/>
            <w:tcBorders>
              <w:right w:val="nil"/>
            </w:tcBorders>
            <w:noWrap/>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544" w:type="dxa"/>
            <w:tcBorders>
              <w:left w:val="nil"/>
              <w:right w:val="nil"/>
            </w:tcBorders>
            <w:noWrap/>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3119" w:type="dxa"/>
            <w:tcBorders>
              <w:left w:val="nil"/>
              <w:right w:val="nil"/>
            </w:tcBorders>
            <w:noWrap/>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2126" w:type="dxa"/>
            <w:tcBorders>
              <w:left w:val="nil"/>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C77114">
        <w:trPr>
          <w:trHeight w:val="320"/>
        </w:trPr>
        <w:tc>
          <w:tcPr>
            <w:tcW w:w="1276" w:type="dxa"/>
            <w:tcBorders>
              <w:right w:val="nil"/>
            </w:tcBorders>
            <w:noWrap/>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544" w:type="dxa"/>
            <w:tcBorders>
              <w:left w:val="nil"/>
              <w:right w:val="nil"/>
            </w:tcBorders>
            <w:noWrap/>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3119" w:type="dxa"/>
            <w:tcBorders>
              <w:left w:val="nil"/>
              <w:right w:val="nil"/>
            </w:tcBorders>
            <w:noWrap/>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2126" w:type="dxa"/>
            <w:tcBorders>
              <w:left w:val="nil"/>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C77114">
        <w:trPr>
          <w:trHeight w:val="320"/>
        </w:trPr>
        <w:tc>
          <w:tcPr>
            <w:tcW w:w="1276" w:type="dxa"/>
            <w:tcBorders>
              <w:right w:val="nil"/>
            </w:tcBorders>
            <w:noWrap/>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544" w:type="dxa"/>
            <w:tcBorders>
              <w:left w:val="nil"/>
              <w:right w:val="nil"/>
            </w:tcBorders>
            <w:noWrap/>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3119" w:type="dxa"/>
            <w:tcBorders>
              <w:left w:val="nil"/>
              <w:right w:val="nil"/>
            </w:tcBorders>
            <w:noWrap/>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2126" w:type="dxa"/>
            <w:tcBorders>
              <w:left w:val="nil"/>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C77114">
        <w:trPr>
          <w:trHeight w:val="320"/>
        </w:trPr>
        <w:tc>
          <w:tcPr>
            <w:tcW w:w="1276" w:type="dxa"/>
            <w:tcBorders>
              <w:right w:val="nil"/>
            </w:tcBorders>
            <w:noWrap/>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544" w:type="dxa"/>
            <w:tcBorders>
              <w:left w:val="nil"/>
              <w:right w:val="nil"/>
            </w:tcBorders>
            <w:noWrap/>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3119" w:type="dxa"/>
            <w:tcBorders>
              <w:left w:val="nil"/>
              <w:right w:val="nil"/>
            </w:tcBorders>
            <w:noWrap/>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2126" w:type="dxa"/>
            <w:tcBorders>
              <w:left w:val="nil"/>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C77114">
        <w:trPr>
          <w:trHeight w:val="320"/>
        </w:trPr>
        <w:tc>
          <w:tcPr>
            <w:tcW w:w="1276" w:type="dxa"/>
            <w:tcBorders>
              <w:right w:val="nil"/>
            </w:tcBorders>
            <w:noWrap/>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544" w:type="dxa"/>
            <w:tcBorders>
              <w:left w:val="nil"/>
              <w:right w:val="nil"/>
            </w:tcBorders>
            <w:noWrap/>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3119" w:type="dxa"/>
            <w:tcBorders>
              <w:left w:val="nil"/>
              <w:right w:val="nil"/>
            </w:tcBorders>
            <w:noWrap/>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2126" w:type="dxa"/>
            <w:tcBorders>
              <w:left w:val="nil"/>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C77114">
        <w:trPr>
          <w:trHeight w:val="320"/>
        </w:trPr>
        <w:tc>
          <w:tcPr>
            <w:tcW w:w="1276" w:type="dxa"/>
            <w:tcBorders>
              <w:right w:val="nil"/>
            </w:tcBorders>
            <w:noWrap/>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544" w:type="dxa"/>
            <w:tcBorders>
              <w:left w:val="nil"/>
              <w:right w:val="nil"/>
            </w:tcBorders>
            <w:noWrap/>
            <w:hideMark/>
          </w:tcPr>
          <w:p w14:paraId="383E5A0B" w14:textId="6F82A024"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Southside</w:t>
            </w:r>
          </w:p>
        </w:tc>
        <w:tc>
          <w:tcPr>
            <w:tcW w:w="3119" w:type="dxa"/>
            <w:tcBorders>
              <w:left w:val="nil"/>
              <w:right w:val="nil"/>
            </w:tcBorders>
            <w:noWrap/>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2126" w:type="dxa"/>
            <w:tcBorders>
              <w:left w:val="nil"/>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C77114">
        <w:trPr>
          <w:trHeight w:val="320"/>
        </w:trPr>
        <w:tc>
          <w:tcPr>
            <w:tcW w:w="1276" w:type="dxa"/>
            <w:tcBorders>
              <w:right w:val="nil"/>
            </w:tcBorders>
            <w:noWrap/>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544" w:type="dxa"/>
            <w:tcBorders>
              <w:left w:val="nil"/>
              <w:right w:val="nil"/>
            </w:tcBorders>
            <w:noWrap/>
            <w:hideMark/>
          </w:tcPr>
          <w:p w14:paraId="2892CACA" w14:textId="09516E75"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w:t>
            </w:r>
            <w:proofErr w:type="spellStart"/>
            <w:r w:rsidRPr="00405356">
              <w:rPr>
                <w:rFonts w:ascii="Times New Roman" w:eastAsia="Times New Roman" w:hAnsi="Times New Roman" w:cs="Times New Roman"/>
                <w:color w:val="000000"/>
                <w:lang w:val="en-CA"/>
              </w:rPr>
              <w:t>Northside</w:t>
            </w:r>
            <w:proofErr w:type="spellEnd"/>
          </w:p>
        </w:tc>
        <w:tc>
          <w:tcPr>
            <w:tcW w:w="3119" w:type="dxa"/>
            <w:tcBorders>
              <w:left w:val="nil"/>
              <w:right w:val="nil"/>
            </w:tcBorders>
            <w:noWrap/>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2126" w:type="dxa"/>
            <w:tcBorders>
              <w:left w:val="nil"/>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C77114">
        <w:trPr>
          <w:trHeight w:val="320"/>
        </w:trPr>
        <w:tc>
          <w:tcPr>
            <w:tcW w:w="1276" w:type="dxa"/>
            <w:tcBorders>
              <w:right w:val="nil"/>
            </w:tcBorders>
            <w:noWrap/>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544" w:type="dxa"/>
            <w:tcBorders>
              <w:left w:val="nil"/>
              <w:right w:val="nil"/>
            </w:tcBorders>
            <w:noWrap/>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3119" w:type="dxa"/>
            <w:tcBorders>
              <w:left w:val="nil"/>
              <w:right w:val="nil"/>
            </w:tcBorders>
            <w:noWrap/>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2126" w:type="dxa"/>
            <w:tcBorders>
              <w:left w:val="nil"/>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C77114">
        <w:trPr>
          <w:trHeight w:val="320"/>
        </w:trPr>
        <w:tc>
          <w:tcPr>
            <w:tcW w:w="1276" w:type="dxa"/>
            <w:tcBorders>
              <w:right w:val="nil"/>
            </w:tcBorders>
            <w:noWrap/>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544" w:type="dxa"/>
            <w:tcBorders>
              <w:left w:val="nil"/>
              <w:right w:val="nil"/>
            </w:tcBorders>
            <w:noWrap/>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3119" w:type="dxa"/>
            <w:tcBorders>
              <w:left w:val="nil"/>
              <w:right w:val="nil"/>
            </w:tcBorders>
            <w:noWrap/>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2126" w:type="dxa"/>
            <w:tcBorders>
              <w:left w:val="nil"/>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C77114">
        <w:trPr>
          <w:trHeight w:val="320"/>
        </w:trPr>
        <w:tc>
          <w:tcPr>
            <w:tcW w:w="1276" w:type="dxa"/>
            <w:tcBorders>
              <w:right w:val="nil"/>
            </w:tcBorders>
            <w:noWrap/>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544" w:type="dxa"/>
            <w:tcBorders>
              <w:left w:val="nil"/>
              <w:right w:val="nil"/>
            </w:tcBorders>
            <w:noWrap/>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3119" w:type="dxa"/>
            <w:tcBorders>
              <w:left w:val="nil"/>
              <w:right w:val="nil"/>
            </w:tcBorders>
            <w:noWrap/>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2126" w:type="dxa"/>
            <w:tcBorders>
              <w:left w:val="nil"/>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C77114">
        <w:trPr>
          <w:trHeight w:val="320"/>
        </w:trPr>
        <w:tc>
          <w:tcPr>
            <w:tcW w:w="1276" w:type="dxa"/>
            <w:tcBorders>
              <w:right w:val="nil"/>
            </w:tcBorders>
            <w:noWrap/>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544" w:type="dxa"/>
            <w:tcBorders>
              <w:left w:val="nil"/>
              <w:right w:val="nil"/>
            </w:tcBorders>
            <w:noWrap/>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3119" w:type="dxa"/>
            <w:tcBorders>
              <w:left w:val="nil"/>
              <w:right w:val="nil"/>
            </w:tcBorders>
            <w:noWrap/>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2126" w:type="dxa"/>
            <w:tcBorders>
              <w:left w:val="nil"/>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C77114">
        <w:trPr>
          <w:trHeight w:val="320"/>
        </w:trPr>
        <w:tc>
          <w:tcPr>
            <w:tcW w:w="1276" w:type="dxa"/>
            <w:tcBorders>
              <w:right w:val="nil"/>
            </w:tcBorders>
            <w:noWrap/>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544" w:type="dxa"/>
            <w:tcBorders>
              <w:left w:val="nil"/>
              <w:right w:val="nil"/>
            </w:tcBorders>
            <w:noWrap/>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3119" w:type="dxa"/>
            <w:tcBorders>
              <w:left w:val="nil"/>
              <w:right w:val="nil"/>
            </w:tcBorders>
            <w:noWrap/>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2126" w:type="dxa"/>
            <w:tcBorders>
              <w:left w:val="nil"/>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C77114">
        <w:trPr>
          <w:trHeight w:val="320"/>
        </w:trPr>
        <w:tc>
          <w:tcPr>
            <w:tcW w:w="1276" w:type="dxa"/>
            <w:tcBorders>
              <w:right w:val="nil"/>
            </w:tcBorders>
            <w:noWrap/>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544" w:type="dxa"/>
            <w:tcBorders>
              <w:left w:val="nil"/>
              <w:right w:val="nil"/>
            </w:tcBorders>
            <w:noWrap/>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3119" w:type="dxa"/>
            <w:tcBorders>
              <w:left w:val="nil"/>
              <w:right w:val="nil"/>
            </w:tcBorders>
            <w:noWrap/>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2126" w:type="dxa"/>
            <w:tcBorders>
              <w:left w:val="nil"/>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C77114">
        <w:trPr>
          <w:trHeight w:val="320"/>
        </w:trPr>
        <w:tc>
          <w:tcPr>
            <w:tcW w:w="1276" w:type="dxa"/>
            <w:tcBorders>
              <w:right w:val="nil"/>
            </w:tcBorders>
            <w:noWrap/>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544" w:type="dxa"/>
            <w:tcBorders>
              <w:left w:val="nil"/>
              <w:right w:val="nil"/>
            </w:tcBorders>
            <w:noWrap/>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3119" w:type="dxa"/>
            <w:tcBorders>
              <w:left w:val="nil"/>
              <w:right w:val="nil"/>
            </w:tcBorders>
            <w:noWrap/>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2126" w:type="dxa"/>
            <w:tcBorders>
              <w:left w:val="nil"/>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C77114">
        <w:trPr>
          <w:trHeight w:val="320"/>
        </w:trPr>
        <w:tc>
          <w:tcPr>
            <w:tcW w:w="1276" w:type="dxa"/>
            <w:tcBorders>
              <w:right w:val="nil"/>
            </w:tcBorders>
            <w:noWrap/>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544" w:type="dxa"/>
            <w:tcBorders>
              <w:left w:val="nil"/>
              <w:right w:val="nil"/>
            </w:tcBorders>
            <w:noWrap/>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3119" w:type="dxa"/>
            <w:tcBorders>
              <w:left w:val="nil"/>
              <w:right w:val="nil"/>
            </w:tcBorders>
            <w:noWrap/>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2126" w:type="dxa"/>
            <w:tcBorders>
              <w:left w:val="nil"/>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C77114">
        <w:trPr>
          <w:trHeight w:val="320"/>
        </w:trPr>
        <w:tc>
          <w:tcPr>
            <w:tcW w:w="1276" w:type="dxa"/>
            <w:tcBorders>
              <w:right w:val="nil"/>
            </w:tcBorders>
            <w:noWrap/>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544" w:type="dxa"/>
            <w:tcBorders>
              <w:left w:val="nil"/>
              <w:right w:val="nil"/>
            </w:tcBorders>
            <w:noWrap/>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3119" w:type="dxa"/>
            <w:tcBorders>
              <w:left w:val="nil"/>
              <w:right w:val="nil"/>
            </w:tcBorders>
            <w:noWrap/>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2126" w:type="dxa"/>
            <w:tcBorders>
              <w:left w:val="nil"/>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C77114">
        <w:trPr>
          <w:trHeight w:val="320"/>
        </w:trPr>
        <w:tc>
          <w:tcPr>
            <w:tcW w:w="1276" w:type="dxa"/>
            <w:tcBorders>
              <w:right w:val="nil"/>
            </w:tcBorders>
            <w:noWrap/>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544" w:type="dxa"/>
            <w:tcBorders>
              <w:left w:val="nil"/>
              <w:right w:val="nil"/>
            </w:tcBorders>
            <w:noWrap/>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3119" w:type="dxa"/>
            <w:tcBorders>
              <w:left w:val="nil"/>
              <w:right w:val="nil"/>
            </w:tcBorders>
            <w:noWrap/>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2126" w:type="dxa"/>
            <w:tcBorders>
              <w:left w:val="nil"/>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C77114">
        <w:trPr>
          <w:trHeight w:val="320"/>
        </w:trPr>
        <w:tc>
          <w:tcPr>
            <w:tcW w:w="1276" w:type="dxa"/>
            <w:tcBorders>
              <w:right w:val="nil"/>
            </w:tcBorders>
            <w:noWrap/>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544" w:type="dxa"/>
            <w:tcBorders>
              <w:left w:val="nil"/>
              <w:right w:val="nil"/>
            </w:tcBorders>
            <w:noWrap/>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3119" w:type="dxa"/>
            <w:tcBorders>
              <w:left w:val="nil"/>
              <w:right w:val="nil"/>
            </w:tcBorders>
            <w:noWrap/>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2126" w:type="dxa"/>
            <w:tcBorders>
              <w:left w:val="nil"/>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C77114">
        <w:trPr>
          <w:trHeight w:val="320"/>
        </w:trPr>
        <w:tc>
          <w:tcPr>
            <w:tcW w:w="1276" w:type="dxa"/>
            <w:tcBorders>
              <w:right w:val="nil"/>
            </w:tcBorders>
            <w:noWrap/>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544" w:type="dxa"/>
            <w:tcBorders>
              <w:left w:val="nil"/>
              <w:right w:val="nil"/>
            </w:tcBorders>
            <w:noWrap/>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3119" w:type="dxa"/>
            <w:tcBorders>
              <w:left w:val="nil"/>
              <w:right w:val="nil"/>
            </w:tcBorders>
            <w:noWrap/>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2126" w:type="dxa"/>
            <w:tcBorders>
              <w:left w:val="nil"/>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C77114">
        <w:trPr>
          <w:trHeight w:val="320"/>
        </w:trPr>
        <w:tc>
          <w:tcPr>
            <w:tcW w:w="1276" w:type="dxa"/>
            <w:tcBorders>
              <w:right w:val="nil"/>
            </w:tcBorders>
            <w:noWrap/>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544" w:type="dxa"/>
            <w:tcBorders>
              <w:left w:val="nil"/>
              <w:right w:val="nil"/>
            </w:tcBorders>
            <w:noWrap/>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3119" w:type="dxa"/>
            <w:tcBorders>
              <w:left w:val="nil"/>
              <w:right w:val="nil"/>
            </w:tcBorders>
            <w:noWrap/>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2126" w:type="dxa"/>
            <w:tcBorders>
              <w:left w:val="nil"/>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C77114">
        <w:trPr>
          <w:trHeight w:val="320"/>
        </w:trPr>
        <w:tc>
          <w:tcPr>
            <w:tcW w:w="1276" w:type="dxa"/>
            <w:tcBorders>
              <w:right w:val="nil"/>
            </w:tcBorders>
            <w:noWrap/>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544" w:type="dxa"/>
            <w:tcBorders>
              <w:left w:val="nil"/>
              <w:right w:val="nil"/>
            </w:tcBorders>
            <w:noWrap/>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3119" w:type="dxa"/>
            <w:tcBorders>
              <w:left w:val="nil"/>
              <w:right w:val="nil"/>
            </w:tcBorders>
            <w:noWrap/>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2126" w:type="dxa"/>
            <w:tcBorders>
              <w:left w:val="nil"/>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C77114">
        <w:trPr>
          <w:trHeight w:val="320"/>
        </w:trPr>
        <w:tc>
          <w:tcPr>
            <w:tcW w:w="1276" w:type="dxa"/>
            <w:tcBorders>
              <w:right w:val="nil"/>
            </w:tcBorders>
            <w:noWrap/>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544" w:type="dxa"/>
            <w:tcBorders>
              <w:left w:val="nil"/>
              <w:right w:val="nil"/>
            </w:tcBorders>
            <w:noWrap/>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3119" w:type="dxa"/>
            <w:tcBorders>
              <w:left w:val="nil"/>
              <w:right w:val="nil"/>
            </w:tcBorders>
            <w:noWrap/>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2126" w:type="dxa"/>
            <w:tcBorders>
              <w:left w:val="nil"/>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C77114">
        <w:trPr>
          <w:trHeight w:val="320"/>
        </w:trPr>
        <w:tc>
          <w:tcPr>
            <w:tcW w:w="1276" w:type="dxa"/>
            <w:tcBorders>
              <w:right w:val="nil"/>
            </w:tcBorders>
            <w:noWrap/>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544" w:type="dxa"/>
            <w:tcBorders>
              <w:left w:val="nil"/>
              <w:right w:val="nil"/>
            </w:tcBorders>
            <w:noWrap/>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3119" w:type="dxa"/>
            <w:tcBorders>
              <w:left w:val="nil"/>
              <w:right w:val="nil"/>
            </w:tcBorders>
            <w:noWrap/>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2126" w:type="dxa"/>
            <w:tcBorders>
              <w:left w:val="nil"/>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C77114">
        <w:trPr>
          <w:trHeight w:val="320"/>
        </w:trPr>
        <w:tc>
          <w:tcPr>
            <w:tcW w:w="1276" w:type="dxa"/>
            <w:tcBorders>
              <w:right w:val="nil"/>
            </w:tcBorders>
            <w:noWrap/>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544" w:type="dxa"/>
            <w:tcBorders>
              <w:left w:val="nil"/>
              <w:right w:val="nil"/>
            </w:tcBorders>
            <w:noWrap/>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3119" w:type="dxa"/>
            <w:tcBorders>
              <w:left w:val="nil"/>
              <w:right w:val="nil"/>
            </w:tcBorders>
            <w:noWrap/>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2126" w:type="dxa"/>
            <w:tcBorders>
              <w:left w:val="nil"/>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C77114">
        <w:trPr>
          <w:trHeight w:val="320"/>
        </w:trPr>
        <w:tc>
          <w:tcPr>
            <w:tcW w:w="1276" w:type="dxa"/>
            <w:tcBorders>
              <w:bottom w:val="single" w:sz="6" w:space="0" w:color="F2F2F2"/>
              <w:right w:val="nil"/>
            </w:tcBorders>
            <w:noWrap/>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544" w:type="dxa"/>
            <w:tcBorders>
              <w:left w:val="nil"/>
              <w:bottom w:val="single" w:sz="6" w:space="0" w:color="F2F2F2"/>
              <w:right w:val="nil"/>
            </w:tcBorders>
            <w:noWrap/>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Hosie</w:t>
            </w:r>
            <w:proofErr w:type="spellEnd"/>
            <w:r w:rsidRPr="00405356">
              <w:rPr>
                <w:rFonts w:ascii="Times New Roman" w:eastAsia="Times New Roman" w:hAnsi="Times New Roman" w:cs="Times New Roman"/>
                <w:color w:val="000000"/>
                <w:lang w:val="en-CA"/>
              </w:rPr>
              <w:t xml:space="preserve"> South</w:t>
            </w:r>
          </w:p>
        </w:tc>
        <w:tc>
          <w:tcPr>
            <w:tcW w:w="3119" w:type="dxa"/>
            <w:tcBorders>
              <w:left w:val="nil"/>
              <w:bottom w:val="single" w:sz="6" w:space="0" w:color="F2F2F2"/>
              <w:right w:val="nil"/>
            </w:tcBorders>
            <w:noWrap/>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2126" w:type="dxa"/>
            <w:tcBorders>
              <w:left w:val="nil"/>
              <w:bottom w:val="single" w:sz="6" w:space="0" w:color="F2F2F2"/>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C77114">
        <w:trPr>
          <w:trHeight w:val="320"/>
        </w:trPr>
        <w:tc>
          <w:tcPr>
            <w:tcW w:w="1276" w:type="dxa"/>
            <w:tcBorders>
              <w:top w:val="single" w:sz="6" w:space="0" w:color="F2F2F2"/>
              <w:bottom w:val="single" w:sz="4" w:space="0" w:color="auto"/>
              <w:right w:val="nil"/>
            </w:tcBorders>
            <w:noWrap/>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544" w:type="dxa"/>
            <w:tcBorders>
              <w:top w:val="single" w:sz="6" w:space="0" w:color="F2F2F2"/>
              <w:left w:val="nil"/>
              <w:bottom w:val="single" w:sz="4" w:space="0" w:color="auto"/>
              <w:right w:val="nil"/>
            </w:tcBorders>
            <w:noWrap/>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3119" w:type="dxa"/>
            <w:tcBorders>
              <w:top w:val="single" w:sz="6" w:space="0" w:color="F2F2F2"/>
              <w:left w:val="nil"/>
              <w:bottom w:val="single" w:sz="4" w:space="0" w:color="auto"/>
              <w:right w:val="nil"/>
            </w:tcBorders>
            <w:noWrap/>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2126" w:type="dxa"/>
            <w:tcBorders>
              <w:top w:val="single" w:sz="6" w:space="0" w:color="F2F2F2"/>
              <w:left w:val="nil"/>
              <w:bottom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2CBE63AE" w14:textId="5CE05DE6" w:rsidR="0053139F" w:rsidRDefault="0053139F">
      <w:pPr>
        <w:rPr>
          <w:rFonts w:ascii="Times New Roman" w:hAnsi="Times New Roman" w:cs="Times New Roman"/>
          <w:lang w:val="en-CA"/>
        </w:rPr>
      </w:pPr>
    </w:p>
    <w:p w14:paraId="7521867D" w14:textId="77777777" w:rsidR="00C77114" w:rsidRDefault="00C77114">
      <w:pPr>
        <w:rPr>
          <w:rFonts w:ascii="Times New Roman" w:hAnsi="Times New Roman" w:cs="Times New Roman"/>
          <w:b/>
          <w:lang w:val="en-CA"/>
        </w:rPr>
      </w:pPr>
      <w:r>
        <w:rPr>
          <w:rFonts w:ascii="Times New Roman" w:hAnsi="Times New Roman" w:cs="Times New Roman"/>
          <w:b/>
          <w:lang w:val="en-CA"/>
        </w:rPr>
        <w:br w:type="page"/>
      </w:r>
    </w:p>
    <w:p w14:paraId="4CBCD9C5" w14:textId="267F1A52" w:rsidR="004D42BB" w:rsidRDefault="0053139F" w:rsidP="00EB3BC7">
      <w:pPr>
        <w:spacing w:line="480" w:lineRule="auto"/>
        <w:rPr>
          <w:rFonts w:ascii="Times New Roman" w:hAnsi="Times New Roman" w:cs="Times New Roman"/>
          <w:lang w:val="en-CA"/>
        </w:rPr>
      </w:pPr>
      <w:r w:rsidRPr="00E83D6E">
        <w:rPr>
          <w:rFonts w:ascii="Times New Roman" w:hAnsi="Times New Roman" w:cs="Times New Roman"/>
          <w:b/>
          <w:lang w:val="en-CA"/>
        </w:rPr>
        <w:lastRenderedPageBreak/>
        <w:t>Table 2.</w:t>
      </w:r>
      <w:r>
        <w:rPr>
          <w:rFonts w:ascii="Times New Roman" w:hAnsi="Times New Roman" w:cs="Times New Roman"/>
          <w:lang w:val="en-CA"/>
        </w:rPr>
        <w:t xml:space="preserve"> </w:t>
      </w:r>
      <w:r w:rsidR="00E83D6E">
        <w:rPr>
          <w:rFonts w:ascii="Times New Roman" w:hAnsi="Times New Roman" w:cs="Times New Roman"/>
          <w:lang w:val="en-CA"/>
        </w:rPr>
        <w:t>List of s</w:t>
      </w:r>
      <w:r>
        <w:rPr>
          <w:rFonts w:ascii="Times New Roman" w:hAnsi="Times New Roman" w:cs="Times New Roman"/>
          <w:lang w:val="en-CA"/>
        </w:rPr>
        <w:t xml:space="preserve">ites used in kelp forest </w:t>
      </w:r>
      <w:r w:rsidR="00682CDC">
        <w:rPr>
          <w:rFonts w:ascii="Times New Roman" w:hAnsi="Times New Roman" w:cs="Times New Roman"/>
          <w:lang w:val="en-CA"/>
        </w:rPr>
        <w:t>small</w:t>
      </w:r>
      <w:r w:rsidR="004D42BB">
        <w:rPr>
          <w:rFonts w:ascii="Times New Roman" w:hAnsi="Times New Roman" w:cs="Times New Roman"/>
          <w:lang w:val="en-CA"/>
        </w:rPr>
        <w:t>-scale experiment</w:t>
      </w:r>
      <w:r w:rsidR="00E83D6E">
        <w:rPr>
          <w:rFonts w:ascii="Times New Roman" w:hAnsi="Times New Roman" w:cs="Times New Roman"/>
          <w:lang w:val="en-CA"/>
        </w:rPr>
        <w:t>, and the date of each survey.</w:t>
      </w:r>
    </w:p>
    <w:tbl>
      <w:tblPr>
        <w:tblStyle w:val="Nikola"/>
        <w:tblW w:w="9360" w:type="dxa"/>
        <w:tblLook w:val="04A0" w:firstRow="1" w:lastRow="0" w:firstColumn="1" w:lastColumn="0" w:noHBand="0" w:noVBand="1"/>
      </w:tblPr>
      <w:tblGrid>
        <w:gridCol w:w="1300"/>
        <w:gridCol w:w="2953"/>
        <w:gridCol w:w="2693"/>
        <w:gridCol w:w="2414"/>
      </w:tblGrid>
      <w:tr w:rsidR="0013326D" w:rsidRPr="004D42BB" w14:paraId="63CE2497" w14:textId="3AC9D7D6" w:rsidTr="00C77114">
        <w:trPr>
          <w:cnfStyle w:val="100000000000" w:firstRow="1" w:lastRow="0" w:firstColumn="0" w:lastColumn="0" w:oddVBand="0" w:evenVBand="0" w:oddHBand="0" w:evenHBand="0" w:firstRowFirstColumn="0" w:firstRowLastColumn="0" w:lastRowFirstColumn="0" w:lastRowLastColumn="0"/>
          <w:trHeight w:val="320"/>
        </w:trPr>
        <w:tc>
          <w:tcPr>
            <w:tcW w:w="1300" w:type="dxa"/>
            <w:tcBorders>
              <w:top w:val="single" w:sz="4" w:space="0" w:color="auto"/>
              <w:left w:val="nil"/>
              <w:right w:val="nil"/>
            </w:tcBorders>
            <w:noWrap/>
            <w:hideMark/>
          </w:tcPr>
          <w:p w14:paraId="3FD1C2F4"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single" w:sz="4" w:space="0" w:color="auto"/>
              <w:left w:val="nil"/>
              <w:right w:val="nil"/>
            </w:tcBorders>
            <w:noWrap/>
            <w:hideMark/>
          </w:tcPr>
          <w:p w14:paraId="6D30CE73"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single" w:sz="4" w:space="0" w:color="auto"/>
              <w:left w:val="nil"/>
              <w:right w:val="nil"/>
            </w:tcBorders>
            <w:noWrap/>
            <w:hideMark/>
          </w:tcPr>
          <w:p w14:paraId="046CFA62"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c>
          <w:tcPr>
            <w:tcW w:w="2414" w:type="dxa"/>
            <w:tcBorders>
              <w:top w:val="single" w:sz="4" w:space="0" w:color="auto"/>
              <w:left w:val="nil"/>
            </w:tcBorders>
          </w:tcPr>
          <w:p w14:paraId="6C6A0AA0" w14:textId="1C0F355A" w:rsidR="0013326D" w:rsidRPr="004D42BB" w:rsidRDefault="0013326D" w:rsidP="004D42BB">
            <w:pPr>
              <w:rPr>
                <w:rFonts w:ascii="Times New Roman" w:eastAsia="Times New Roman" w:hAnsi="Times New Roman" w:cs="Times New Roman"/>
                <w:b/>
                <w:color w:val="000000"/>
                <w:lang w:val="en-CA"/>
              </w:rPr>
            </w:pPr>
            <w:r>
              <w:rPr>
                <w:rFonts w:ascii="Times New Roman" w:eastAsia="Times New Roman" w:hAnsi="Times New Roman" w:cs="Times New Roman"/>
                <w:b/>
                <w:color w:val="000000"/>
                <w:lang w:val="en-CA"/>
              </w:rPr>
              <w:t>Date</w:t>
            </w:r>
          </w:p>
        </w:tc>
      </w:tr>
      <w:tr w:rsidR="0013326D" w:rsidRPr="004D42BB" w14:paraId="6D527AB7" w14:textId="3B268CD1" w:rsidTr="00C77114">
        <w:trPr>
          <w:trHeight w:val="320"/>
        </w:trPr>
        <w:tc>
          <w:tcPr>
            <w:tcW w:w="1300" w:type="dxa"/>
            <w:tcBorders>
              <w:left w:val="nil"/>
              <w:right w:val="nil"/>
            </w:tcBorders>
            <w:noWrap/>
            <w:hideMark/>
          </w:tcPr>
          <w:p w14:paraId="765EAE6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left w:val="nil"/>
              <w:right w:val="nil"/>
            </w:tcBorders>
            <w:noWrap/>
            <w:hideMark/>
          </w:tcPr>
          <w:p w14:paraId="2954FDA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left w:val="nil"/>
              <w:right w:val="nil"/>
            </w:tcBorders>
            <w:noWrap/>
            <w:hideMark/>
          </w:tcPr>
          <w:p w14:paraId="3C92F8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c>
          <w:tcPr>
            <w:tcW w:w="2414" w:type="dxa"/>
            <w:tcBorders>
              <w:left w:val="nil"/>
            </w:tcBorders>
          </w:tcPr>
          <w:p w14:paraId="50F50EF5" w14:textId="032D882A"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2022-07-04</w:t>
            </w:r>
          </w:p>
        </w:tc>
      </w:tr>
      <w:tr w:rsidR="0013326D" w:rsidRPr="004D42BB" w14:paraId="564E3747" w14:textId="644BAF75" w:rsidTr="00C77114">
        <w:trPr>
          <w:trHeight w:val="320"/>
        </w:trPr>
        <w:tc>
          <w:tcPr>
            <w:tcW w:w="1300" w:type="dxa"/>
            <w:tcBorders>
              <w:left w:val="nil"/>
              <w:right w:val="nil"/>
            </w:tcBorders>
            <w:noWrap/>
            <w:hideMark/>
          </w:tcPr>
          <w:p w14:paraId="103AB2F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left w:val="nil"/>
              <w:right w:val="nil"/>
            </w:tcBorders>
            <w:noWrap/>
            <w:hideMark/>
          </w:tcPr>
          <w:p w14:paraId="36F1A57F" w14:textId="24B11A19"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Between Scott</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 and Brady</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w:t>
            </w:r>
          </w:p>
        </w:tc>
        <w:tc>
          <w:tcPr>
            <w:tcW w:w="2693" w:type="dxa"/>
            <w:tcBorders>
              <w:left w:val="nil"/>
              <w:right w:val="nil"/>
            </w:tcBorders>
            <w:noWrap/>
            <w:hideMark/>
          </w:tcPr>
          <w:p w14:paraId="6F66D03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c>
          <w:tcPr>
            <w:tcW w:w="2414" w:type="dxa"/>
            <w:tcBorders>
              <w:left w:val="nil"/>
            </w:tcBorders>
          </w:tcPr>
          <w:p w14:paraId="46970F45" w14:textId="04CD72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2022-07-05</w:t>
            </w:r>
          </w:p>
        </w:tc>
      </w:tr>
      <w:tr w:rsidR="0013326D" w:rsidRPr="004D42BB" w14:paraId="6EED8330" w14:textId="2C3195E5" w:rsidTr="00C77114">
        <w:trPr>
          <w:trHeight w:val="320"/>
        </w:trPr>
        <w:tc>
          <w:tcPr>
            <w:tcW w:w="1300" w:type="dxa"/>
            <w:tcBorders>
              <w:left w:val="nil"/>
              <w:right w:val="nil"/>
            </w:tcBorders>
            <w:noWrap/>
            <w:hideMark/>
          </w:tcPr>
          <w:p w14:paraId="11AB774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left w:val="nil"/>
              <w:right w:val="nil"/>
            </w:tcBorders>
            <w:noWrap/>
            <w:hideMark/>
          </w:tcPr>
          <w:p w14:paraId="7A0BF2D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left w:val="nil"/>
              <w:right w:val="nil"/>
            </w:tcBorders>
            <w:noWrap/>
            <w:hideMark/>
          </w:tcPr>
          <w:p w14:paraId="37706C0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c>
          <w:tcPr>
            <w:tcW w:w="2414" w:type="dxa"/>
            <w:tcBorders>
              <w:left w:val="nil"/>
            </w:tcBorders>
          </w:tcPr>
          <w:p w14:paraId="05504524" w14:textId="58AB77C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2022-07-06</w:t>
            </w:r>
          </w:p>
        </w:tc>
      </w:tr>
      <w:tr w:rsidR="0013326D" w:rsidRPr="004D42BB" w14:paraId="164E933B" w14:textId="73792C79" w:rsidTr="00C77114">
        <w:trPr>
          <w:trHeight w:val="320"/>
        </w:trPr>
        <w:tc>
          <w:tcPr>
            <w:tcW w:w="1300" w:type="dxa"/>
            <w:tcBorders>
              <w:left w:val="nil"/>
              <w:right w:val="nil"/>
            </w:tcBorders>
            <w:noWrap/>
            <w:hideMark/>
          </w:tcPr>
          <w:p w14:paraId="28CEB43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left w:val="nil"/>
              <w:right w:val="nil"/>
            </w:tcBorders>
            <w:noWrap/>
            <w:hideMark/>
          </w:tcPr>
          <w:p w14:paraId="1CE350B5"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Flemming</w:t>
            </w:r>
            <w:proofErr w:type="spellEnd"/>
            <w:r w:rsidRPr="004D42BB">
              <w:rPr>
                <w:rFonts w:ascii="Times New Roman" w:eastAsia="Times New Roman" w:hAnsi="Times New Roman" w:cs="Times New Roman"/>
                <w:color w:val="000000"/>
                <w:lang w:val="en-CA"/>
              </w:rPr>
              <w:t xml:space="preserve"> 112</w:t>
            </w:r>
          </w:p>
        </w:tc>
        <w:tc>
          <w:tcPr>
            <w:tcW w:w="2693" w:type="dxa"/>
            <w:tcBorders>
              <w:left w:val="nil"/>
              <w:right w:val="nil"/>
            </w:tcBorders>
            <w:noWrap/>
            <w:hideMark/>
          </w:tcPr>
          <w:p w14:paraId="579BFD3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c>
          <w:tcPr>
            <w:tcW w:w="2414" w:type="dxa"/>
            <w:tcBorders>
              <w:left w:val="nil"/>
            </w:tcBorders>
          </w:tcPr>
          <w:p w14:paraId="0AAC1938" w14:textId="451FA06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2022-07-07</w:t>
            </w:r>
          </w:p>
        </w:tc>
      </w:tr>
      <w:tr w:rsidR="0013326D" w:rsidRPr="004D42BB" w14:paraId="0343572A" w14:textId="0750252E" w:rsidTr="00C77114">
        <w:trPr>
          <w:trHeight w:val="320"/>
        </w:trPr>
        <w:tc>
          <w:tcPr>
            <w:tcW w:w="1300" w:type="dxa"/>
            <w:tcBorders>
              <w:left w:val="nil"/>
              <w:right w:val="nil"/>
            </w:tcBorders>
            <w:noWrap/>
            <w:hideMark/>
          </w:tcPr>
          <w:p w14:paraId="5F730D4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left w:val="nil"/>
              <w:right w:val="nil"/>
            </w:tcBorders>
            <w:noWrap/>
            <w:hideMark/>
          </w:tcPr>
          <w:p w14:paraId="5BD07A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left w:val="nil"/>
              <w:right w:val="nil"/>
            </w:tcBorders>
            <w:noWrap/>
            <w:hideMark/>
          </w:tcPr>
          <w:p w14:paraId="67E97BE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c>
          <w:tcPr>
            <w:tcW w:w="2414" w:type="dxa"/>
            <w:tcBorders>
              <w:left w:val="nil"/>
            </w:tcBorders>
          </w:tcPr>
          <w:p w14:paraId="28AF1327" w14:textId="695A1930"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2022-07-24</w:t>
            </w:r>
          </w:p>
        </w:tc>
      </w:tr>
      <w:tr w:rsidR="0013326D" w:rsidRPr="004D42BB" w14:paraId="7550F1D2" w14:textId="5F7E96E8" w:rsidTr="00C77114">
        <w:trPr>
          <w:trHeight w:val="320"/>
        </w:trPr>
        <w:tc>
          <w:tcPr>
            <w:tcW w:w="1300" w:type="dxa"/>
            <w:tcBorders>
              <w:left w:val="nil"/>
              <w:right w:val="nil"/>
            </w:tcBorders>
            <w:noWrap/>
            <w:hideMark/>
          </w:tcPr>
          <w:p w14:paraId="49739E9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left w:val="nil"/>
              <w:right w:val="nil"/>
            </w:tcBorders>
            <w:noWrap/>
            <w:hideMark/>
          </w:tcPr>
          <w:p w14:paraId="73986A9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left w:val="nil"/>
              <w:right w:val="nil"/>
            </w:tcBorders>
            <w:noWrap/>
            <w:hideMark/>
          </w:tcPr>
          <w:p w14:paraId="393D076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c>
          <w:tcPr>
            <w:tcW w:w="2414" w:type="dxa"/>
            <w:tcBorders>
              <w:left w:val="nil"/>
            </w:tcBorders>
          </w:tcPr>
          <w:p w14:paraId="16703706" w14:textId="40852AFE"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2022-07-25</w:t>
            </w:r>
          </w:p>
        </w:tc>
      </w:tr>
      <w:tr w:rsidR="0013326D" w:rsidRPr="004D42BB" w14:paraId="6F1AC979" w14:textId="69FB9481" w:rsidTr="00C77114">
        <w:trPr>
          <w:trHeight w:val="320"/>
        </w:trPr>
        <w:tc>
          <w:tcPr>
            <w:tcW w:w="1300" w:type="dxa"/>
            <w:tcBorders>
              <w:left w:val="nil"/>
              <w:right w:val="nil"/>
            </w:tcBorders>
            <w:noWrap/>
            <w:hideMark/>
          </w:tcPr>
          <w:p w14:paraId="3D5A007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left w:val="nil"/>
              <w:right w:val="nil"/>
            </w:tcBorders>
            <w:noWrap/>
            <w:hideMark/>
          </w:tcPr>
          <w:p w14:paraId="40D0ED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left w:val="nil"/>
              <w:right w:val="nil"/>
            </w:tcBorders>
            <w:noWrap/>
            <w:hideMark/>
          </w:tcPr>
          <w:p w14:paraId="2A252C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c>
          <w:tcPr>
            <w:tcW w:w="2414" w:type="dxa"/>
            <w:tcBorders>
              <w:left w:val="nil"/>
            </w:tcBorders>
          </w:tcPr>
          <w:p w14:paraId="737D02F5" w14:textId="4FCF22F8"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2022-07-27</w:t>
            </w:r>
          </w:p>
        </w:tc>
      </w:tr>
      <w:tr w:rsidR="0013326D" w:rsidRPr="004D42BB" w14:paraId="71ED20C3" w14:textId="1DE77900" w:rsidTr="00C77114">
        <w:trPr>
          <w:trHeight w:val="320"/>
        </w:trPr>
        <w:tc>
          <w:tcPr>
            <w:tcW w:w="1300" w:type="dxa"/>
            <w:tcBorders>
              <w:left w:val="nil"/>
              <w:right w:val="nil"/>
            </w:tcBorders>
            <w:noWrap/>
            <w:hideMark/>
          </w:tcPr>
          <w:p w14:paraId="71B01ED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left w:val="nil"/>
              <w:right w:val="nil"/>
            </w:tcBorders>
            <w:noWrap/>
            <w:hideMark/>
          </w:tcPr>
          <w:p w14:paraId="0C9C0FE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North </w:t>
            </w:r>
            <w:proofErr w:type="spellStart"/>
            <w:r w:rsidRPr="004D42BB">
              <w:rPr>
                <w:rFonts w:ascii="Times New Roman" w:eastAsia="Times New Roman" w:hAnsi="Times New Roman" w:cs="Times New Roman"/>
                <w:color w:val="000000"/>
                <w:lang w:val="en-CA"/>
              </w:rPr>
              <w:t>Helby</w:t>
            </w:r>
            <w:proofErr w:type="spellEnd"/>
            <w:r w:rsidRPr="004D42BB">
              <w:rPr>
                <w:rFonts w:ascii="Times New Roman" w:eastAsia="Times New Roman" w:hAnsi="Times New Roman" w:cs="Times New Roman"/>
                <w:color w:val="000000"/>
                <w:lang w:val="en-CA"/>
              </w:rPr>
              <w:t xml:space="preserve"> Rock</w:t>
            </w:r>
          </w:p>
        </w:tc>
        <w:tc>
          <w:tcPr>
            <w:tcW w:w="2693" w:type="dxa"/>
            <w:tcBorders>
              <w:left w:val="nil"/>
              <w:right w:val="nil"/>
            </w:tcBorders>
            <w:noWrap/>
            <w:hideMark/>
          </w:tcPr>
          <w:p w14:paraId="5A1BA746"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c>
          <w:tcPr>
            <w:tcW w:w="2414" w:type="dxa"/>
            <w:tcBorders>
              <w:left w:val="nil"/>
            </w:tcBorders>
          </w:tcPr>
          <w:p w14:paraId="5419C28D" w14:textId="587D75F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2022-08-03</w:t>
            </w:r>
          </w:p>
        </w:tc>
      </w:tr>
      <w:tr w:rsidR="0013326D" w:rsidRPr="004D42BB" w14:paraId="59D9BD1A" w14:textId="7B4974FC" w:rsidTr="00C77114">
        <w:trPr>
          <w:trHeight w:val="320"/>
        </w:trPr>
        <w:tc>
          <w:tcPr>
            <w:tcW w:w="1300" w:type="dxa"/>
            <w:tcBorders>
              <w:left w:val="nil"/>
              <w:right w:val="nil"/>
            </w:tcBorders>
            <w:noWrap/>
            <w:hideMark/>
          </w:tcPr>
          <w:p w14:paraId="310ECE1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left w:val="nil"/>
              <w:right w:val="nil"/>
            </w:tcBorders>
            <w:noWrap/>
            <w:hideMark/>
          </w:tcPr>
          <w:p w14:paraId="20059FA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left w:val="nil"/>
              <w:right w:val="nil"/>
            </w:tcBorders>
            <w:noWrap/>
            <w:hideMark/>
          </w:tcPr>
          <w:p w14:paraId="12C9915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c>
          <w:tcPr>
            <w:tcW w:w="2414" w:type="dxa"/>
            <w:tcBorders>
              <w:left w:val="nil"/>
            </w:tcBorders>
          </w:tcPr>
          <w:p w14:paraId="4C19D89D" w14:textId="602421F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2022-08-06</w:t>
            </w:r>
          </w:p>
        </w:tc>
      </w:tr>
      <w:tr w:rsidR="0013326D" w:rsidRPr="004D42BB" w14:paraId="69C681B0" w14:textId="1697DCA0" w:rsidTr="00C77114">
        <w:trPr>
          <w:trHeight w:val="320"/>
        </w:trPr>
        <w:tc>
          <w:tcPr>
            <w:tcW w:w="1300" w:type="dxa"/>
            <w:tcBorders>
              <w:left w:val="nil"/>
              <w:right w:val="nil"/>
            </w:tcBorders>
            <w:noWrap/>
            <w:hideMark/>
          </w:tcPr>
          <w:p w14:paraId="11386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left w:val="nil"/>
              <w:right w:val="nil"/>
            </w:tcBorders>
            <w:noWrap/>
            <w:hideMark/>
          </w:tcPr>
          <w:p w14:paraId="3C47A73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left w:val="nil"/>
              <w:right w:val="nil"/>
            </w:tcBorders>
            <w:noWrap/>
            <w:hideMark/>
          </w:tcPr>
          <w:p w14:paraId="23E6D6A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c>
          <w:tcPr>
            <w:tcW w:w="2414" w:type="dxa"/>
            <w:tcBorders>
              <w:left w:val="nil"/>
            </w:tcBorders>
          </w:tcPr>
          <w:p w14:paraId="5AF79494" w14:textId="653887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2022-08-07</w:t>
            </w:r>
          </w:p>
        </w:tc>
      </w:tr>
      <w:tr w:rsidR="0013326D" w:rsidRPr="004D42BB" w14:paraId="3FAAAB7F" w14:textId="670BE348" w:rsidTr="00C77114">
        <w:trPr>
          <w:trHeight w:val="320"/>
        </w:trPr>
        <w:tc>
          <w:tcPr>
            <w:tcW w:w="1300" w:type="dxa"/>
            <w:tcBorders>
              <w:left w:val="nil"/>
              <w:right w:val="nil"/>
            </w:tcBorders>
            <w:noWrap/>
            <w:hideMark/>
          </w:tcPr>
          <w:p w14:paraId="7F6A2AC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left w:val="nil"/>
              <w:right w:val="nil"/>
            </w:tcBorders>
            <w:noWrap/>
            <w:hideMark/>
          </w:tcPr>
          <w:p w14:paraId="26F81F70"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left w:val="nil"/>
              <w:right w:val="nil"/>
            </w:tcBorders>
            <w:noWrap/>
            <w:hideMark/>
          </w:tcPr>
          <w:p w14:paraId="17DACB0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c>
          <w:tcPr>
            <w:tcW w:w="2414" w:type="dxa"/>
            <w:tcBorders>
              <w:left w:val="nil"/>
            </w:tcBorders>
          </w:tcPr>
          <w:p w14:paraId="4E1B221D" w14:textId="44B05A5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2022-08-18</w:t>
            </w:r>
          </w:p>
        </w:tc>
      </w:tr>
      <w:tr w:rsidR="0013326D" w:rsidRPr="004D42BB" w14:paraId="5EEB121B" w14:textId="01F88E07" w:rsidTr="00C77114">
        <w:trPr>
          <w:trHeight w:val="320"/>
        </w:trPr>
        <w:tc>
          <w:tcPr>
            <w:tcW w:w="1300" w:type="dxa"/>
            <w:tcBorders>
              <w:left w:val="nil"/>
              <w:right w:val="nil"/>
            </w:tcBorders>
            <w:noWrap/>
            <w:hideMark/>
          </w:tcPr>
          <w:p w14:paraId="11820194"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left w:val="nil"/>
              <w:right w:val="nil"/>
            </w:tcBorders>
            <w:noWrap/>
            <w:hideMark/>
          </w:tcPr>
          <w:p w14:paraId="438347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left w:val="nil"/>
              <w:right w:val="nil"/>
            </w:tcBorders>
            <w:noWrap/>
            <w:hideMark/>
          </w:tcPr>
          <w:p w14:paraId="1E59324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c>
          <w:tcPr>
            <w:tcW w:w="2414" w:type="dxa"/>
            <w:tcBorders>
              <w:left w:val="nil"/>
            </w:tcBorders>
          </w:tcPr>
          <w:p w14:paraId="376D4DB4" w14:textId="3C87354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2022-08-20</w:t>
            </w:r>
          </w:p>
        </w:tc>
      </w:tr>
      <w:tr w:rsidR="0013326D" w:rsidRPr="004D42BB" w14:paraId="476A8F1D" w14:textId="774ABDD8" w:rsidTr="00C77114">
        <w:trPr>
          <w:trHeight w:val="320"/>
        </w:trPr>
        <w:tc>
          <w:tcPr>
            <w:tcW w:w="1300" w:type="dxa"/>
            <w:tcBorders>
              <w:left w:val="nil"/>
              <w:right w:val="nil"/>
            </w:tcBorders>
            <w:noWrap/>
            <w:hideMark/>
          </w:tcPr>
          <w:p w14:paraId="7B226BC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left w:val="nil"/>
              <w:right w:val="nil"/>
            </w:tcBorders>
            <w:noWrap/>
            <w:hideMark/>
          </w:tcPr>
          <w:p w14:paraId="728C8BB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left w:val="nil"/>
              <w:right w:val="nil"/>
            </w:tcBorders>
            <w:noWrap/>
            <w:hideMark/>
          </w:tcPr>
          <w:p w14:paraId="14D8420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c>
          <w:tcPr>
            <w:tcW w:w="2414" w:type="dxa"/>
            <w:tcBorders>
              <w:left w:val="nil"/>
            </w:tcBorders>
          </w:tcPr>
          <w:p w14:paraId="0961F4F1" w14:textId="2A13543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2022-08-21</w:t>
            </w:r>
          </w:p>
        </w:tc>
      </w:tr>
      <w:tr w:rsidR="0013326D" w:rsidRPr="004D42BB" w14:paraId="5575CD34" w14:textId="0DFE8391" w:rsidTr="00C77114">
        <w:trPr>
          <w:trHeight w:val="320"/>
        </w:trPr>
        <w:tc>
          <w:tcPr>
            <w:tcW w:w="1300" w:type="dxa"/>
            <w:tcBorders>
              <w:left w:val="nil"/>
              <w:right w:val="nil"/>
            </w:tcBorders>
            <w:noWrap/>
            <w:hideMark/>
          </w:tcPr>
          <w:p w14:paraId="5E0133A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left w:val="nil"/>
              <w:right w:val="nil"/>
            </w:tcBorders>
            <w:noWrap/>
            <w:hideMark/>
          </w:tcPr>
          <w:p w14:paraId="6F28ACD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left w:val="nil"/>
              <w:right w:val="nil"/>
            </w:tcBorders>
            <w:noWrap/>
            <w:hideMark/>
          </w:tcPr>
          <w:p w14:paraId="067BC65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c>
          <w:tcPr>
            <w:tcW w:w="2414" w:type="dxa"/>
            <w:tcBorders>
              <w:left w:val="nil"/>
            </w:tcBorders>
          </w:tcPr>
          <w:p w14:paraId="780A061F" w14:textId="4293562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2022-08-22</w:t>
            </w:r>
          </w:p>
        </w:tc>
      </w:tr>
      <w:tr w:rsidR="0013326D" w:rsidRPr="004D42BB" w14:paraId="7B42E297" w14:textId="3399D929" w:rsidTr="00C77114">
        <w:trPr>
          <w:trHeight w:val="320"/>
        </w:trPr>
        <w:tc>
          <w:tcPr>
            <w:tcW w:w="1300" w:type="dxa"/>
            <w:tcBorders>
              <w:left w:val="nil"/>
              <w:bottom w:val="single" w:sz="6" w:space="0" w:color="F2F2F2"/>
              <w:right w:val="nil"/>
            </w:tcBorders>
            <w:noWrap/>
            <w:hideMark/>
          </w:tcPr>
          <w:p w14:paraId="234E218E"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left w:val="nil"/>
              <w:bottom w:val="single" w:sz="6" w:space="0" w:color="F2F2F2"/>
              <w:right w:val="nil"/>
            </w:tcBorders>
            <w:noWrap/>
            <w:hideMark/>
          </w:tcPr>
          <w:p w14:paraId="0769FA03"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Bordelais</w:t>
            </w:r>
            <w:proofErr w:type="spellEnd"/>
            <w:r w:rsidRPr="004D42BB">
              <w:rPr>
                <w:rFonts w:ascii="Times New Roman" w:eastAsia="Times New Roman" w:hAnsi="Times New Roman" w:cs="Times New Roman"/>
                <w:color w:val="000000"/>
                <w:lang w:val="en-CA"/>
              </w:rPr>
              <w:t xml:space="preserve"> Island</w:t>
            </w:r>
          </w:p>
        </w:tc>
        <w:tc>
          <w:tcPr>
            <w:tcW w:w="2693" w:type="dxa"/>
            <w:tcBorders>
              <w:left w:val="nil"/>
              <w:bottom w:val="single" w:sz="6" w:space="0" w:color="F2F2F2"/>
              <w:right w:val="nil"/>
            </w:tcBorders>
            <w:noWrap/>
            <w:hideMark/>
          </w:tcPr>
          <w:p w14:paraId="07A90C2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c>
          <w:tcPr>
            <w:tcW w:w="2414" w:type="dxa"/>
            <w:tcBorders>
              <w:left w:val="nil"/>
              <w:bottom w:val="single" w:sz="6" w:space="0" w:color="F2F2F2"/>
            </w:tcBorders>
          </w:tcPr>
          <w:p w14:paraId="302CC426" w14:textId="295D775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2022-09-01</w:t>
            </w:r>
          </w:p>
        </w:tc>
      </w:tr>
      <w:tr w:rsidR="0013326D" w:rsidRPr="004D42BB" w14:paraId="7BB1999A" w14:textId="406DBFDE" w:rsidTr="00C77114">
        <w:trPr>
          <w:trHeight w:val="320"/>
        </w:trPr>
        <w:tc>
          <w:tcPr>
            <w:tcW w:w="1300" w:type="dxa"/>
            <w:tcBorders>
              <w:top w:val="single" w:sz="6" w:space="0" w:color="F2F2F2"/>
              <w:left w:val="nil"/>
              <w:bottom w:val="single" w:sz="4" w:space="0" w:color="auto"/>
              <w:right w:val="nil"/>
            </w:tcBorders>
            <w:noWrap/>
            <w:hideMark/>
          </w:tcPr>
          <w:p w14:paraId="4FFBB92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single" w:sz="6" w:space="0" w:color="F2F2F2"/>
              <w:left w:val="nil"/>
              <w:bottom w:val="single" w:sz="4" w:space="0" w:color="auto"/>
              <w:right w:val="nil"/>
            </w:tcBorders>
            <w:noWrap/>
            <w:hideMark/>
          </w:tcPr>
          <w:p w14:paraId="06FC238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single" w:sz="6" w:space="0" w:color="F2F2F2"/>
              <w:left w:val="nil"/>
              <w:bottom w:val="single" w:sz="4" w:space="0" w:color="auto"/>
              <w:right w:val="nil"/>
            </w:tcBorders>
            <w:noWrap/>
            <w:hideMark/>
          </w:tcPr>
          <w:p w14:paraId="11EAE7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c>
          <w:tcPr>
            <w:tcW w:w="2414" w:type="dxa"/>
            <w:tcBorders>
              <w:top w:val="single" w:sz="6" w:space="0" w:color="F2F2F2"/>
              <w:left w:val="nil"/>
              <w:bottom w:val="single" w:sz="4" w:space="0" w:color="auto"/>
            </w:tcBorders>
          </w:tcPr>
          <w:p w14:paraId="4D668E3A" w14:textId="01B7A4D7"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2022-09-05</w:t>
            </w:r>
          </w:p>
        </w:tc>
      </w:tr>
    </w:tbl>
    <w:p w14:paraId="591034B1" w14:textId="63F8A125" w:rsidR="004D42BB" w:rsidRDefault="004D42BB" w:rsidP="00EB3BC7">
      <w:pPr>
        <w:spacing w:line="480" w:lineRule="auto"/>
        <w:rPr>
          <w:rFonts w:ascii="Times New Roman" w:hAnsi="Times New Roman" w:cs="Times New Roman"/>
          <w:lang w:val="en-CA"/>
        </w:rPr>
      </w:pPr>
    </w:p>
    <w:p w14:paraId="21BD986F" w14:textId="369317C3" w:rsidR="0017314E" w:rsidRPr="00792779" w:rsidRDefault="0017314E">
      <w:pPr>
        <w:rPr>
          <w:rFonts w:ascii="Times New Roman" w:hAnsi="Times New Roman" w:cs="Times New Roman"/>
          <w:lang w:val="en-CA"/>
        </w:rPr>
      </w:pPr>
      <w:r>
        <w:rPr>
          <w:rFonts w:ascii="Times New Roman" w:hAnsi="Times New Roman" w:cs="Times New Roman"/>
          <w:b/>
          <w:lang w:val="en-CA"/>
        </w:rPr>
        <w:br w:type="page"/>
      </w:r>
    </w:p>
    <w:p w14:paraId="2E7C7A7B" w14:textId="613AA44A" w:rsidR="0017314E" w:rsidRDefault="0017314E" w:rsidP="0017314E">
      <w:pPr>
        <w:spacing w:line="480" w:lineRule="auto"/>
        <w:rPr>
          <w:rFonts w:ascii="Times New Roman" w:hAnsi="Times New Roman" w:cs="Times New Roman"/>
          <w:lang w:val="en-CA"/>
        </w:rPr>
      </w:pPr>
      <w:r>
        <w:rPr>
          <w:rFonts w:ascii="Times New Roman" w:hAnsi="Times New Roman" w:cs="Times New Roman"/>
          <w:b/>
          <w:lang w:val="en-CA"/>
        </w:rPr>
        <w:lastRenderedPageBreak/>
        <w:t>Supplemental T</w:t>
      </w:r>
      <w:r w:rsidRPr="001B22A8">
        <w:rPr>
          <w:rFonts w:ascii="Times New Roman" w:hAnsi="Times New Roman" w:cs="Times New Roman"/>
          <w:b/>
          <w:lang w:val="en-CA"/>
        </w:rPr>
        <w:t xml:space="preserve">able </w:t>
      </w:r>
      <w:r>
        <w:rPr>
          <w:rFonts w:ascii="Times New Roman" w:hAnsi="Times New Roman" w:cs="Times New Roman"/>
          <w:b/>
          <w:lang w:val="en-CA"/>
        </w:rPr>
        <w:t>1</w:t>
      </w:r>
      <w:r>
        <w:rPr>
          <w:rFonts w:ascii="Times New Roman" w:hAnsi="Times New Roman" w:cs="Times New Roman"/>
          <w:lang w:val="en-CA"/>
        </w:rPr>
        <w:t>. Wet weight estimates for each invertebrate species used to calculate total biomass for Reef Life Survey data. We used shell-free wet weight for species with large shells (</w:t>
      </w:r>
      <w:proofErr w:type="spellStart"/>
      <w:r>
        <w:rPr>
          <w:rFonts w:ascii="Times New Roman" w:hAnsi="Times New Roman" w:cs="Times New Roman"/>
          <w:lang w:val="en-CA"/>
        </w:rPr>
        <w:t>eg.</w:t>
      </w:r>
      <w:proofErr w:type="spellEnd"/>
      <w:r>
        <w:rPr>
          <w:rFonts w:ascii="Times New Roman" w:hAnsi="Times New Roman" w:cs="Times New Roman"/>
          <w:lang w:val="en-CA"/>
        </w:rPr>
        <w:t xml:space="preserve"> hermit crabs, snails). When weight information was unavailable for a species, we used estimates from the closest relative or most similarly sized species available. </w:t>
      </w:r>
      <w:r w:rsidRPr="00E763F3">
        <w:rPr>
          <w:rFonts w:ascii="Times New Roman" w:hAnsi="Times New Roman" w:cs="Times New Roman"/>
          <w:lang w:val="en-CA"/>
        </w:rPr>
        <w:t xml:space="preserve">For </w:t>
      </w:r>
      <w:r>
        <w:rPr>
          <w:rFonts w:ascii="Times New Roman" w:hAnsi="Times New Roman" w:cs="Times New Roman"/>
          <w:lang w:val="en-CA"/>
        </w:rPr>
        <w:t xml:space="preserve">the three species we measured </w:t>
      </w:r>
      <w:r>
        <w:rPr>
          <w:rFonts w:ascii="Times New Roman" w:hAnsi="Times New Roman" w:cs="Times New Roman"/>
          <w:i/>
          <w:lang w:val="en-CA"/>
        </w:rPr>
        <w:t>in situ</w:t>
      </w:r>
      <w:r>
        <w:rPr>
          <w:rFonts w:ascii="Times New Roman" w:hAnsi="Times New Roman" w:cs="Times New Roman"/>
          <w:lang w:val="en-CA"/>
        </w:rPr>
        <w:t xml:space="preserve">; </w:t>
      </w:r>
      <w:proofErr w:type="spellStart"/>
      <w:r w:rsidRPr="00E763F3">
        <w:rPr>
          <w:rFonts w:ascii="Times New Roman" w:eastAsia="Times New Roman" w:hAnsi="Times New Roman" w:cs="Times New Roman"/>
          <w:i/>
          <w:color w:val="000000"/>
          <w:lang w:val="en-CA"/>
        </w:rPr>
        <w:t>Pycnopodia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helianthoides</w:t>
      </w:r>
      <w:proofErr w:type="spellEnd"/>
      <w:r w:rsidRPr="00E763F3">
        <w:rPr>
          <w:rFonts w:ascii="Times New Roman" w:eastAsia="Times New Roman" w:hAnsi="Times New Roman" w:cs="Times New Roman"/>
          <w:color w:val="000000"/>
          <w:lang w:val="en-CA"/>
        </w:rPr>
        <w:t xml:space="preserve">, </w:t>
      </w:r>
      <w:proofErr w:type="spellStart"/>
      <w:r w:rsidRPr="00E763F3">
        <w:rPr>
          <w:rFonts w:ascii="Times New Roman" w:eastAsia="Times New Roman" w:hAnsi="Times New Roman" w:cs="Times New Roman"/>
          <w:i/>
          <w:color w:val="000000"/>
          <w:lang w:val="en-CA"/>
        </w:rPr>
        <w:t>Crassadoma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gigantea</w:t>
      </w:r>
      <w:proofErr w:type="spellEnd"/>
      <w:r>
        <w:rPr>
          <w:rFonts w:ascii="Times New Roman" w:eastAsia="Times New Roman" w:hAnsi="Times New Roman" w:cs="Times New Roman"/>
          <w:color w:val="000000"/>
          <w:lang w:val="en-CA"/>
        </w:rPr>
        <w:t xml:space="preserve">, and </w:t>
      </w:r>
      <w:proofErr w:type="spellStart"/>
      <w:r w:rsidRPr="00E763F3">
        <w:rPr>
          <w:rFonts w:ascii="Times New Roman" w:eastAsia="Times New Roman" w:hAnsi="Times New Roman" w:cs="Times New Roman"/>
          <w:i/>
          <w:color w:val="000000"/>
          <w:lang w:val="en-CA"/>
        </w:rPr>
        <w:t>Haliotis</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kamtschatkana</w:t>
      </w:r>
      <w:proofErr w:type="spellEnd"/>
      <w:r>
        <w:rPr>
          <w:rFonts w:ascii="Times New Roman" w:eastAsia="Times New Roman" w:hAnsi="Times New Roman" w:cs="Times New Roman"/>
          <w:color w:val="000000"/>
          <w:lang w:val="en-CA"/>
        </w:rPr>
        <w:t>,</w:t>
      </w:r>
      <w:r w:rsidRPr="00E763F3">
        <w:rPr>
          <w:rFonts w:ascii="Times New Roman" w:eastAsia="Times New Roman" w:hAnsi="Times New Roman" w:cs="Times New Roman"/>
          <w:color w:val="000000"/>
          <w:lang w:val="en-CA"/>
        </w:rPr>
        <w:t xml:space="preserve"> we used </w:t>
      </w:r>
      <w:r>
        <w:rPr>
          <w:rFonts w:ascii="Times New Roman" w:eastAsia="Times New Roman" w:hAnsi="Times New Roman" w:cs="Times New Roman"/>
          <w:color w:val="000000"/>
          <w:lang w:val="en-CA"/>
        </w:rPr>
        <w:t xml:space="preserve">published </w:t>
      </w:r>
      <w:r w:rsidRPr="00E763F3">
        <w:rPr>
          <w:rFonts w:ascii="Times New Roman" w:eastAsia="Times New Roman" w:hAnsi="Times New Roman" w:cs="Times New Roman"/>
          <w:color w:val="000000"/>
          <w:lang w:val="en-CA"/>
        </w:rPr>
        <w:t>length-weight relationships t</w:t>
      </w:r>
      <w:r>
        <w:rPr>
          <w:rFonts w:ascii="Times New Roman" w:eastAsia="Times New Roman" w:hAnsi="Times New Roman" w:cs="Times New Roman"/>
          <w:color w:val="000000"/>
          <w:lang w:val="en-CA"/>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C77114">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right w:val="nil"/>
            </w:tcBorders>
            <w:noWrap/>
            <w:hideMark/>
          </w:tcPr>
          <w:p w14:paraId="78738D55"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Species</w:t>
            </w:r>
          </w:p>
        </w:tc>
        <w:tc>
          <w:tcPr>
            <w:tcW w:w="1630" w:type="dxa"/>
            <w:tcBorders>
              <w:top w:val="single" w:sz="4" w:space="0" w:color="auto"/>
              <w:left w:val="nil"/>
              <w:right w:val="nil"/>
            </w:tcBorders>
            <w:noWrap/>
            <w:hideMark/>
          </w:tcPr>
          <w:p w14:paraId="0401EF1E"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Weight (g)</w:t>
            </w:r>
          </w:p>
        </w:tc>
        <w:tc>
          <w:tcPr>
            <w:tcW w:w="4706" w:type="dxa"/>
            <w:tcBorders>
              <w:top w:val="single" w:sz="4" w:space="0" w:color="auto"/>
              <w:left w:val="nil"/>
            </w:tcBorders>
            <w:noWrap/>
            <w:hideMark/>
          </w:tcPr>
          <w:p w14:paraId="593F017A"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Source, proxy species</w:t>
            </w:r>
            <w:r>
              <w:rPr>
                <w:rFonts w:ascii="Times New Roman" w:eastAsia="Times New Roman" w:hAnsi="Times New Roman" w:cs="Times New Roman"/>
                <w:color w:val="000000"/>
                <w:sz w:val="22"/>
                <w:szCs w:val="20"/>
                <w:lang w:val="en-CA"/>
              </w:rPr>
              <w:t xml:space="preserve"> if applicable</w:t>
            </w:r>
          </w:p>
        </w:tc>
      </w:tr>
      <w:tr w:rsidR="0017314E" w:rsidRPr="00E763F3" w14:paraId="1720D7BF" w14:textId="77777777" w:rsidTr="00C77114">
        <w:trPr>
          <w:trHeight w:val="320"/>
        </w:trPr>
        <w:tc>
          <w:tcPr>
            <w:tcW w:w="3162" w:type="dxa"/>
            <w:tcBorders>
              <w:right w:val="nil"/>
            </w:tcBorders>
            <w:noWrap/>
            <w:hideMark/>
          </w:tcPr>
          <w:p w14:paraId="6B9A22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Cancer productus</w:t>
            </w:r>
          </w:p>
        </w:tc>
        <w:tc>
          <w:tcPr>
            <w:tcW w:w="1630" w:type="dxa"/>
            <w:tcBorders>
              <w:left w:val="nil"/>
              <w:right w:val="nil"/>
            </w:tcBorders>
            <w:noWrap/>
            <w:hideMark/>
          </w:tcPr>
          <w:p w14:paraId="133B0BE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200</w:t>
            </w:r>
          </w:p>
        </w:tc>
        <w:tc>
          <w:tcPr>
            <w:tcW w:w="4706" w:type="dxa"/>
            <w:tcBorders>
              <w:left w:val="nil"/>
            </w:tcBorders>
            <w:noWrap/>
            <w:hideMark/>
          </w:tcPr>
          <w:p w14:paraId="5B459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Lim, unpublished data</w:t>
            </w:r>
          </w:p>
        </w:tc>
      </w:tr>
      <w:tr w:rsidR="0017314E" w:rsidRPr="00E763F3" w14:paraId="078F6BE8" w14:textId="77777777" w:rsidTr="00C77114">
        <w:trPr>
          <w:trHeight w:val="320"/>
        </w:trPr>
        <w:tc>
          <w:tcPr>
            <w:tcW w:w="3162" w:type="dxa"/>
            <w:tcBorders>
              <w:right w:val="nil"/>
            </w:tcBorders>
            <w:noWrap/>
            <w:hideMark/>
          </w:tcPr>
          <w:p w14:paraId="6201869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Glebocarcinus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oregonensis</w:t>
            </w:r>
            <w:proofErr w:type="spellEnd"/>
          </w:p>
        </w:tc>
        <w:tc>
          <w:tcPr>
            <w:tcW w:w="1630" w:type="dxa"/>
            <w:tcBorders>
              <w:left w:val="nil"/>
              <w:right w:val="nil"/>
            </w:tcBorders>
            <w:noWrap/>
            <w:hideMark/>
          </w:tcPr>
          <w:p w14:paraId="6F951E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6B7785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14B2386" w14:textId="77777777" w:rsidTr="00C77114">
        <w:trPr>
          <w:trHeight w:val="320"/>
        </w:trPr>
        <w:tc>
          <w:tcPr>
            <w:tcW w:w="3162" w:type="dxa"/>
            <w:tcBorders>
              <w:right w:val="nil"/>
            </w:tcBorders>
            <w:noWrap/>
            <w:hideMark/>
          </w:tcPr>
          <w:p w14:paraId="242B6AC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Romaleon</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antennarium</w:t>
            </w:r>
            <w:proofErr w:type="spellEnd"/>
          </w:p>
        </w:tc>
        <w:tc>
          <w:tcPr>
            <w:tcW w:w="1630" w:type="dxa"/>
            <w:tcBorders>
              <w:left w:val="nil"/>
              <w:right w:val="nil"/>
            </w:tcBorders>
            <w:noWrap/>
            <w:hideMark/>
          </w:tcPr>
          <w:p w14:paraId="30AB9F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31756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4A2A5792" w14:textId="77777777" w:rsidTr="00C77114">
        <w:trPr>
          <w:trHeight w:val="320"/>
        </w:trPr>
        <w:tc>
          <w:tcPr>
            <w:tcW w:w="3162" w:type="dxa"/>
            <w:tcBorders>
              <w:right w:val="nil"/>
            </w:tcBorders>
            <w:noWrap/>
            <w:hideMark/>
          </w:tcPr>
          <w:p w14:paraId="6A9ED09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Chorilia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longipes</w:t>
            </w:r>
            <w:proofErr w:type="spellEnd"/>
          </w:p>
        </w:tc>
        <w:tc>
          <w:tcPr>
            <w:tcW w:w="1630" w:type="dxa"/>
            <w:tcBorders>
              <w:left w:val="nil"/>
              <w:right w:val="nil"/>
            </w:tcBorders>
            <w:noWrap/>
            <w:hideMark/>
          </w:tcPr>
          <w:p w14:paraId="69B586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4004A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2F33039D" w14:textId="77777777" w:rsidTr="00C77114">
        <w:trPr>
          <w:trHeight w:val="320"/>
        </w:trPr>
        <w:tc>
          <w:tcPr>
            <w:tcW w:w="3162" w:type="dxa"/>
            <w:tcBorders>
              <w:right w:val="nil"/>
            </w:tcBorders>
            <w:noWrap/>
            <w:hideMark/>
          </w:tcPr>
          <w:p w14:paraId="556E50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foliata</w:t>
            </w:r>
            <w:proofErr w:type="spellEnd"/>
          </w:p>
        </w:tc>
        <w:tc>
          <w:tcPr>
            <w:tcW w:w="1630" w:type="dxa"/>
            <w:tcBorders>
              <w:left w:val="nil"/>
              <w:right w:val="nil"/>
            </w:tcBorders>
            <w:noWrap/>
            <w:hideMark/>
          </w:tcPr>
          <w:p w14:paraId="0423B2F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6894CA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7F312F1" w14:textId="77777777" w:rsidTr="00C77114">
        <w:trPr>
          <w:trHeight w:val="320"/>
        </w:trPr>
        <w:tc>
          <w:tcPr>
            <w:tcW w:w="3162" w:type="dxa"/>
            <w:tcBorders>
              <w:right w:val="nil"/>
            </w:tcBorders>
            <w:noWrap/>
            <w:hideMark/>
          </w:tcPr>
          <w:p w14:paraId="531E6C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gracilis</w:t>
            </w:r>
          </w:p>
        </w:tc>
        <w:tc>
          <w:tcPr>
            <w:tcW w:w="1630" w:type="dxa"/>
            <w:tcBorders>
              <w:left w:val="nil"/>
              <w:right w:val="nil"/>
            </w:tcBorders>
            <w:noWrap/>
            <w:hideMark/>
          </w:tcPr>
          <w:p w14:paraId="512372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57EBB1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EC168EF" w14:textId="77777777" w:rsidTr="00C77114">
        <w:trPr>
          <w:trHeight w:val="320"/>
        </w:trPr>
        <w:tc>
          <w:tcPr>
            <w:tcW w:w="3162" w:type="dxa"/>
            <w:tcBorders>
              <w:right w:val="nil"/>
            </w:tcBorders>
            <w:noWrap/>
            <w:hideMark/>
          </w:tcPr>
          <w:p w14:paraId="132A604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producta</w:t>
            </w:r>
            <w:proofErr w:type="spellEnd"/>
          </w:p>
        </w:tc>
        <w:tc>
          <w:tcPr>
            <w:tcW w:w="1630" w:type="dxa"/>
            <w:tcBorders>
              <w:left w:val="nil"/>
              <w:right w:val="nil"/>
            </w:tcBorders>
            <w:noWrap/>
            <w:hideMark/>
          </w:tcPr>
          <w:p w14:paraId="5BBC242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46</w:t>
            </w:r>
          </w:p>
        </w:tc>
        <w:tc>
          <w:tcPr>
            <w:tcW w:w="4706" w:type="dxa"/>
            <w:tcBorders>
              <w:left w:val="nil"/>
            </w:tcBorders>
            <w:noWrap/>
            <w:hideMark/>
          </w:tcPr>
          <w:p w14:paraId="5BC424B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274A1699" w14:textId="77777777" w:rsidTr="00C77114">
        <w:trPr>
          <w:trHeight w:val="320"/>
        </w:trPr>
        <w:tc>
          <w:tcPr>
            <w:tcW w:w="3162" w:type="dxa"/>
            <w:tcBorders>
              <w:right w:val="nil"/>
            </w:tcBorders>
            <w:noWrap/>
            <w:hideMark/>
          </w:tcPr>
          <w:p w14:paraId="2CE3543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richii</w:t>
            </w:r>
            <w:proofErr w:type="spellEnd"/>
          </w:p>
        </w:tc>
        <w:tc>
          <w:tcPr>
            <w:tcW w:w="1630" w:type="dxa"/>
            <w:tcBorders>
              <w:left w:val="nil"/>
              <w:right w:val="nil"/>
            </w:tcBorders>
            <w:noWrap/>
            <w:hideMark/>
          </w:tcPr>
          <w:p w14:paraId="2823A9F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B3B26B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B76CFA" w14:textId="77777777" w:rsidTr="00C77114">
        <w:trPr>
          <w:trHeight w:val="320"/>
        </w:trPr>
        <w:tc>
          <w:tcPr>
            <w:tcW w:w="3162" w:type="dxa"/>
            <w:tcBorders>
              <w:right w:val="nil"/>
            </w:tcBorders>
            <w:noWrap/>
            <w:hideMark/>
          </w:tcPr>
          <w:p w14:paraId="6051C1D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acutifrons</w:t>
            </w:r>
            <w:proofErr w:type="spellEnd"/>
          </w:p>
        </w:tc>
        <w:tc>
          <w:tcPr>
            <w:tcW w:w="1630" w:type="dxa"/>
            <w:tcBorders>
              <w:left w:val="nil"/>
              <w:right w:val="nil"/>
            </w:tcBorders>
            <w:noWrap/>
            <w:hideMark/>
          </w:tcPr>
          <w:p w14:paraId="3B8598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w:t>
            </w:r>
          </w:p>
        </w:tc>
        <w:tc>
          <w:tcPr>
            <w:tcW w:w="4706" w:type="dxa"/>
            <w:tcBorders>
              <w:left w:val="nil"/>
            </w:tcBorders>
            <w:noWrap/>
            <w:hideMark/>
          </w:tcPr>
          <w:p w14:paraId="0F296FE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6BA706B2" w14:textId="77777777" w:rsidTr="00C77114">
        <w:trPr>
          <w:trHeight w:val="320"/>
        </w:trPr>
        <w:tc>
          <w:tcPr>
            <w:tcW w:w="3162" w:type="dxa"/>
            <w:tcBorders>
              <w:right w:val="nil"/>
            </w:tcBorders>
            <w:noWrap/>
            <w:hideMark/>
          </w:tcPr>
          <w:p w14:paraId="6EDC8E2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1E467E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116F08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3C6770" w14:textId="77777777" w:rsidTr="00C77114">
        <w:trPr>
          <w:trHeight w:val="320"/>
        </w:trPr>
        <w:tc>
          <w:tcPr>
            <w:tcW w:w="3162" w:type="dxa"/>
            <w:tcBorders>
              <w:right w:val="nil"/>
            </w:tcBorders>
            <w:noWrap/>
            <w:hideMark/>
          </w:tcPr>
          <w:p w14:paraId="01B8CA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sitchensis</w:t>
            </w:r>
            <w:proofErr w:type="spellEnd"/>
          </w:p>
        </w:tc>
        <w:tc>
          <w:tcPr>
            <w:tcW w:w="1630" w:type="dxa"/>
            <w:tcBorders>
              <w:left w:val="nil"/>
              <w:right w:val="nil"/>
            </w:tcBorders>
            <w:noWrap/>
            <w:hideMark/>
          </w:tcPr>
          <w:p w14:paraId="294A241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C56A6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35811C82" w14:textId="77777777" w:rsidTr="00C77114">
        <w:trPr>
          <w:trHeight w:val="320"/>
        </w:trPr>
        <w:tc>
          <w:tcPr>
            <w:tcW w:w="3162" w:type="dxa"/>
            <w:tcBorders>
              <w:right w:val="nil"/>
            </w:tcBorders>
            <w:noWrap/>
            <w:hideMark/>
          </w:tcPr>
          <w:p w14:paraId="7F590F7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typicus</w:t>
            </w:r>
            <w:proofErr w:type="spellEnd"/>
          </w:p>
        </w:tc>
        <w:tc>
          <w:tcPr>
            <w:tcW w:w="1630" w:type="dxa"/>
            <w:tcBorders>
              <w:left w:val="nil"/>
              <w:right w:val="nil"/>
            </w:tcBorders>
            <w:noWrap/>
            <w:hideMark/>
          </w:tcPr>
          <w:p w14:paraId="16B382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F9C98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01B22F6" w14:textId="77777777" w:rsidTr="00C77114">
        <w:trPr>
          <w:trHeight w:val="320"/>
        </w:trPr>
        <w:tc>
          <w:tcPr>
            <w:tcW w:w="3162" w:type="dxa"/>
            <w:tcBorders>
              <w:right w:val="nil"/>
            </w:tcBorders>
            <w:noWrap/>
            <w:hideMark/>
          </w:tcPr>
          <w:p w14:paraId="352F8AA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Hapalogaster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mertensii</w:t>
            </w:r>
            <w:proofErr w:type="spellEnd"/>
          </w:p>
        </w:tc>
        <w:tc>
          <w:tcPr>
            <w:tcW w:w="1630" w:type="dxa"/>
            <w:tcBorders>
              <w:left w:val="nil"/>
              <w:right w:val="nil"/>
            </w:tcBorders>
            <w:noWrap/>
            <w:hideMark/>
          </w:tcPr>
          <w:p w14:paraId="7BE72A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E4E62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32EDA088" w14:textId="77777777" w:rsidTr="00C77114">
        <w:trPr>
          <w:trHeight w:val="320"/>
        </w:trPr>
        <w:tc>
          <w:tcPr>
            <w:tcW w:w="3162" w:type="dxa"/>
            <w:tcBorders>
              <w:right w:val="nil"/>
            </w:tcBorders>
            <w:noWrap/>
            <w:hideMark/>
          </w:tcPr>
          <w:p w14:paraId="3C1913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mandtii</w:t>
            </w:r>
            <w:proofErr w:type="spellEnd"/>
          </w:p>
        </w:tc>
        <w:tc>
          <w:tcPr>
            <w:tcW w:w="1630" w:type="dxa"/>
            <w:tcBorders>
              <w:left w:val="nil"/>
              <w:right w:val="nil"/>
            </w:tcBorders>
            <w:noWrap/>
            <w:hideMark/>
          </w:tcPr>
          <w:p w14:paraId="2917AB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0C1C40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13E2E924" w14:textId="77777777" w:rsidTr="00C77114">
        <w:trPr>
          <w:trHeight w:val="320"/>
        </w:trPr>
        <w:tc>
          <w:tcPr>
            <w:tcW w:w="3162" w:type="dxa"/>
            <w:tcBorders>
              <w:right w:val="nil"/>
            </w:tcBorders>
            <w:noWrap/>
            <w:hideMark/>
          </w:tcPr>
          <w:p w14:paraId="6134488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Phyllolithodes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papillosus</w:t>
            </w:r>
            <w:proofErr w:type="spellEnd"/>
          </w:p>
        </w:tc>
        <w:tc>
          <w:tcPr>
            <w:tcW w:w="1630" w:type="dxa"/>
            <w:tcBorders>
              <w:left w:val="nil"/>
              <w:right w:val="nil"/>
            </w:tcBorders>
            <w:noWrap/>
            <w:hideMark/>
          </w:tcPr>
          <w:p w14:paraId="2DCEB1E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D8B4B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Stewart et al 2015</w:t>
            </w:r>
          </w:p>
        </w:tc>
      </w:tr>
      <w:tr w:rsidR="0017314E" w:rsidRPr="00E763F3" w14:paraId="6B2DF334" w14:textId="77777777" w:rsidTr="00C77114">
        <w:trPr>
          <w:trHeight w:val="320"/>
        </w:trPr>
        <w:tc>
          <w:tcPr>
            <w:tcW w:w="3162" w:type="dxa"/>
            <w:tcBorders>
              <w:right w:val="nil"/>
            </w:tcBorders>
            <w:noWrap/>
            <w:hideMark/>
          </w:tcPr>
          <w:p w14:paraId="0316D4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Oregonia</w:t>
            </w:r>
            <w:proofErr w:type="spellEnd"/>
            <w:r w:rsidRPr="00E763F3">
              <w:rPr>
                <w:rFonts w:ascii="Times New Roman" w:eastAsia="Times New Roman" w:hAnsi="Times New Roman" w:cs="Times New Roman"/>
                <w:i/>
                <w:color w:val="000000"/>
                <w:sz w:val="20"/>
                <w:szCs w:val="20"/>
                <w:lang w:val="en-CA"/>
              </w:rPr>
              <w:t xml:space="preserve"> gracilis</w:t>
            </w:r>
          </w:p>
        </w:tc>
        <w:tc>
          <w:tcPr>
            <w:tcW w:w="1630" w:type="dxa"/>
            <w:tcBorders>
              <w:left w:val="nil"/>
              <w:right w:val="nil"/>
            </w:tcBorders>
            <w:noWrap/>
            <w:hideMark/>
          </w:tcPr>
          <w:p w14:paraId="1DD11B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A174E9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F20315B" w14:textId="77777777" w:rsidTr="00C77114">
        <w:trPr>
          <w:trHeight w:val="320"/>
        </w:trPr>
        <w:tc>
          <w:tcPr>
            <w:tcW w:w="3162" w:type="dxa"/>
            <w:tcBorders>
              <w:right w:val="nil"/>
            </w:tcBorders>
            <w:noWrap/>
            <w:hideMark/>
          </w:tcPr>
          <w:p w14:paraId="5CD80CB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Paguroidea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76BFD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34F391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67EB2F10" w14:textId="77777777" w:rsidTr="00C77114">
        <w:trPr>
          <w:trHeight w:val="320"/>
        </w:trPr>
        <w:tc>
          <w:tcPr>
            <w:tcW w:w="3162" w:type="dxa"/>
            <w:tcBorders>
              <w:right w:val="nil"/>
            </w:tcBorders>
            <w:noWrap/>
            <w:hideMark/>
          </w:tcPr>
          <w:p w14:paraId="111279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beringanus</w:t>
            </w:r>
            <w:proofErr w:type="spellEnd"/>
          </w:p>
        </w:tc>
        <w:tc>
          <w:tcPr>
            <w:tcW w:w="1630" w:type="dxa"/>
            <w:tcBorders>
              <w:left w:val="nil"/>
              <w:right w:val="nil"/>
            </w:tcBorders>
            <w:noWrap/>
            <w:hideMark/>
          </w:tcPr>
          <w:p w14:paraId="0CDC5B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A884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23CA8330" w14:textId="77777777" w:rsidTr="00C77114">
        <w:trPr>
          <w:trHeight w:val="320"/>
        </w:trPr>
        <w:tc>
          <w:tcPr>
            <w:tcW w:w="3162" w:type="dxa"/>
            <w:tcBorders>
              <w:right w:val="nil"/>
            </w:tcBorders>
            <w:noWrap/>
            <w:hideMark/>
          </w:tcPr>
          <w:p w14:paraId="4479711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hemphilli</w:t>
            </w:r>
            <w:proofErr w:type="spellEnd"/>
          </w:p>
        </w:tc>
        <w:tc>
          <w:tcPr>
            <w:tcW w:w="1630" w:type="dxa"/>
            <w:tcBorders>
              <w:left w:val="nil"/>
              <w:right w:val="nil"/>
            </w:tcBorders>
            <w:noWrap/>
            <w:hideMark/>
          </w:tcPr>
          <w:p w14:paraId="01F3AD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60AC9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7D923B55" w14:textId="77777777" w:rsidTr="00C77114">
        <w:trPr>
          <w:trHeight w:val="320"/>
        </w:trPr>
        <w:tc>
          <w:tcPr>
            <w:tcW w:w="3162" w:type="dxa"/>
            <w:tcBorders>
              <w:right w:val="nil"/>
            </w:tcBorders>
            <w:noWrap/>
            <w:hideMark/>
          </w:tcPr>
          <w:p w14:paraId="2B17A0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danae</w:t>
            </w:r>
            <w:proofErr w:type="spellEnd"/>
          </w:p>
        </w:tc>
        <w:tc>
          <w:tcPr>
            <w:tcW w:w="1630" w:type="dxa"/>
            <w:tcBorders>
              <w:left w:val="nil"/>
              <w:right w:val="nil"/>
            </w:tcBorders>
            <w:noWrap/>
            <w:hideMark/>
          </w:tcPr>
          <w:p w14:paraId="448591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336EF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7A38760" w14:textId="77777777" w:rsidTr="00C77114">
        <w:trPr>
          <w:trHeight w:val="320"/>
        </w:trPr>
        <w:tc>
          <w:tcPr>
            <w:tcW w:w="3162" w:type="dxa"/>
            <w:tcBorders>
              <w:right w:val="nil"/>
            </w:tcBorders>
            <w:noWrap/>
            <w:hideMark/>
          </w:tcPr>
          <w:p w14:paraId="6DFB370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gurneyi</w:t>
            </w:r>
            <w:proofErr w:type="spellEnd"/>
          </w:p>
        </w:tc>
        <w:tc>
          <w:tcPr>
            <w:tcW w:w="1630" w:type="dxa"/>
            <w:tcBorders>
              <w:left w:val="nil"/>
              <w:right w:val="nil"/>
            </w:tcBorders>
            <w:noWrap/>
            <w:hideMark/>
          </w:tcPr>
          <w:p w14:paraId="597AA0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06BEE5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C10E7F6" w14:textId="77777777" w:rsidTr="00C77114">
        <w:trPr>
          <w:trHeight w:val="320"/>
        </w:trPr>
        <w:tc>
          <w:tcPr>
            <w:tcW w:w="3162" w:type="dxa"/>
            <w:tcBorders>
              <w:right w:val="nil"/>
            </w:tcBorders>
            <w:noWrap/>
            <w:hideMark/>
          </w:tcPr>
          <w:p w14:paraId="378D4CC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Pandalus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42C8805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0F1172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1C527744" w14:textId="77777777" w:rsidTr="00C77114">
        <w:trPr>
          <w:trHeight w:val="320"/>
        </w:trPr>
        <w:tc>
          <w:tcPr>
            <w:tcW w:w="3162" w:type="dxa"/>
            <w:tcBorders>
              <w:right w:val="nil"/>
            </w:tcBorders>
            <w:noWrap/>
            <w:hideMark/>
          </w:tcPr>
          <w:p w14:paraId="0F9FB13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Pandulus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7C5D830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A79C3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776C6BF" w14:textId="77777777" w:rsidTr="00C77114">
        <w:trPr>
          <w:trHeight w:val="320"/>
        </w:trPr>
        <w:tc>
          <w:tcPr>
            <w:tcW w:w="3162" w:type="dxa"/>
            <w:tcBorders>
              <w:right w:val="nil"/>
            </w:tcBorders>
            <w:noWrap/>
            <w:hideMark/>
          </w:tcPr>
          <w:p w14:paraId="22B630A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Lophopanopeus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bellus</w:t>
            </w:r>
            <w:proofErr w:type="spellEnd"/>
          </w:p>
        </w:tc>
        <w:tc>
          <w:tcPr>
            <w:tcW w:w="1630" w:type="dxa"/>
            <w:tcBorders>
              <w:left w:val="nil"/>
              <w:right w:val="nil"/>
            </w:tcBorders>
            <w:noWrap/>
            <w:hideMark/>
          </w:tcPr>
          <w:p w14:paraId="4274BB4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3405E8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2CC45144" w14:textId="77777777" w:rsidTr="00C77114">
        <w:trPr>
          <w:trHeight w:val="320"/>
        </w:trPr>
        <w:tc>
          <w:tcPr>
            <w:tcW w:w="3162" w:type="dxa"/>
            <w:tcBorders>
              <w:right w:val="nil"/>
            </w:tcBorders>
            <w:noWrap/>
            <w:hideMark/>
          </w:tcPr>
          <w:p w14:paraId="12B34A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Pachycheles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pubescens</w:t>
            </w:r>
            <w:proofErr w:type="spellEnd"/>
          </w:p>
        </w:tc>
        <w:tc>
          <w:tcPr>
            <w:tcW w:w="1630" w:type="dxa"/>
            <w:tcBorders>
              <w:left w:val="nil"/>
              <w:right w:val="nil"/>
            </w:tcBorders>
            <w:noWrap/>
            <w:hideMark/>
          </w:tcPr>
          <w:p w14:paraId="03337F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69BA57B9"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Stillman</w:t>
            </w:r>
            <w:proofErr w:type="spellEnd"/>
            <w:r w:rsidRPr="00E763F3">
              <w:rPr>
                <w:rFonts w:ascii="Times New Roman" w:eastAsia="Times New Roman" w:hAnsi="Times New Roman" w:cs="Times New Roman"/>
                <w:color w:val="000000"/>
                <w:sz w:val="20"/>
                <w:szCs w:val="20"/>
                <w:lang w:val="en-CA"/>
              </w:rPr>
              <w:t xml:space="preserve">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254672D" w14:textId="77777777" w:rsidTr="00C77114">
        <w:trPr>
          <w:trHeight w:val="320"/>
        </w:trPr>
        <w:tc>
          <w:tcPr>
            <w:tcW w:w="3162" w:type="dxa"/>
            <w:tcBorders>
              <w:right w:val="nil"/>
            </w:tcBorders>
            <w:noWrap/>
            <w:hideMark/>
          </w:tcPr>
          <w:p w14:paraId="026E6E4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Petrolisthes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eriomerus</w:t>
            </w:r>
            <w:proofErr w:type="spellEnd"/>
          </w:p>
        </w:tc>
        <w:tc>
          <w:tcPr>
            <w:tcW w:w="1630" w:type="dxa"/>
            <w:tcBorders>
              <w:left w:val="nil"/>
              <w:right w:val="nil"/>
            </w:tcBorders>
            <w:noWrap/>
            <w:hideMark/>
          </w:tcPr>
          <w:p w14:paraId="618871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4A6BBD9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Stillman</w:t>
            </w:r>
            <w:proofErr w:type="spellEnd"/>
            <w:r w:rsidRPr="00E763F3">
              <w:rPr>
                <w:rFonts w:ascii="Times New Roman" w:eastAsia="Times New Roman" w:hAnsi="Times New Roman" w:cs="Times New Roman"/>
                <w:color w:val="000000"/>
                <w:sz w:val="20"/>
                <w:szCs w:val="20"/>
                <w:lang w:val="en-CA"/>
              </w:rPr>
              <w:t xml:space="preserve">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AE64A0" w14:textId="77777777" w:rsidTr="00C77114">
        <w:trPr>
          <w:trHeight w:val="320"/>
        </w:trPr>
        <w:tc>
          <w:tcPr>
            <w:tcW w:w="3162" w:type="dxa"/>
            <w:tcBorders>
              <w:right w:val="nil"/>
            </w:tcBorders>
            <w:noWrap/>
            <w:hideMark/>
          </w:tcPr>
          <w:p w14:paraId="1B06FAB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Heptacarpus</w:t>
            </w:r>
            <w:proofErr w:type="spellEnd"/>
            <w:r w:rsidRPr="00E763F3">
              <w:rPr>
                <w:rFonts w:ascii="Times New Roman" w:eastAsia="Times New Roman" w:hAnsi="Times New Roman" w:cs="Times New Roman"/>
                <w:i/>
                <w:color w:val="000000"/>
                <w:sz w:val="20"/>
                <w:szCs w:val="20"/>
                <w:lang w:val="en-CA"/>
              </w:rPr>
              <w:t xml:space="preserve"> stylus</w:t>
            </w:r>
          </w:p>
        </w:tc>
        <w:tc>
          <w:tcPr>
            <w:tcW w:w="1630" w:type="dxa"/>
            <w:tcBorders>
              <w:left w:val="nil"/>
              <w:right w:val="nil"/>
            </w:tcBorders>
            <w:noWrap/>
            <w:hideMark/>
          </w:tcPr>
          <w:p w14:paraId="75CD48B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F6BBF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6193EC08" w14:textId="77777777" w:rsidTr="00C77114">
        <w:trPr>
          <w:trHeight w:val="320"/>
        </w:trPr>
        <w:tc>
          <w:tcPr>
            <w:tcW w:w="3162" w:type="dxa"/>
            <w:tcBorders>
              <w:right w:val="nil"/>
            </w:tcBorders>
            <w:noWrap/>
            <w:hideMark/>
          </w:tcPr>
          <w:p w14:paraId="1457283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Brachyura</w:t>
            </w:r>
            <w:proofErr w:type="spellEnd"/>
            <w:r w:rsidRPr="00E763F3">
              <w:rPr>
                <w:rFonts w:ascii="Times New Roman" w:eastAsia="Times New Roman" w:hAnsi="Times New Roman" w:cs="Times New Roman"/>
                <w:color w:val="000000"/>
                <w:sz w:val="20"/>
                <w:szCs w:val="20"/>
                <w:lang w:val="en-CA"/>
              </w:rPr>
              <w:t xml:space="preserve"> spp.</w:t>
            </w:r>
          </w:p>
        </w:tc>
        <w:tc>
          <w:tcPr>
            <w:tcW w:w="1630" w:type="dxa"/>
            <w:tcBorders>
              <w:left w:val="nil"/>
              <w:right w:val="nil"/>
            </w:tcBorders>
            <w:noWrap/>
            <w:hideMark/>
          </w:tcPr>
          <w:p w14:paraId="6EADA00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5E086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61ACB84" w14:textId="77777777" w:rsidTr="00C77114">
        <w:trPr>
          <w:trHeight w:val="320"/>
        </w:trPr>
        <w:tc>
          <w:tcPr>
            <w:tcW w:w="3162" w:type="dxa"/>
            <w:tcBorders>
              <w:right w:val="nil"/>
            </w:tcBorders>
            <w:noWrap/>
            <w:hideMark/>
          </w:tcPr>
          <w:p w14:paraId="02D2D6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Unidentified shrimp</w:t>
            </w:r>
          </w:p>
        </w:tc>
        <w:tc>
          <w:tcPr>
            <w:tcW w:w="1630" w:type="dxa"/>
            <w:tcBorders>
              <w:left w:val="nil"/>
              <w:right w:val="nil"/>
            </w:tcBorders>
            <w:noWrap/>
            <w:hideMark/>
          </w:tcPr>
          <w:p w14:paraId="6D7A21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015FDF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17A99ED" w14:textId="77777777" w:rsidTr="00C77114">
        <w:trPr>
          <w:trHeight w:val="320"/>
        </w:trPr>
        <w:tc>
          <w:tcPr>
            <w:tcW w:w="3162" w:type="dxa"/>
            <w:tcBorders>
              <w:right w:val="nil"/>
            </w:tcBorders>
            <w:noWrap/>
            <w:hideMark/>
          </w:tcPr>
          <w:p w14:paraId="5CFE585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Polyorchis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penicillatus</w:t>
            </w:r>
            <w:proofErr w:type="spellEnd"/>
          </w:p>
        </w:tc>
        <w:tc>
          <w:tcPr>
            <w:tcW w:w="1630" w:type="dxa"/>
            <w:tcBorders>
              <w:left w:val="nil"/>
              <w:right w:val="nil"/>
            </w:tcBorders>
            <w:noWrap/>
            <w:hideMark/>
          </w:tcPr>
          <w:p w14:paraId="248F577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2A1C79D5"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50AE061F" w14:textId="77777777" w:rsidTr="00C77114">
        <w:trPr>
          <w:trHeight w:val="320"/>
        </w:trPr>
        <w:tc>
          <w:tcPr>
            <w:tcW w:w="3162" w:type="dxa"/>
            <w:tcBorders>
              <w:right w:val="nil"/>
            </w:tcBorders>
            <w:noWrap/>
            <w:hideMark/>
          </w:tcPr>
          <w:p w14:paraId="776FDF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Mitrocoma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cellularia</w:t>
            </w:r>
            <w:proofErr w:type="spellEnd"/>
          </w:p>
        </w:tc>
        <w:tc>
          <w:tcPr>
            <w:tcW w:w="1630" w:type="dxa"/>
            <w:tcBorders>
              <w:left w:val="nil"/>
              <w:right w:val="nil"/>
            </w:tcBorders>
            <w:noWrap/>
            <w:hideMark/>
          </w:tcPr>
          <w:p w14:paraId="19E7D3F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6DBB977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21CF6500" w14:textId="77777777" w:rsidTr="00C77114">
        <w:trPr>
          <w:trHeight w:val="320"/>
        </w:trPr>
        <w:tc>
          <w:tcPr>
            <w:tcW w:w="3162" w:type="dxa"/>
            <w:tcBorders>
              <w:right w:val="nil"/>
            </w:tcBorders>
            <w:noWrap/>
            <w:hideMark/>
          </w:tcPr>
          <w:p w14:paraId="3F2DAA1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Pleurobrachia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bachei</w:t>
            </w:r>
            <w:proofErr w:type="spellEnd"/>
          </w:p>
        </w:tc>
        <w:tc>
          <w:tcPr>
            <w:tcW w:w="1630" w:type="dxa"/>
            <w:tcBorders>
              <w:left w:val="nil"/>
              <w:right w:val="nil"/>
            </w:tcBorders>
            <w:noWrap/>
            <w:hideMark/>
          </w:tcPr>
          <w:p w14:paraId="55E395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16E31CA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1DA7619E" w14:textId="77777777" w:rsidTr="00C77114">
        <w:trPr>
          <w:trHeight w:val="320"/>
        </w:trPr>
        <w:tc>
          <w:tcPr>
            <w:tcW w:w="3162" w:type="dxa"/>
            <w:tcBorders>
              <w:right w:val="nil"/>
            </w:tcBorders>
            <w:noWrap/>
            <w:hideMark/>
          </w:tcPr>
          <w:p w14:paraId="2C62702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Bolinopsis</w:t>
            </w:r>
            <w:proofErr w:type="spellEnd"/>
            <w:r w:rsidRPr="00E763F3">
              <w:rPr>
                <w:rFonts w:ascii="Times New Roman" w:eastAsia="Times New Roman" w:hAnsi="Times New Roman" w:cs="Times New Roman"/>
                <w:i/>
                <w:color w:val="000000"/>
                <w:sz w:val="20"/>
                <w:szCs w:val="20"/>
                <w:lang w:val="en-CA"/>
              </w:rPr>
              <w:t xml:space="preserve"> infundibulum</w:t>
            </w:r>
          </w:p>
        </w:tc>
        <w:tc>
          <w:tcPr>
            <w:tcW w:w="1630" w:type="dxa"/>
            <w:tcBorders>
              <w:left w:val="nil"/>
              <w:right w:val="nil"/>
            </w:tcBorders>
            <w:noWrap/>
            <w:hideMark/>
          </w:tcPr>
          <w:p w14:paraId="5775D9D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5F32099B"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w:t>
            </w:r>
          </w:p>
        </w:tc>
      </w:tr>
      <w:tr w:rsidR="0017314E" w:rsidRPr="00E763F3" w14:paraId="5F91716B" w14:textId="77777777" w:rsidTr="00C77114">
        <w:trPr>
          <w:trHeight w:val="320"/>
        </w:trPr>
        <w:tc>
          <w:tcPr>
            <w:tcW w:w="3162" w:type="dxa"/>
            <w:tcBorders>
              <w:right w:val="nil"/>
            </w:tcBorders>
            <w:noWrap/>
            <w:hideMark/>
          </w:tcPr>
          <w:p w14:paraId="3958A9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Evasterias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troschelii</w:t>
            </w:r>
            <w:proofErr w:type="spellEnd"/>
          </w:p>
        </w:tc>
        <w:tc>
          <w:tcPr>
            <w:tcW w:w="1630" w:type="dxa"/>
            <w:tcBorders>
              <w:left w:val="nil"/>
              <w:right w:val="nil"/>
            </w:tcBorders>
            <w:noWrap/>
            <w:hideMark/>
          </w:tcPr>
          <w:p w14:paraId="197957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5F19104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w:t>
            </w:r>
          </w:p>
        </w:tc>
      </w:tr>
      <w:tr w:rsidR="0017314E" w:rsidRPr="00E763F3" w14:paraId="20B9548E" w14:textId="77777777" w:rsidTr="00C77114">
        <w:trPr>
          <w:trHeight w:val="320"/>
        </w:trPr>
        <w:tc>
          <w:tcPr>
            <w:tcW w:w="3162" w:type="dxa"/>
            <w:tcBorders>
              <w:right w:val="nil"/>
            </w:tcBorders>
            <w:noWrap/>
            <w:hideMark/>
          </w:tcPr>
          <w:p w14:paraId="69B8ED9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hexactis</w:t>
            </w:r>
            <w:proofErr w:type="spellEnd"/>
          </w:p>
        </w:tc>
        <w:tc>
          <w:tcPr>
            <w:tcW w:w="1630" w:type="dxa"/>
            <w:tcBorders>
              <w:left w:val="nil"/>
              <w:right w:val="nil"/>
            </w:tcBorders>
            <w:noWrap/>
            <w:hideMark/>
          </w:tcPr>
          <w:p w14:paraId="76806E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38188BD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9FEFA5B" w14:textId="77777777" w:rsidTr="00C77114">
        <w:trPr>
          <w:trHeight w:val="320"/>
        </w:trPr>
        <w:tc>
          <w:tcPr>
            <w:tcW w:w="3162" w:type="dxa"/>
            <w:tcBorders>
              <w:right w:val="nil"/>
            </w:tcBorders>
            <w:noWrap/>
            <w:hideMark/>
          </w:tcPr>
          <w:p w14:paraId="00ED8DD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466A1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603B9CE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DCBC6AF" w14:textId="77777777" w:rsidTr="00C77114">
        <w:trPr>
          <w:trHeight w:val="320"/>
        </w:trPr>
        <w:tc>
          <w:tcPr>
            <w:tcW w:w="3162" w:type="dxa"/>
            <w:tcBorders>
              <w:right w:val="nil"/>
            </w:tcBorders>
            <w:noWrap/>
            <w:hideMark/>
          </w:tcPr>
          <w:p w14:paraId="75D772A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Orthasterias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koehleri</w:t>
            </w:r>
            <w:proofErr w:type="spellEnd"/>
          </w:p>
        </w:tc>
        <w:tc>
          <w:tcPr>
            <w:tcW w:w="1630" w:type="dxa"/>
            <w:tcBorders>
              <w:left w:val="nil"/>
              <w:right w:val="nil"/>
            </w:tcBorders>
            <w:noWrap/>
            <w:hideMark/>
          </w:tcPr>
          <w:p w14:paraId="6555C1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5EE9B6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638E177F" w14:textId="77777777" w:rsidTr="00C77114">
        <w:trPr>
          <w:trHeight w:val="320"/>
        </w:trPr>
        <w:tc>
          <w:tcPr>
            <w:tcW w:w="3162" w:type="dxa"/>
            <w:tcBorders>
              <w:right w:val="nil"/>
            </w:tcBorders>
            <w:noWrap/>
            <w:hideMark/>
          </w:tcPr>
          <w:p w14:paraId="1D91F76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Pisaster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brevispinus</w:t>
            </w:r>
            <w:proofErr w:type="spellEnd"/>
          </w:p>
        </w:tc>
        <w:tc>
          <w:tcPr>
            <w:tcW w:w="1630" w:type="dxa"/>
            <w:tcBorders>
              <w:left w:val="nil"/>
              <w:right w:val="nil"/>
            </w:tcBorders>
            <w:noWrap/>
            <w:hideMark/>
          </w:tcPr>
          <w:p w14:paraId="03CBE2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146.18</w:t>
            </w:r>
          </w:p>
        </w:tc>
        <w:tc>
          <w:tcPr>
            <w:tcW w:w="4706" w:type="dxa"/>
            <w:tcBorders>
              <w:left w:val="nil"/>
            </w:tcBorders>
            <w:noWrap/>
            <w:hideMark/>
          </w:tcPr>
          <w:p w14:paraId="3FBD7D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E763F3">
              <w:rPr>
                <w:rFonts w:ascii="Times New Roman" w:eastAsia="Times New Roman" w:hAnsi="Times New Roman" w:cs="Times New Roman"/>
                <w:color w:val="000000"/>
                <w:sz w:val="20"/>
                <w:szCs w:val="20"/>
                <w:lang w:val="en-CA"/>
              </w:rPr>
              <w:t>Pisaster</w:t>
            </w:r>
            <w:proofErr w:type="spellEnd"/>
            <w:r w:rsidRPr="00E763F3">
              <w:rPr>
                <w:rFonts w:ascii="Times New Roman" w:eastAsia="Times New Roman" w:hAnsi="Times New Roman" w:cs="Times New Roman"/>
                <w:color w:val="000000"/>
                <w:sz w:val="20"/>
                <w:szCs w:val="20"/>
                <w:lang w:val="en-CA"/>
              </w:rPr>
              <w:t xml:space="preserve"> </w:t>
            </w:r>
            <w:proofErr w:type="spellStart"/>
            <w:r w:rsidRPr="00E763F3">
              <w:rPr>
                <w:rFonts w:ascii="Times New Roman" w:eastAsia="Times New Roman" w:hAnsi="Times New Roman" w:cs="Times New Roman"/>
                <w:color w:val="000000"/>
                <w:sz w:val="20"/>
                <w:szCs w:val="20"/>
                <w:lang w:val="en-CA"/>
              </w:rPr>
              <w:t>giganteus</w:t>
            </w:r>
            <w:proofErr w:type="spellEnd"/>
          </w:p>
        </w:tc>
      </w:tr>
      <w:tr w:rsidR="0017314E" w:rsidRPr="00E763F3" w14:paraId="3A257D7B" w14:textId="77777777" w:rsidTr="00C77114">
        <w:trPr>
          <w:trHeight w:val="320"/>
        </w:trPr>
        <w:tc>
          <w:tcPr>
            <w:tcW w:w="3162" w:type="dxa"/>
            <w:tcBorders>
              <w:right w:val="nil"/>
            </w:tcBorders>
            <w:noWrap/>
            <w:hideMark/>
          </w:tcPr>
          <w:p w14:paraId="5D2860C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Pisaster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ochraceus</w:t>
            </w:r>
            <w:proofErr w:type="spellEnd"/>
          </w:p>
        </w:tc>
        <w:tc>
          <w:tcPr>
            <w:tcW w:w="1630" w:type="dxa"/>
            <w:tcBorders>
              <w:left w:val="nil"/>
              <w:right w:val="nil"/>
            </w:tcBorders>
            <w:noWrap/>
            <w:hideMark/>
          </w:tcPr>
          <w:p w14:paraId="711616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128</w:t>
            </w:r>
          </w:p>
        </w:tc>
        <w:tc>
          <w:tcPr>
            <w:tcW w:w="4706" w:type="dxa"/>
            <w:tcBorders>
              <w:left w:val="nil"/>
            </w:tcBorders>
            <w:noWrap/>
            <w:hideMark/>
          </w:tcPr>
          <w:p w14:paraId="7770B6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Sanford 2002</w:t>
            </w:r>
          </w:p>
        </w:tc>
      </w:tr>
      <w:tr w:rsidR="0017314E" w:rsidRPr="00E763F3" w14:paraId="21405CBB" w14:textId="77777777" w:rsidTr="00C77114">
        <w:trPr>
          <w:trHeight w:val="320"/>
        </w:trPr>
        <w:tc>
          <w:tcPr>
            <w:tcW w:w="3162" w:type="dxa"/>
            <w:tcBorders>
              <w:right w:val="nil"/>
            </w:tcBorders>
            <w:noWrap/>
            <w:hideMark/>
          </w:tcPr>
          <w:p w14:paraId="4B4BAF2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Pycnopodia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helianthoides</w:t>
            </w:r>
            <w:proofErr w:type="spellEnd"/>
          </w:p>
        </w:tc>
        <w:tc>
          <w:tcPr>
            <w:tcW w:w="1630" w:type="dxa"/>
            <w:tcBorders>
              <w:left w:val="nil"/>
              <w:right w:val="nil"/>
            </w:tcBorders>
            <w:noWrap/>
            <w:hideMark/>
          </w:tcPr>
          <w:p w14:paraId="318A37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0.018*size^3.13</w:t>
            </w:r>
          </w:p>
        </w:tc>
        <w:tc>
          <w:tcPr>
            <w:tcW w:w="4706" w:type="dxa"/>
            <w:tcBorders>
              <w:left w:val="nil"/>
            </w:tcBorders>
            <w:noWrap/>
            <w:hideMark/>
          </w:tcPr>
          <w:p w14:paraId="1E7FA0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Lee 2016</w:t>
            </w:r>
          </w:p>
        </w:tc>
      </w:tr>
      <w:tr w:rsidR="0017314E" w:rsidRPr="00E763F3" w14:paraId="39F879DC" w14:textId="77777777" w:rsidTr="00C77114">
        <w:trPr>
          <w:trHeight w:val="320"/>
        </w:trPr>
        <w:tc>
          <w:tcPr>
            <w:tcW w:w="3162" w:type="dxa"/>
            <w:tcBorders>
              <w:right w:val="nil"/>
            </w:tcBorders>
            <w:noWrap/>
            <w:hideMark/>
          </w:tcPr>
          <w:p w14:paraId="3D323B4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Stylasterias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forreri</w:t>
            </w:r>
            <w:proofErr w:type="spellEnd"/>
          </w:p>
        </w:tc>
        <w:tc>
          <w:tcPr>
            <w:tcW w:w="1630" w:type="dxa"/>
            <w:tcBorders>
              <w:left w:val="nil"/>
              <w:right w:val="nil"/>
            </w:tcBorders>
            <w:noWrap/>
            <w:hideMark/>
          </w:tcPr>
          <w:p w14:paraId="4B19590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67A3964"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7BF9E390" w14:textId="77777777" w:rsidTr="00C77114">
        <w:trPr>
          <w:trHeight w:val="320"/>
        </w:trPr>
        <w:tc>
          <w:tcPr>
            <w:tcW w:w="3162" w:type="dxa"/>
            <w:tcBorders>
              <w:right w:val="nil"/>
            </w:tcBorders>
            <w:noWrap/>
            <w:hideMark/>
          </w:tcPr>
          <w:p w14:paraId="0C67C02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Patiria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miniata</w:t>
            </w:r>
            <w:proofErr w:type="spellEnd"/>
          </w:p>
        </w:tc>
        <w:tc>
          <w:tcPr>
            <w:tcW w:w="1630" w:type="dxa"/>
            <w:tcBorders>
              <w:left w:val="nil"/>
              <w:right w:val="nil"/>
            </w:tcBorders>
            <w:noWrap/>
            <w:hideMark/>
          </w:tcPr>
          <w:p w14:paraId="034403E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26.97</w:t>
            </w:r>
          </w:p>
        </w:tc>
        <w:tc>
          <w:tcPr>
            <w:tcW w:w="4706" w:type="dxa"/>
            <w:tcBorders>
              <w:left w:val="nil"/>
            </w:tcBorders>
            <w:noWrap/>
            <w:hideMark/>
          </w:tcPr>
          <w:p w14:paraId="63562C9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w:t>
            </w:r>
          </w:p>
        </w:tc>
      </w:tr>
      <w:tr w:rsidR="0017314E" w:rsidRPr="00E763F3" w14:paraId="04F73934" w14:textId="77777777" w:rsidTr="00C77114">
        <w:trPr>
          <w:trHeight w:val="320"/>
        </w:trPr>
        <w:tc>
          <w:tcPr>
            <w:tcW w:w="3162" w:type="dxa"/>
            <w:tcBorders>
              <w:right w:val="nil"/>
            </w:tcBorders>
            <w:noWrap/>
            <w:hideMark/>
          </w:tcPr>
          <w:p w14:paraId="3C9C176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pumila</w:t>
            </w:r>
            <w:proofErr w:type="spellEnd"/>
          </w:p>
        </w:tc>
        <w:tc>
          <w:tcPr>
            <w:tcW w:w="1630" w:type="dxa"/>
            <w:tcBorders>
              <w:left w:val="nil"/>
              <w:right w:val="nil"/>
            </w:tcBorders>
            <w:noWrap/>
            <w:hideMark/>
          </w:tcPr>
          <w:p w14:paraId="4B3BA4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4A178FD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7530C277" w14:textId="77777777" w:rsidTr="00C77114">
        <w:trPr>
          <w:trHeight w:val="320"/>
        </w:trPr>
        <w:tc>
          <w:tcPr>
            <w:tcW w:w="3162" w:type="dxa"/>
            <w:tcBorders>
              <w:right w:val="nil"/>
            </w:tcBorders>
            <w:noWrap/>
            <w:hideMark/>
          </w:tcPr>
          <w:p w14:paraId="1B5A358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EC4CB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0EAF468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w:t>
            </w:r>
          </w:p>
        </w:tc>
      </w:tr>
      <w:tr w:rsidR="0017314E" w:rsidRPr="00E763F3" w14:paraId="15C57F69" w14:textId="77777777" w:rsidTr="00C77114">
        <w:trPr>
          <w:trHeight w:val="320"/>
        </w:trPr>
        <w:tc>
          <w:tcPr>
            <w:tcW w:w="3162" w:type="dxa"/>
            <w:tcBorders>
              <w:right w:val="nil"/>
            </w:tcBorders>
            <w:noWrap/>
            <w:hideMark/>
          </w:tcPr>
          <w:p w14:paraId="6AA135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Dermasterias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imbricata</w:t>
            </w:r>
            <w:proofErr w:type="spellEnd"/>
          </w:p>
        </w:tc>
        <w:tc>
          <w:tcPr>
            <w:tcW w:w="1630" w:type="dxa"/>
            <w:tcBorders>
              <w:left w:val="nil"/>
              <w:right w:val="nil"/>
            </w:tcBorders>
            <w:noWrap/>
            <w:hideMark/>
          </w:tcPr>
          <w:p w14:paraId="459CF33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92</w:t>
            </w:r>
          </w:p>
        </w:tc>
        <w:tc>
          <w:tcPr>
            <w:tcW w:w="4706" w:type="dxa"/>
            <w:tcBorders>
              <w:left w:val="nil"/>
            </w:tcBorders>
            <w:noWrap/>
            <w:hideMark/>
          </w:tcPr>
          <w:p w14:paraId="312C91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59771C0A" w14:textId="77777777" w:rsidTr="00C77114">
        <w:trPr>
          <w:trHeight w:val="320"/>
        </w:trPr>
        <w:tc>
          <w:tcPr>
            <w:tcW w:w="3162" w:type="dxa"/>
            <w:tcBorders>
              <w:right w:val="nil"/>
            </w:tcBorders>
            <w:noWrap/>
            <w:hideMark/>
          </w:tcPr>
          <w:p w14:paraId="54B590E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Mediaster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aequalis</w:t>
            </w:r>
            <w:proofErr w:type="spellEnd"/>
          </w:p>
        </w:tc>
        <w:tc>
          <w:tcPr>
            <w:tcW w:w="1630" w:type="dxa"/>
            <w:tcBorders>
              <w:left w:val="nil"/>
              <w:right w:val="nil"/>
            </w:tcBorders>
            <w:noWrap/>
            <w:hideMark/>
          </w:tcPr>
          <w:p w14:paraId="548492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CF18B3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60780C6B" w14:textId="77777777" w:rsidTr="00C77114">
        <w:trPr>
          <w:trHeight w:val="320"/>
        </w:trPr>
        <w:tc>
          <w:tcPr>
            <w:tcW w:w="3162" w:type="dxa"/>
            <w:tcBorders>
              <w:right w:val="nil"/>
            </w:tcBorders>
            <w:noWrap/>
            <w:hideMark/>
          </w:tcPr>
          <w:p w14:paraId="497BA2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dawsoni</w:t>
            </w:r>
            <w:proofErr w:type="spellEnd"/>
          </w:p>
        </w:tc>
        <w:tc>
          <w:tcPr>
            <w:tcW w:w="1630" w:type="dxa"/>
            <w:tcBorders>
              <w:left w:val="nil"/>
              <w:right w:val="nil"/>
            </w:tcBorders>
            <w:noWrap/>
            <w:hideMark/>
          </w:tcPr>
          <w:p w14:paraId="270653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38B3B0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Montgomery 2014, </w:t>
            </w:r>
            <w:proofErr w:type="spellStart"/>
            <w:r w:rsidRPr="00B51A9A">
              <w:rPr>
                <w:rFonts w:ascii="Times New Roman" w:eastAsia="Times New Roman" w:hAnsi="Times New Roman" w:cs="Times New Roman"/>
                <w:i/>
                <w:color w:val="000000"/>
                <w:sz w:val="20"/>
                <w:szCs w:val="20"/>
                <w:lang w:val="en-CA"/>
              </w:rPr>
              <w:t>Solaster</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stimpsoni</w:t>
            </w:r>
            <w:proofErr w:type="spellEnd"/>
          </w:p>
        </w:tc>
      </w:tr>
      <w:tr w:rsidR="0017314E" w:rsidRPr="00E763F3" w14:paraId="1E267FF6" w14:textId="77777777" w:rsidTr="00C77114">
        <w:trPr>
          <w:trHeight w:val="320"/>
        </w:trPr>
        <w:tc>
          <w:tcPr>
            <w:tcW w:w="3162" w:type="dxa"/>
            <w:tcBorders>
              <w:right w:val="nil"/>
            </w:tcBorders>
            <w:noWrap/>
            <w:hideMark/>
          </w:tcPr>
          <w:p w14:paraId="7881547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stimpsoni</w:t>
            </w:r>
            <w:proofErr w:type="spellEnd"/>
          </w:p>
        </w:tc>
        <w:tc>
          <w:tcPr>
            <w:tcW w:w="1630" w:type="dxa"/>
            <w:tcBorders>
              <w:left w:val="nil"/>
              <w:right w:val="nil"/>
            </w:tcBorders>
            <w:noWrap/>
            <w:hideMark/>
          </w:tcPr>
          <w:p w14:paraId="149138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22291C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27A6600A" w14:textId="77777777" w:rsidTr="00C77114">
        <w:trPr>
          <w:trHeight w:val="320"/>
        </w:trPr>
        <w:tc>
          <w:tcPr>
            <w:tcW w:w="3162" w:type="dxa"/>
            <w:tcBorders>
              <w:right w:val="nil"/>
            </w:tcBorders>
            <w:noWrap/>
            <w:hideMark/>
          </w:tcPr>
          <w:p w14:paraId="4607B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Pteraster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tesselatus</w:t>
            </w:r>
            <w:proofErr w:type="spellEnd"/>
          </w:p>
        </w:tc>
        <w:tc>
          <w:tcPr>
            <w:tcW w:w="1630" w:type="dxa"/>
            <w:tcBorders>
              <w:left w:val="nil"/>
              <w:right w:val="nil"/>
            </w:tcBorders>
            <w:noWrap/>
            <w:hideMark/>
          </w:tcPr>
          <w:p w14:paraId="309C765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D75B4C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6084412" w14:textId="77777777" w:rsidTr="00C77114">
        <w:trPr>
          <w:trHeight w:val="320"/>
        </w:trPr>
        <w:tc>
          <w:tcPr>
            <w:tcW w:w="3162" w:type="dxa"/>
            <w:tcBorders>
              <w:right w:val="nil"/>
            </w:tcBorders>
            <w:noWrap/>
            <w:hideMark/>
          </w:tcPr>
          <w:p w14:paraId="34BF166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Mesocentrotus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franciscanus</w:t>
            </w:r>
            <w:proofErr w:type="spellEnd"/>
          </w:p>
        </w:tc>
        <w:tc>
          <w:tcPr>
            <w:tcW w:w="1630" w:type="dxa"/>
            <w:tcBorders>
              <w:left w:val="nil"/>
              <w:right w:val="nil"/>
            </w:tcBorders>
            <w:noWrap/>
            <w:hideMark/>
          </w:tcPr>
          <w:p w14:paraId="21CB652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29.51</w:t>
            </w:r>
          </w:p>
        </w:tc>
        <w:tc>
          <w:tcPr>
            <w:tcW w:w="4706" w:type="dxa"/>
            <w:tcBorders>
              <w:left w:val="nil"/>
            </w:tcBorders>
            <w:noWrap/>
            <w:hideMark/>
          </w:tcPr>
          <w:p w14:paraId="12F46D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5341B52" w14:textId="77777777" w:rsidTr="00C77114">
        <w:trPr>
          <w:trHeight w:val="320"/>
        </w:trPr>
        <w:tc>
          <w:tcPr>
            <w:tcW w:w="3162" w:type="dxa"/>
            <w:tcBorders>
              <w:right w:val="nil"/>
            </w:tcBorders>
            <w:noWrap/>
            <w:hideMark/>
          </w:tcPr>
          <w:p w14:paraId="462830C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droebachiensis</w:t>
            </w:r>
            <w:proofErr w:type="spellEnd"/>
          </w:p>
        </w:tc>
        <w:tc>
          <w:tcPr>
            <w:tcW w:w="1630" w:type="dxa"/>
            <w:tcBorders>
              <w:left w:val="nil"/>
              <w:right w:val="nil"/>
            </w:tcBorders>
            <w:noWrap/>
            <w:hideMark/>
          </w:tcPr>
          <w:p w14:paraId="0EE4B5D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1FAC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43DEE46F" w14:textId="77777777" w:rsidTr="00C77114">
        <w:trPr>
          <w:trHeight w:val="320"/>
        </w:trPr>
        <w:tc>
          <w:tcPr>
            <w:tcW w:w="3162" w:type="dxa"/>
            <w:tcBorders>
              <w:right w:val="nil"/>
            </w:tcBorders>
            <w:noWrap/>
            <w:hideMark/>
          </w:tcPr>
          <w:p w14:paraId="0B08E82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purpuratus</w:t>
            </w:r>
            <w:proofErr w:type="spellEnd"/>
          </w:p>
        </w:tc>
        <w:tc>
          <w:tcPr>
            <w:tcW w:w="1630" w:type="dxa"/>
            <w:tcBorders>
              <w:left w:val="nil"/>
              <w:right w:val="nil"/>
            </w:tcBorders>
            <w:noWrap/>
            <w:hideMark/>
          </w:tcPr>
          <w:p w14:paraId="6FBE6E4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99019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1B6659F4" w14:textId="77777777" w:rsidTr="00C77114">
        <w:trPr>
          <w:trHeight w:val="320"/>
        </w:trPr>
        <w:tc>
          <w:tcPr>
            <w:tcW w:w="3162" w:type="dxa"/>
            <w:tcBorders>
              <w:right w:val="nil"/>
            </w:tcBorders>
            <w:noWrap/>
            <w:hideMark/>
          </w:tcPr>
          <w:p w14:paraId="58EE436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Apostichopus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californicus</w:t>
            </w:r>
            <w:proofErr w:type="spellEnd"/>
          </w:p>
        </w:tc>
        <w:tc>
          <w:tcPr>
            <w:tcW w:w="1630" w:type="dxa"/>
            <w:tcBorders>
              <w:left w:val="nil"/>
              <w:right w:val="nil"/>
            </w:tcBorders>
            <w:noWrap/>
            <w:hideMark/>
          </w:tcPr>
          <w:p w14:paraId="479D82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319.31</w:t>
            </w:r>
          </w:p>
        </w:tc>
        <w:tc>
          <w:tcPr>
            <w:tcW w:w="4706" w:type="dxa"/>
            <w:tcBorders>
              <w:left w:val="nil"/>
            </w:tcBorders>
            <w:noWrap/>
            <w:hideMark/>
          </w:tcPr>
          <w:p w14:paraId="00B42E7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B51A9A">
              <w:rPr>
                <w:rFonts w:ascii="Times New Roman" w:eastAsia="Times New Roman" w:hAnsi="Times New Roman" w:cs="Times New Roman"/>
                <w:i/>
                <w:color w:val="000000"/>
                <w:sz w:val="20"/>
                <w:szCs w:val="20"/>
                <w:lang w:val="en-CA"/>
              </w:rPr>
              <w:t>Apostichopus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parvimensis</w:t>
            </w:r>
            <w:proofErr w:type="spellEnd"/>
          </w:p>
        </w:tc>
      </w:tr>
      <w:tr w:rsidR="0017314E" w:rsidRPr="00E763F3" w14:paraId="4607F034" w14:textId="77777777" w:rsidTr="00C77114">
        <w:trPr>
          <w:trHeight w:val="320"/>
        </w:trPr>
        <w:tc>
          <w:tcPr>
            <w:tcW w:w="3162" w:type="dxa"/>
            <w:tcBorders>
              <w:right w:val="nil"/>
            </w:tcBorders>
            <w:noWrap/>
            <w:hideMark/>
          </w:tcPr>
          <w:p w14:paraId="4095A24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Chlamys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hastata</w:t>
            </w:r>
            <w:proofErr w:type="spellEnd"/>
          </w:p>
        </w:tc>
        <w:tc>
          <w:tcPr>
            <w:tcW w:w="1630" w:type="dxa"/>
            <w:tcBorders>
              <w:left w:val="nil"/>
              <w:right w:val="nil"/>
            </w:tcBorders>
            <w:noWrap/>
            <w:hideMark/>
          </w:tcPr>
          <w:p w14:paraId="477EA14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2.5</w:t>
            </w:r>
          </w:p>
        </w:tc>
        <w:tc>
          <w:tcPr>
            <w:tcW w:w="4706" w:type="dxa"/>
            <w:tcBorders>
              <w:left w:val="nil"/>
            </w:tcBorders>
            <w:noWrap/>
            <w:hideMark/>
          </w:tcPr>
          <w:p w14:paraId="5FFE9E3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MacDonald 1991, </w:t>
            </w:r>
            <w:proofErr w:type="spellStart"/>
            <w:r w:rsidRPr="00B51A9A">
              <w:rPr>
                <w:rFonts w:ascii="Times New Roman" w:eastAsia="Times New Roman" w:hAnsi="Times New Roman" w:cs="Times New Roman"/>
                <w:i/>
                <w:color w:val="000000"/>
                <w:sz w:val="20"/>
                <w:szCs w:val="20"/>
                <w:lang w:val="en-CA"/>
              </w:rPr>
              <w:t>Chlamys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BAC7DE5" w14:textId="77777777" w:rsidTr="00C77114">
        <w:trPr>
          <w:trHeight w:val="320"/>
        </w:trPr>
        <w:tc>
          <w:tcPr>
            <w:tcW w:w="3162" w:type="dxa"/>
            <w:tcBorders>
              <w:right w:val="nil"/>
            </w:tcBorders>
            <w:noWrap/>
            <w:hideMark/>
          </w:tcPr>
          <w:p w14:paraId="3996E76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Crassadoma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gigantea</w:t>
            </w:r>
            <w:proofErr w:type="spellEnd"/>
          </w:p>
        </w:tc>
        <w:tc>
          <w:tcPr>
            <w:tcW w:w="1630" w:type="dxa"/>
            <w:tcBorders>
              <w:left w:val="nil"/>
              <w:right w:val="nil"/>
            </w:tcBorders>
            <w:noWrap/>
            <w:hideMark/>
          </w:tcPr>
          <w:p w14:paraId="6D379B6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0.038*size^2.39</w:t>
            </w:r>
          </w:p>
        </w:tc>
        <w:tc>
          <w:tcPr>
            <w:tcW w:w="4706" w:type="dxa"/>
            <w:tcBorders>
              <w:left w:val="nil"/>
            </w:tcBorders>
            <w:noWrap/>
            <w:hideMark/>
          </w:tcPr>
          <w:p w14:paraId="0951A17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MacDonald 1991</w:t>
            </w:r>
          </w:p>
        </w:tc>
      </w:tr>
      <w:tr w:rsidR="0017314E" w:rsidRPr="00E763F3" w14:paraId="7EF63655" w14:textId="77777777" w:rsidTr="00C77114">
        <w:trPr>
          <w:trHeight w:val="320"/>
        </w:trPr>
        <w:tc>
          <w:tcPr>
            <w:tcW w:w="3162" w:type="dxa"/>
            <w:tcBorders>
              <w:right w:val="nil"/>
            </w:tcBorders>
            <w:noWrap/>
            <w:hideMark/>
          </w:tcPr>
          <w:p w14:paraId="436672F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Enteroctopus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dofleini</w:t>
            </w:r>
            <w:proofErr w:type="spellEnd"/>
          </w:p>
        </w:tc>
        <w:tc>
          <w:tcPr>
            <w:tcW w:w="1630" w:type="dxa"/>
            <w:tcBorders>
              <w:left w:val="nil"/>
              <w:right w:val="nil"/>
            </w:tcBorders>
            <w:noWrap/>
            <w:hideMark/>
          </w:tcPr>
          <w:p w14:paraId="4C5621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137.5</w:t>
            </w:r>
          </w:p>
        </w:tc>
        <w:tc>
          <w:tcPr>
            <w:tcW w:w="4706" w:type="dxa"/>
            <w:tcBorders>
              <w:left w:val="nil"/>
            </w:tcBorders>
            <w:noWrap/>
            <w:hideMark/>
          </w:tcPr>
          <w:p w14:paraId="1F54456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Osborn 1995, </w:t>
            </w:r>
            <w:r w:rsidRPr="00B51A9A">
              <w:rPr>
                <w:rFonts w:ascii="Times New Roman" w:eastAsia="Times New Roman" w:hAnsi="Times New Roman" w:cs="Times New Roman"/>
                <w:i/>
                <w:color w:val="000000"/>
                <w:sz w:val="20"/>
                <w:szCs w:val="20"/>
                <w:lang w:val="en-CA"/>
              </w:rPr>
              <w:t xml:space="preserve">Octopus </w:t>
            </w:r>
            <w:proofErr w:type="spellStart"/>
            <w:r w:rsidRPr="00B51A9A">
              <w:rPr>
                <w:rFonts w:ascii="Times New Roman" w:eastAsia="Times New Roman" w:hAnsi="Times New Roman" w:cs="Times New Roman"/>
                <w:i/>
                <w:color w:val="000000"/>
                <w:sz w:val="20"/>
                <w:szCs w:val="20"/>
                <w:lang w:val="en-CA"/>
              </w:rPr>
              <w:t>rubescens</w:t>
            </w:r>
            <w:proofErr w:type="spellEnd"/>
          </w:p>
        </w:tc>
      </w:tr>
      <w:tr w:rsidR="0017314E" w:rsidRPr="00E763F3" w14:paraId="6394BAC1" w14:textId="77777777" w:rsidTr="00C77114">
        <w:trPr>
          <w:trHeight w:val="320"/>
        </w:trPr>
        <w:tc>
          <w:tcPr>
            <w:tcW w:w="3162" w:type="dxa"/>
            <w:tcBorders>
              <w:right w:val="nil"/>
            </w:tcBorders>
            <w:noWrap/>
            <w:hideMark/>
          </w:tcPr>
          <w:p w14:paraId="468F5F8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Octopus </w:t>
            </w:r>
            <w:proofErr w:type="spellStart"/>
            <w:r w:rsidRPr="00E763F3">
              <w:rPr>
                <w:rFonts w:ascii="Times New Roman" w:eastAsia="Times New Roman" w:hAnsi="Times New Roman" w:cs="Times New Roman"/>
                <w:i/>
                <w:color w:val="000000"/>
                <w:sz w:val="20"/>
                <w:szCs w:val="20"/>
                <w:lang w:val="en-CA"/>
              </w:rPr>
              <w:t>rubescens</w:t>
            </w:r>
            <w:proofErr w:type="spellEnd"/>
          </w:p>
        </w:tc>
        <w:tc>
          <w:tcPr>
            <w:tcW w:w="1630" w:type="dxa"/>
            <w:tcBorders>
              <w:left w:val="nil"/>
              <w:right w:val="nil"/>
            </w:tcBorders>
            <w:noWrap/>
            <w:hideMark/>
          </w:tcPr>
          <w:p w14:paraId="054F9ED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80</w:t>
            </w:r>
          </w:p>
        </w:tc>
        <w:tc>
          <w:tcPr>
            <w:tcW w:w="4706" w:type="dxa"/>
            <w:tcBorders>
              <w:left w:val="nil"/>
            </w:tcBorders>
            <w:noWrap/>
            <w:hideMark/>
          </w:tcPr>
          <w:p w14:paraId="5A8CB8A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Osborn 1995</w:t>
            </w:r>
          </w:p>
        </w:tc>
      </w:tr>
      <w:tr w:rsidR="0017314E" w:rsidRPr="00E763F3" w14:paraId="0B147C0E" w14:textId="77777777" w:rsidTr="00C77114">
        <w:trPr>
          <w:trHeight w:val="320"/>
        </w:trPr>
        <w:tc>
          <w:tcPr>
            <w:tcW w:w="3162" w:type="dxa"/>
            <w:tcBorders>
              <w:right w:val="nil"/>
            </w:tcBorders>
            <w:noWrap/>
            <w:hideMark/>
          </w:tcPr>
          <w:p w14:paraId="5BCD610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Opalia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wroblewskyi</w:t>
            </w:r>
            <w:proofErr w:type="spellEnd"/>
          </w:p>
        </w:tc>
        <w:tc>
          <w:tcPr>
            <w:tcW w:w="1630" w:type="dxa"/>
            <w:tcBorders>
              <w:left w:val="nil"/>
              <w:right w:val="nil"/>
            </w:tcBorders>
            <w:noWrap/>
            <w:hideMark/>
          </w:tcPr>
          <w:p w14:paraId="710FCDA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0651CC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5971ADB" w14:textId="77777777" w:rsidTr="00C77114">
        <w:trPr>
          <w:trHeight w:val="320"/>
        </w:trPr>
        <w:tc>
          <w:tcPr>
            <w:tcW w:w="3162" w:type="dxa"/>
            <w:tcBorders>
              <w:right w:val="nil"/>
            </w:tcBorders>
            <w:noWrap/>
            <w:hideMark/>
          </w:tcPr>
          <w:p w14:paraId="2BE7D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Diodora</w:t>
            </w:r>
            <w:proofErr w:type="spellEnd"/>
            <w:r w:rsidRPr="00E763F3">
              <w:rPr>
                <w:rFonts w:ascii="Times New Roman" w:eastAsia="Times New Roman" w:hAnsi="Times New Roman" w:cs="Times New Roman"/>
                <w:i/>
                <w:color w:val="000000"/>
                <w:sz w:val="20"/>
                <w:szCs w:val="20"/>
                <w:lang w:val="en-CA"/>
              </w:rPr>
              <w:t xml:space="preserve"> aspera</w:t>
            </w:r>
          </w:p>
        </w:tc>
        <w:tc>
          <w:tcPr>
            <w:tcW w:w="1630" w:type="dxa"/>
            <w:tcBorders>
              <w:left w:val="nil"/>
              <w:right w:val="nil"/>
            </w:tcBorders>
            <w:noWrap/>
            <w:hideMark/>
          </w:tcPr>
          <w:p w14:paraId="77C8055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4F825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14BE09B" w14:textId="77777777" w:rsidTr="00C77114">
        <w:trPr>
          <w:trHeight w:val="320"/>
        </w:trPr>
        <w:tc>
          <w:tcPr>
            <w:tcW w:w="3162" w:type="dxa"/>
            <w:tcBorders>
              <w:right w:val="nil"/>
            </w:tcBorders>
            <w:noWrap/>
            <w:hideMark/>
          </w:tcPr>
          <w:p w14:paraId="20EE18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Megathura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crenulata</w:t>
            </w:r>
            <w:proofErr w:type="spellEnd"/>
          </w:p>
        </w:tc>
        <w:tc>
          <w:tcPr>
            <w:tcW w:w="1630" w:type="dxa"/>
            <w:tcBorders>
              <w:left w:val="nil"/>
              <w:right w:val="nil"/>
            </w:tcBorders>
            <w:noWrap/>
            <w:hideMark/>
          </w:tcPr>
          <w:p w14:paraId="69244CA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09D658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65454F3" w14:textId="77777777" w:rsidTr="00C77114">
        <w:trPr>
          <w:trHeight w:val="320"/>
        </w:trPr>
        <w:tc>
          <w:tcPr>
            <w:tcW w:w="3162" w:type="dxa"/>
            <w:tcBorders>
              <w:right w:val="nil"/>
            </w:tcBorders>
            <w:noWrap/>
            <w:hideMark/>
          </w:tcPr>
          <w:p w14:paraId="76F44C8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Haliotis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kamtschatkana</w:t>
            </w:r>
            <w:proofErr w:type="spellEnd"/>
          </w:p>
        </w:tc>
        <w:tc>
          <w:tcPr>
            <w:tcW w:w="1630" w:type="dxa"/>
            <w:tcBorders>
              <w:left w:val="nil"/>
              <w:right w:val="nil"/>
            </w:tcBorders>
            <w:noWrap/>
            <w:hideMark/>
          </w:tcPr>
          <w:p w14:paraId="15280BE5" w14:textId="77777777" w:rsidR="0017314E" w:rsidRPr="00E763F3" w:rsidRDefault="0017314E" w:rsidP="001B79C7">
            <w:pPr>
              <w:jc w:val="center"/>
              <w:rPr>
                <w:rFonts w:ascii="Times New Roman" w:hAnsi="Times New Roman" w:cs="Times New Roman"/>
                <w:color w:val="000000"/>
                <w:sz w:val="20"/>
                <w:szCs w:val="20"/>
              </w:rPr>
            </w:pPr>
            <w:r w:rsidRPr="00E763F3">
              <w:rPr>
                <w:rFonts w:ascii="Times New Roman" w:hAnsi="Times New Roman" w:cs="Times New Roman"/>
                <w:color w:val="000000"/>
                <w:sz w:val="20"/>
                <w:szCs w:val="20"/>
              </w:rPr>
              <w:t>0.00058*size^3.2</w:t>
            </w:r>
          </w:p>
        </w:tc>
        <w:tc>
          <w:tcPr>
            <w:tcW w:w="4706" w:type="dxa"/>
            <w:tcBorders>
              <w:left w:val="nil"/>
            </w:tcBorders>
            <w:noWrap/>
            <w:hideMark/>
          </w:tcPr>
          <w:p w14:paraId="3C5C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Zhang 2007</w:t>
            </w:r>
          </w:p>
        </w:tc>
      </w:tr>
      <w:tr w:rsidR="0017314E" w:rsidRPr="00E763F3" w14:paraId="61DD1CDA" w14:textId="77777777" w:rsidTr="00C77114">
        <w:trPr>
          <w:trHeight w:val="320"/>
        </w:trPr>
        <w:tc>
          <w:tcPr>
            <w:tcW w:w="3162" w:type="dxa"/>
            <w:tcBorders>
              <w:right w:val="nil"/>
            </w:tcBorders>
            <w:noWrap/>
            <w:hideMark/>
          </w:tcPr>
          <w:p w14:paraId="7C4BCB6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Neverita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lewisii</w:t>
            </w:r>
            <w:proofErr w:type="spellEnd"/>
          </w:p>
        </w:tc>
        <w:tc>
          <w:tcPr>
            <w:tcW w:w="1630" w:type="dxa"/>
            <w:tcBorders>
              <w:left w:val="nil"/>
              <w:right w:val="nil"/>
            </w:tcBorders>
            <w:noWrap/>
            <w:hideMark/>
          </w:tcPr>
          <w:p w14:paraId="02C77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88F05C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37EE266B" w14:textId="77777777" w:rsidTr="00C77114">
        <w:trPr>
          <w:trHeight w:val="320"/>
        </w:trPr>
        <w:tc>
          <w:tcPr>
            <w:tcW w:w="3162" w:type="dxa"/>
            <w:tcBorders>
              <w:right w:val="nil"/>
            </w:tcBorders>
            <w:noWrap/>
            <w:hideMark/>
          </w:tcPr>
          <w:p w14:paraId="7AA8B03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Ceratostoma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foliatum</w:t>
            </w:r>
            <w:proofErr w:type="spellEnd"/>
          </w:p>
        </w:tc>
        <w:tc>
          <w:tcPr>
            <w:tcW w:w="1630" w:type="dxa"/>
            <w:tcBorders>
              <w:left w:val="nil"/>
              <w:right w:val="nil"/>
            </w:tcBorders>
            <w:noWrap/>
            <w:hideMark/>
          </w:tcPr>
          <w:p w14:paraId="347CD95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4ABA53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CA24EE5" w14:textId="77777777" w:rsidTr="00C77114">
        <w:trPr>
          <w:trHeight w:val="320"/>
        </w:trPr>
        <w:tc>
          <w:tcPr>
            <w:tcW w:w="3162" w:type="dxa"/>
            <w:tcBorders>
              <w:right w:val="nil"/>
            </w:tcBorders>
            <w:noWrap/>
            <w:hideMark/>
          </w:tcPr>
          <w:p w14:paraId="46449E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Nucella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lamellosa</w:t>
            </w:r>
            <w:proofErr w:type="spellEnd"/>
          </w:p>
        </w:tc>
        <w:tc>
          <w:tcPr>
            <w:tcW w:w="1630" w:type="dxa"/>
            <w:tcBorders>
              <w:left w:val="nil"/>
              <w:right w:val="nil"/>
            </w:tcBorders>
            <w:noWrap/>
            <w:hideMark/>
          </w:tcPr>
          <w:p w14:paraId="518FE69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88D37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D15C65" w14:textId="77777777" w:rsidTr="00C77114">
        <w:trPr>
          <w:trHeight w:val="320"/>
        </w:trPr>
        <w:tc>
          <w:tcPr>
            <w:tcW w:w="3162" w:type="dxa"/>
            <w:tcBorders>
              <w:right w:val="nil"/>
            </w:tcBorders>
            <w:noWrap/>
            <w:hideMark/>
          </w:tcPr>
          <w:p w14:paraId="79B9937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Armina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californica</w:t>
            </w:r>
            <w:proofErr w:type="spellEnd"/>
          </w:p>
        </w:tc>
        <w:tc>
          <w:tcPr>
            <w:tcW w:w="1630" w:type="dxa"/>
            <w:tcBorders>
              <w:left w:val="nil"/>
              <w:right w:val="nil"/>
            </w:tcBorders>
            <w:noWrap/>
            <w:hideMark/>
          </w:tcPr>
          <w:p w14:paraId="5F5B01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16265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33CAD319" w14:textId="77777777" w:rsidTr="00C77114">
        <w:trPr>
          <w:trHeight w:val="320"/>
        </w:trPr>
        <w:tc>
          <w:tcPr>
            <w:tcW w:w="3162" w:type="dxa"/>
            <w:tcBorders>
              <w:right w:val="nil"/>
            </w:tcBorders>
            <w:noWrap/>
            <w:hideMark/>
          </w:tcPr>
          <w:p w14:paraId="58D28D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luteomarginata</w:t>
            </w:r>
            <w:proofErr w:type="spellEnd"/>
          </w:p>
        </w:tc>
        <w:tc>
          <w:tcPr>
            <w:tcW w:w="1630" w:type="dxa"/>
            <w:tcBorders>
              <w:left w:val="nil"/>
              <w:right w:val="nil"/>
            </w:tcBorders>
            <w:noWrap/>
            <w:hideMark/>
          </w:tcPr>
          <w:p w14:paraId="207BBC0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5E9C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E6B1B31" w14:textId="77777777" w:rsidTr="00C77114">
        <w:trPr>
          <w:trHeight w:val="320"/>
        </w:trPr>
        <w:tc>
          <w:tcPr>
            <w:tcW w:w="3162" w:type="dxa"/>
            <w:tcBorders>
              <w:right w:val="nil"/>
            </w:tcBorders>
            <w:noWrap/>
            <w:hideMark/>
          </w:tcPr>
          <w:p w14:paraId="07113A0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3AEA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3EA4BC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3DE2D7" w14:textId="77777777" w:rsidTr="00C77114">
        <w:trPr>
          <w:trHeight w:val="320"/>
        </w:trPr>
        <w:tc>
          <w:tcPr>
            <w:tcW w:w="3162" w:type="dxa"/>
            <w:tcBorders>
              <w:right w:val="nil"/>
            </w:tcBorders>
            <w:noWrap/>
            <w:hideMark/>
          </w:tcPr>
          <w:p w14:paraId="5DFEFC3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sylviaearleae</w:t>
            </w:r>
            <w:proofErr w:type="spellEnd"/>
          </w:p>
        </w:tc>
        <w:tc>
          <w:tcPr>
            <w:tcW w:w="1630" w:type="dxa"/>
            <w:tcBorders>
              <w:left w:val="nil"/>
              <w:right w:val="nil"/>
            </w:tcBorders>
            <w:noWrap/>
            <w:hideMark/>
          </w:tcPr>
          <w:p w14:paraId="1A1ECC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AA6BA1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0A70FC66" w14:textId="77777777" w:rsidTr="00C77114">
        <w:trPr>
          <w:trHeight w:val="320"/>
        </w:trPr>
        <w:tc>
          <w:tcPr>
            <w:tcW w:w="3162" w:type="dxa"/>
            <w:tcBorders>
              <w:right w:val="nil"/>
            </w:tcBorders>
            <w:noWrap/>
            <w:hideMark/>
          </w:tcPr>
          <w:p w14:paraId="36342DD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Coryphella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verrucosa</w:t>
            </w:r>
            <w:proofErr w:type="spellEnd"/>
          </w:p>
        </w:tc>
        <w:tc>
          <w:tcPr>
            <w:tcW w:w="1630" w:type="dxa"/>
            <w:tcBorders>
              <w:left w:val="nil"/>
              <w:right w:val="nil"/>
            </w:tcBorders>
            <w:noWrap/>
            <w:hideMark/>
          </w:tcPr>
          <w:p w14:paraId="0ACE91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1AB0F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54F5955" w14:textId="77777777" w:rsidTr="00C77114">
        <w:trPr>
          <w:trHeight w:val="320"/>
        </w:trPr>
        <w:tc>
          <w:tcPr>
            <w:tcW w:w="3162" w:type="dxa"/>
            <w:tcBorders>
              <w:right w:val="nil"/>
            </w:tcBorders>
            <w:noWrap/>
            <w:hideMark/>
          </w:tcPr>
          <w:p w14:paraId="2B8F957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Dendronotus</w:t>
            </w:r>
            <w:proofErr w:type="spellEnd"/>
            <w:r w:rsidRPr="00E763F3">
              <w:rPr>
                <w:rFonts w:ascii="Times New Roman" w:eastAsia="Times New Roman" w:hAnsi="Times New Roman" w:cs="Times New Roman"/>
                <w:i/>
                <w:color w:val="000000"/>
                <w:sz w:val="20"/>
                <w:szCs w:val="20"/>
                <w:lang w:val="en-CA"/>
              </w:rPr>
              <w:t xml:space="preserve"> iris</w:t>
            </w:r>
          </w:p>
        </w:tc>
        <w:tc>
          <w:tcPr>
            <w:tcW w:w="1630" w:type="dxa"/>
            <w:tcBorders>
              <w:left w:val="nil"/>
              <w:right w:val="nil"/>
            </w:tcBorders>
            <w:noWrap/>
            <w:hideMark/>
          </w:tcPr>
          <w:p w14:paraId="3E66E4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C60B6B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D7042A4" w14:textId="77777777" w:rsidTr="00C77114">
        <w:trPr>
          <w:trHeight w:val="320"/>
        </w:trPr>
        <w:tc>
          <w:tcPr>
            <w:tcW w:w="3162" w:type="dxa"/>
            <w:tcBorders>
              <w:right w:val="nil"/>
            </w:tcBorders>
            <w:noWrap/>
            <w:hideMark/>
          </w:tcPr>
          <w:p w14:paraId="0023089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albolineata</w:t>
            </w:r>
            <w:proofErr w:type="spellEnd"/>
          </w:p>
        </w:tc>
        <w:tc>
          <w:tcPr>
            <w:tcW w:w="1630" w:type="dxa"/>
            <w:tcBorders>
              <w:left w:val="nil"/>
              <w:right w:val="nil"/>
            </w:tcBorders>
            <w:noWrap/>
            <w:hideMark/>
          </w:tcPr>
          <w:p w14:paraId="5B0C71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773B8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2BFE1BE" w14:textId="77777777" w:rsidTr="00C77114">
        <w:trPr>
          <w:trHeight w:val="320"/>
        </w:trPr>
        <w:tc>
          <w:tcPr>
            <w:tcW w:w="3162" w:type="dxa"/>
            <w:tcBorders>
              <w:right w:val="nil"/>
            </w:tcBorders>
            <w:noWrap/>
            <w:hideMark/>
          </w:tcPr>
          <w:p w14:paraId="56B9942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pellucida</w:t>
            </w:r>
          </w:p>
        </w:tc>
        <w:tc>
          <w:tcPr>
            <w:tcW w:w="1630" w:type="dxa"/>
            <w:tcBorders>
              <w:left w:val="nil"/>
              <w:right w:val="nil"/>
            </w:tcBorders>
            <w:noWrap/>
            <w:hideMark/>
          </w:tcPr>
          <w:p w14:paraId="287558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8CAAF9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21DF147" w14:textId="77777777" w:rsidTr="00C77114">
        <w:trPr>
          <w:trHeight w:val="320"/>
        </w:trPr>
        <w:tc>
          <w:tcPr>
            <w:tcW w:w="3162" w:type="dxa"/>
            <w:tcBorders>
              <w:right w:val="nil"/>
            </w:tcBorders>
            <w:noWrap/>
            <w:hideMark/>
          </w:tcPr>
          <w:p w14:paraId="2644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odonoghuei</w:t>
            </w:r>
            <w:proofErr w:type="spellEnd"/>
          </w:p>
        </w:tc>
        <w:tc>
          <w:tcPr>
            <w:tcW w:w="1630" w:type="dxa"/>
            <w:tcBorders>
              <w:left w:val="nil"/>
              <w:right w:val="nil"/>
            </w:tcBorders>
            <w:noWrap/>
            <w:hideMark/>
          </w:tcPr>
          <w:p w14:paraId="1B274E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02DE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96E939" w14:textId="77777777" w:rsidTr="00C77114">
        <w:trPr>
          <w:trHeight w:val="320"/>
        </w:trPr>
        <w:tc>
          <w:tcPr>
            <w:tcW w:w="3162" w:type="dxa"/>
            <w:tcBorders>
              <w:right w:val="nil"/>
            </w:tcBorders>
            <w:noWrap/>
            <w:hideMark/>
          </w:tcPr>
          <w:p w14:paraId="21BDFC0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sandiegensis</w:t>
            </w:r>
            <w:proofErr w:type="spellEnd"/>
          </w:p>
        </w:tc>
        <w:tc>
          <w:tcPr>
            <w:tcW w:w="1630" w:type="dxa"/>
            <w:tcBorders>
              <w:left w:val="nil"/>
              <w:right w:val="nil"/>
            </w:tcBorders>
            <w:noWrap/>
            <w:hideMark/>
          </w:tcPr>
          <w:p w14:paraId="107A33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1FD7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E1328F" w14:textId="77777777" w:rsidTr="00C77114">
        <w:trPr>
          <w:trHeight w:val="320"/>
        </w:trPr>
        <w:tc>
          <w:tcPr>
            <w:tcW w:w="3162" w:type="dxa"/>
            <w:tcBorders>
              <w:right w:val="nil"/>
            </w:tcBorders>
            <w:noWrap/>
            <w:hideMark/>
          </w:tcPr>
          <w:p w14:paraId="6B7E1E0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Peltodoris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nobilis</w:t>
            </w:r>
            <w:proofErr w:type="spellEnd"/>
          </w:p>
        </w:tc>
        <w:tc>
          <w:tcPr>
            <w:tcW w:w="1630" w:type="dxa"/>
            <w:tcBorders>
              <w:left w:val="nil"/>
              <w:right w:val="nil"/>
            </w:tcBorders>
            <w:noWrap/>
            <w:hideMark/>
          </w:tcPr>
          <w:p w14:paraId="6051CE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D6154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656D4CF" w14:textId="77777777" w:rsidTr="00C77114">
        <w:trPr>
          <w:trHeight w:val="320"/>
        </w:trPr>
        <w:tc>
          <w:tcPr>
            <w:tcW w:w="3162" w:type="dxa"/>
            <w:tcBorders>
              <w:right w:val="nil"/>
            </w:tcBorders>
            <w:noWrap/>
            <w:hideMark/>
          </w:tcPr>
          <w:p w14:paraId="2F5D839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montereyensis</w:t>
            </w:r>
            <w:proofErr w:type="spellEnd"/>
          </w:p>
        </w:tc>
        <w:tc>
          <w:tcPr>
            <w:tcW w:w="1630" w:type="dxa"/>
            <w:tcBorders>
              <w:left w:val="nil"/>
              <w:right w:val="nil"/>
            </w:tcBorders>
            <w:noWrap/>
            <w:hideMark/>
          </w:tcPr>
          <w:p w14:paraId="318F45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06178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A4A9CAD" w14:textId="77777777" w:rsidTr="00C77114">
        <w:trPr>
          <w:trHeight w:val="320"/>
        </w:trPr>
        <w:tc>
          <w:tcPr>
            <w:tcW w:w="3162" w:type="dxa"/>
            <w:tcBorders>
              <w:right w:val="nil"/>
            </w:tcBorders>
            <w:noWrap/>
            <w:hideMark/>
          </w:tcPr>
          <w:p w14:paraId="1C2EB46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odhneri</w:t>
            </w:r>
            <w:proofErr w:type="spellEnd"/>
          </w:p>
        </w:tc>
        <w:tc>
          <w:tcPr>
            <w:tcW w:w="1630" w:type="dxa"/>
            <w:tcBorders>
              <w:left w:val="nil"/>
              <w:right w:val="nil"/>
            </w:tcBorders>
            <w:noWrap/>
            <w:hideMark/>
          </w:tcPr>
          <w:p w14:paraId="46CCD8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A3E9B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60C2BD0E" w14:textId="77777777" w:rsidTr="00C77114">
        <w:trPr>
          <w:trHeight w:val="320"/>
        </w:trPr>
        <w:tc>
          <w:tcPr>
            <w:tcW w:w="3162" w:type="dxa"/>
            <w:tcBorders>
              <w:right w:val="nil"/>
            </w:tcBorders>
            <w:noWrap/>
            <w:hideMark/>
          </w:tcPr>
          <w:p w14:paraId="3B69685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Antiopella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fusca</w:t>
            </w:r>
            <w:proofErr w:type="spellEnd"/>
          </w:p>
        </w:tc>
        <w:tc>
          <w:tcPr>
            <w:tcW w:w="1630" w:type="dxa"/>
            <w:tcBorders>
              <w:left w:val="nil"/>
              <w:right w:val="nil"/>
            </w:tcBorders>
            <w:noWrap/>
            <w:hideMark/>
          </w:tcPr>
          <w:p w14:paraId="55D4ED7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4A674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87AE74" w14:textId="77777777" w:rsidTr="00C77114">
        <w:trPr>
          <w:trHeight w:val="320"/>
        </w:trPr>
        <w:tc>
          <w:tcPr>
            <w:tcW w:w="3162" w:type="dxa"/>
            <w:tcBorders>
              <w:right w:val="nil"/>
            </w:tcBorders>
            <w:noWrap/>
            <w:hideMark/>
          </w:tcPr>
          <w:p w14:paraId="29DBA77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Hermissenda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crassicornis</w:t>
            </w:r>
            <w:proofErr w:type="spellEnd"/>
          </w:p>
        </w:tc>
        <w:tc>
          <w:tcPr>
            <w:tcW w:w="1630" w:type="dxa"/>
            <w:tcBorders>
              <w:left w:val="nil"/>
              <w:right w:val="nil"/>
            </w:tcBorders>
            <w:noWrap/>
            <w:hideMark/>
          </w:tcPr>
          <w:p w14:paraId="6AB450D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28EA61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1002102" w14:textId="77777777" w:rsidTr="00C77114">
        <w:trPr>
          <w:trHeight w:val="320"/>
        </w:trPr>
        <w:tc>
          <w:tcPr>
            <w:tcW w:w="3162" w:type="dxa"/>
            <w:tcBorders>
              <w:right w:val="nil"/>
            </w:tcBorders>
            <w:noWrap/>
            <w:hideMark/>
          </w:tcPr>
          <w:p w14:paraId="513C850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hudsoni</w:t>
            </w:r>
            <w:proofErr w:type="spellEnd"/>
          </w:p>
        </w:tc>
        <w:tc>
          <w:tcPr>
            <w:tcW w:w="1630" w:type="dxa"/>
            <w:tcBorders>
              <w:left w:val="nil"/>
              <w:right w:val="nil"/>
            </w:tcBorders>
            <w:noWrap/>
            <w:hideMark/>
          </w:tcPr>
          <w:p w14:paraId="19C79B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926A2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1F8E8A" w14:textId="77777777" w:rsidTr="00C77114">
        <w:trPr>
          <w:trHeight w:val="320"/>
        </w:trPr>
        <w:tc>
          <w:tcPr>
            <w:tcW w:w="3162" w:type="dxa"/>
            <w:tcBorders>
              <w:right w:val="nil"/>
            </w:tcBorders>
            <w:noWrap/>
            <w:hideMark/>
          </w:tcPr>
          <w:p w14:paraId="1CFF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nanaimoensis</w:t>
            </w:r>
            <w:proofErr w:type="spellEnd"/>
          </w:p>
        </w:tc>
        <w:tc>
          <w:tcPr>
            <w:tcW w:w="1630" w:type="dxa"/>
            <w:tcBorders>
              <w:left w:val="nil"/>
              <w:right w:val="nil"/>
            </w:tcBorders>
            <w:noWrap/>
            <w:hideMark/>
          </w:tcPr>
          <w:p w14:paraId="7F1630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153C0F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F8A4395" w14:textId="77777777" w:rsidTr="00C77114">
        <w:trPr>
          <w:trHeight w:val="320"/>
        </w:trPr>
        <w:tc>
          <w:tcPr>
            <w:tcW w:w="3162" w:type="dxa"/>
            <w:tcBorders>
              <w:right w:val="nil"/>
            </w:tcBorders>
            <w:noWrap/>
            <w:hideMark/>
          </w:tcPr>
          <w:p w14:paraId="36AC1BC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Onchidoris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bilamellata</w:t>
            </w:r>
            <w:proofErr w:type="spellEnd"/>
          </w:p>
        </w:tc>
        <w:tc>
          <w:tcPr>
            <w:tcW w:w="1630" w:type="dxa"/>
            <w:tcBorders>
              <w:left w:val="nil"/>
              <w:right w:val="nil"/>
            </w:tcBorders>
            <w:noWrap/>
            <w:hideMark/>
          </w:tcPr>
          <w:p w14:paraId="03B34E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0E5EB8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007E310" w14:textId="77777777" w:rsidTr="00C77114">
        <w:trPr>
          <w:trHeight w:val="320"/>
        </w:trPr>
        <w:tc>
          <w:tcPr>
            <w:tcW w:w="3162" w:type="dxa"/>
            <w:tcBorders>
              <w:right w:val="nil"/>
            </w:tcBorders>
            <w:noWrap/>
            <w:hideMark/>
          </w:tcPr>
          <w:p w14:paraId="564F904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Limacia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cockerelli</w:t>
            </w:r>
            <w:proofErr w:type="spellEnd"/>
          </w:p>
        </w:tc>
        <w:tc>
          <w:tcPr>
            <w:tcW w:w="1630" w:type="dxa"/>
            <w:tcBorders>
              <w:left w:val="nil"/>
              <w:right w:val="nil"/>
            </w:tcBorders>
            <w:noWrap/>
            <w:hideMark/>
          </w:tcPr>
          <w:p w14:paraId="455EFC3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7FF811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2BD9D23" w14:textId="77777777" w:rsidTr="00C77114">
        <w:trPr>
          <w:trHeight w:val="320"/>
        </w:trPr>
        <w:tc>
          <w:tcPr>
            <w:tcW w:w="3162" w:type="dxa"/>
            <w:tcBorders>
              <w:right w:val="nil"/>
            </w:tcBorders>
            <w:noWrap/>
            <w:hideMark/>
          </w:tcPr>
          <w:p w14:paraId="599EADE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Polycera</w:t>
            </w:r>
            <w:proofErr w:type="spellEnd"/>
            <w:r w:rsidRPr="00E763F3">
              <w:rPr>
                <w:rFonts w:ascii="Times New Roman" w:eastAsia="Times New Roman" w:hAnsi="Times New Roman" w:cs="Times New Roman"/>
                <w:i/>
                <w:color w:val="000000"/>
                <w:sz w:val="20"/>
                <w:szCs w:val="20"/>
                <w:lang w:val="en-CA"/>
              </w:rPr>
              <w:t xml:space="preserve"> tricolor</w:t>
            </w:r>
          </w:p>
        </w:tc>
        <w:tc>
          <w:tcPr>
            <w:tcW w:w="1630" w:type="dxa"/>
            <w:tcBorders>
              <w:left w:val="nil"/>
              <w:right w:val="nil"/>
            </w:tcBorders>
            <w:noWrap/>
            <w:hideMark/>
          </w:tcPr>
          <w:p w14:paraId="3781A57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3B5DB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385DC1" w14:textId="77777777" w:rsidTr="00C77114">
        <w:trPr>
          <w:trHeight w:val="320"/>
        </w:trPr>
        <w:tc>
          <w:tcPr>
            <w:tcW w:w="3162" w:type="dxa"/>
            <w:tcBorders>
              <w:right w:val="nil"/>
            </w:tcBorders>
            <w:noWrap/>
            <w:hideMark/>
          </w:tcPr>
          <w:p w14:paraId="6F422F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catalinae</w:t>
            </w:r>
            <w:proofErr w:type="spellEnd"/>
          </w:p>
        </w:tc>
        <w:tc>
          <w:tcPr>
            <w:tcW w:w="1630" w:type="dxa"/>
            <w:tcBorders>
              <w:left w:val="nil"/>
              <w:right w:val="nil"/>
            </w:tcBorders>
            <w:noWrap/>
            <w:hideMark/>
          </w:tcPr>
          <w:p w14:paraId="59331D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077C4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6F98796" w14:textId="77777777" w:rsidTr="00C77114">
        <w:trPr>
          <w:trHeight w:val="320"/>
        </w:trPr>
        <w:tc>
          <w:tcPr>
            <w:tcW w:w="3162" w:type="dxa"/>
            <w:tcBorders>
              <w:right w:val="nil"/>
            </w:tcBorders>
            <w:noWrap/>
            <w:hideMark/>
          </w:tcPr>
          <w:p w14:paraId="40718F6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5F9737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73A69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EBC40F5" w14:textId="77777777" w:rsidTr="00C77114">
        <w:trPr>
          <w:trHeight w:val="320"/>
        </w:trPr>
        <w:tc>
          <w:tcPr>
            <w:tcW w:w="3162" w:type="dxa"/>
            <w:tcBorders>
              <w:right w:val="nil"/>
            </w:tcBorders>
            <w:noWrap/>
            <w:hideMark/>
          </w:tcPr>
          <w:p w14:paraId="4DD33C1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BB60E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5250BF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DB12A69" w14:textId="77777777" w:rsidTr="00C77114">
        <w:trPr>
          <w:trHeight w:val="320"/>
        </w:trPr>
        <w:tc>
          <w:tcPr>
            <w:tcW w:w="3162" w:type="dxa"/>
            <w:tcBorders>
              <w:right w:val="nil"/>
            </w:tcBorders>
            <w:noWrap/>
            <w:hideMark/>
          </w:tcPr>
          <w:p w14:paraId="1714EEA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Melibe</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leonina</w:t>
            </w:r>
            <w:proofErr w:type="spellEnd"/>
          </w:p>
        </w:tc>
        <w:tc>
          <w:tcPr>
            <w:tcW w:w="1630" w:type="dxa"/>
            <w:tcBorders>
              <w:left w:val="nil"/>
              <w:right w:val="nil"/>
            </w:tcBorders>
            <w:noWrap/>
            <w:hideMark/>
          </w:tcPr>
          <w:p w14:paraId="1914CC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F7ED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C8E6E8B" w14:textId="77777777" w:rsidTr="00C77114">
        <w:trPr>
          <w:trHeight w:val="320"/>
        </w:trPr>
        <w:tc>
          <w:tcPr>
            <w:tcW w:w="3162" w:type="dxa"/>
            <w:tcBorders>
              <w:right w:val="nil"/>
            </w:tcBorders>
            <w:noWrap/>
            <w:hideMark/>
          </w:tcPr>
          <w:p w14:paraId="70B4DC1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Tritonia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festiva</w:t>
            </w:r>
            <w:proofErr w:type="spellEnd"/>
          </w:p>
        </w:tc>
        <w:tc>
          <w:tcPr>
            <w:tcW w:w="1630" w:type="dxa"/>
            <w:tcBorders>
              <w:left w:val="nil"/>
              <w:right w:val="nil"/>
            </w:tcBorders>
            <w:noWrap/>
            <w:hideMark/>
          </w:tcPr>
          <w:p w14:paraId="656CC91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6BED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A3112C2" w14:textId="77777777" w:rsidTr="00C77114">
        <w:trPr>
          <w:trHeight w:val="320"/>
        </w:trPr>
        <w:tc>
          <w:tcPr>
            <w:tcW w:w="3162" w:type="dxa"/>
            <w:tcBorders>
              <w:right w:val="nil"/>
            </w:tcBorders>
            <w:noWrap/>
            <w:hideMark/>
          </w:tcPr>
          <w:p w14:paraId="5F33B69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Acmaea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mitra</w:t>
            </w:r>
            <w:proofErr w:type="spellEnd"/>
          </w:p>
        </w:tc>
        <w:tc>
          <w:tcPr>
            <w:tcW w:w="1630" w:type="dxa"/>
            <w:tcBorders>
              <w:left w:val="nil"/>
              <w:right w:val="nil"/>
            </w:tcBorders>
            <w:noWrap/>
            <w:hideMark/>
          </w:tcPr>
          <w:p w14:paraId="5DF1A9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AFAFF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4D403C7" w14:textId="77777777" w:rsidTr="00C77114">
        <w:trPr>
          <w:trHeight w:val="320"/>
        </w:trPr>
        <w:tc>
          <w:tcPr>
            <w:tcW w:w="3162" w:type="dxa"/>
            <w:tcBorders>
              <w:right w:val="nil"/>
            </w:tcBorders>
            <w:noWrap/>
            <w:hideMark/>
          </w:tcPr>
          <w:p w14:paraId="37A958F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Lottia</w:t>
            </w:r>
            <w:proofErr w:type="spellEnd"/>
            <w:r w:rsidRPr="00E763F3">
              <w:rPr>
                <w:rFonts w:ascii="Times New Roman" w:eastAsia="Times New Roman" w:hAnsi="Times New Roman" w:cs="Times New Roman"/>
                <w:i/>
                <w:color w:val="000000"/>
                <w:sz w:val="20"/>
                <w:szCs w:val="20"/>
                <w:lang w:val="en-CA"/>
              </w:rPr>
              <w:t xml:space="preserve"> scutum</w:t>
            </w:r>
          </w:p>
        </w:tc>
        <w:tc>
          <w:tcPr>
            <w:tcW w:w="1630" w:type="dxa"/>
            <w:tcBorders>
              <w:left w:val="nil"/>
              <w:right w:val="nil"/>
            </w:tcBorders>
            <w:noWrap/>
            <w:hideMark/>
          </w:tcPr>
          <w:p w14:paraId="76C605C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25D91A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E79EE8F" w14:textId="77777777" w:rsidTr="00C77114">
        <w:trPr>
          <w:trHeight w:val="320"/>
        </w:trPr>
        <w:tc>
          <w:tcPr>
            <w:tcW w:w="3162" w:type="dxa"/>
            <w:tcBorders>
              <w:right w:val="nil"/>
            </w:tcBorders>
            <w:noWrap/>
            <w:hideMark/>
          </w:tcPr>
          <w:p w14:paraId="24A1950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Berthella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chacei</w:t>
            </w:r>
            <w:proofErr w:type="spellEnd"/>
          </w:p>
        </w:tc>
        <w:tc>
          <w:tcPr>
            <w:tcW w:w="1630" w:type="dxa"/>
            <w:tcBorders>
              <w:left w:val="nil"/>
              <w:right w:val="nil"/>
            </w:tcBorders>
            <w:noWrap/>
            <w:hideMark/>
          </w:tcPr>
          <w:p w14:paraId="65DFF08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1C79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C4417C" w14:textId="77777777" w:rsidTr="00C77114">
        <w:trPr>
          <w:trHeight w:val="320"/>
        </w:trPr>
        <w:tc>
          <w:tcPr>
            <w:tcW w:w="3162" w:type="dxa"/>
            <w:tcBorders>
              <w:right w:val="nil"/>
            </w:tcBorders>
            <w:noWrap/>
            <w:hideMark/>
          </w:tcPr>
          <w:p w14:paraId="56C1E78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Calliostoma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ligatum</w:t>
            </w:r>
            <w:proofErr w:type="spellEnd"/>
          </w:p>
        </w:tc>
        <w:tc>
          <w:tcPr>
            <w:tcW w:w="1630" w:type="dxa"/>
            <w:tcBorders>
              <w:left w:val="nil"/>
              <w:right w:val="nil"/>
            </w:tcBorders>
            <w:noWrap/>
            <w:hideMark/>
          </w:tcPr>
          <w:p w14:paraId="67DBD80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77FB17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140D3D" w14:textId="77777777" w:rsidTr="00C77114">
        <w:trPr>
          <w:trHeight w:val="320"/>
        </w:trPr>
        <w:tc>
          <w:tcPr>
            <w:tcW w:w="3162" w:type="dxa"/>
            <w:tcBorders>
              <w:right w:val="nil"/>
            </w:tcBorders>
            <w:noWrap/>
            <w:hideMark/>
          </w:tcPr>
          <w:p w14:paraId="62111F3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Tegula </w:t>
            </w:r>
            <w:proofErr w:type="spellStart"/>
            <w:r w:rsidRPr="00E763F3">
              <w:rPr>
                <w:rFonts w:ascii="Times New Roman" w:eastAsia="Times New Roman" w:hAnsi="Times New Roman" w:cs="Times New Roman"/>
                <w:i/>
                <w:color w:val="000000"/>
                <w:sz w:val="20"/>
                <w:szCs w:val="20"/>
                <w:lang w:val="en-CA"/>
              </w:rPr>
              <w:t>funebralis</w:t>
            </w:r>
            <w:proofErr w:type="spellEnd"/>
          </w:p>
        </w:tc>
        <w:tc>
          <w:tcPr>
            <w:tcW w:w="1630" w:type="dxa"/>
            <w:tcBorders>
              <w:left w:val="nil"/>
              <w:right w:val="nil"/>
            </w:tcBorders>
            <w:noWrap/>
            <w:hideMark/>
          </w:tcPr>
          <w:p w14:paraId="45E773D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5410C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5651A37" w14:textId="77777777" w:rsidTr="00C77114">
        <w:trPr>
          <w:trHeight w:val="320"/>
        </w:trPr>
        <w:tc>
          <w:tcPr>
            <w:tcW w:w="3162" w:type="dxa"/>
            <w:tcBorders>
              <w:bottom w:val="single" w:sz="6" w:space="0" w:color="F2F2F2"/>
              <w:right w:val="nil"/>
            </w:tcBorders>
            <w:noWrap/>
            <w:hideMark/>
          </w:tcPr>
          <w:p w14:paraId="734CB56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Pomaulax</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gibberosus</w:t>
            </w:r>
            <w:proofErr w:type="spellEnd"/>
          </w:p>
        </w:tc>
        <w:tc>
          <w:tcPr>
            <w:tcW w:w="1630" w:type="dxa"/>
            <w:tcBorders>
              <w:left w:val="nil"/>
              <w:bottom w:val="single" w:sz="6" w:space="0" w:color="F2F2F2"/>
              <w:right w:val="nil"/>
            </w:tcBorders>
            <w:noWrap/>
            <w:hideMark/>
          </w:tcPr>
          <w:p w14:paraId="60D8EF6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w:t>
            </w:r>
          </w:p>
        </w:tc>
        <w:tc>
          <w:tcPr>
            <w:tcW w:w="4706" w:type="dxa"/>
            <w:tcBorders>
              <w:left w:val="nil"/>
              <w:bottom w:val="single" w:sz="6" w:space="0" w:color="F2F2F2"/>
            </w:tcBorders>
            <w:noWrap/>
            <w:hideMark/>
          </w:tcPr>
          <w:p w14:paraId="7D648C3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BD143EE" w14:textId="77777777" w:rsidTr="00C77114">
        <w:trPr>
          <w:trHeight w:val="320"/>
        </w:trPr>
        <w:tc>
          <w:tcPr>
            <w:tcW w:w="3162" w:type="dxa"/>
            <w:tcBorders>
              <w:top w:val="single" w:sz="6" w:space="0" w:color="F2F2F2"/>
              <w:bottom w:val="single" w:sz="4" w:space="0" w:color="auto"/>
              <w:right w:val="nil"/>
            </w:tcBorders>
            <w:noWrap/>
            <w:hideMark/>
          </w:tcPr>
          <w:p w14:paraId="62AB74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Eurylepta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leoparda</w:t>
            </w:r>
            <w:proofErr w:type="spellEnd"/>
          </w:p>
        </w:tc>
        <w:tc>
          <w:tcPr>
            <w:tcW w:w="1630" w:type="dxa"/>
            <w:tcBorders>
              <w:top w:val="single" w:sz="6" w:space="0" w:color="F2F2F2"/>
              <w:left w:val="nil"/>
              <w:bottom w:val="single" w:sz="4" w:space="0" w:color="auto"/>
              <w:right w:val="nil"/>
            </w:tcBorders>
            <w:noWrap/>
            <w:hideMark/>
          </w:tcPr>
          <w:p w14:paraId="66AE332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single" w:sz="6" w:space="0" w:color="F2F2F2"/>
              <w:left w:val="nil"/>
              <w:bottom w:val="single" w:sz="4" w:space="0" w:color="auto"/>
            </w:tcBorders>
            <w:noWrap/>
            <w:hideMark/>
          </w:tcPr>
          <w:p w14:paraId="43EDFB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bl>
    <w:p w14:paraId="158632AA" w14:textId="77777777" w:rsidR="00792779" w:rsidRDefault="00792779" w:rsidP="00792779">
      <w:pPr>
        <w:spacing w:line="480" w:lineRule="auto"/>
        <w:rPr>
          <w:rFonts w:ascii="Times New Roman" w:hAnsi="Times New Roman" w:cs="Times New Roman"/>
          <w:lang w:val="en-CA"/>
        </w:rPr>
      </w:pPr>
    </w:p>
    <w:p w14:paraId="7D565DBA" w14:textId="0FE9C062" w:rsidR="00792779" w:rsidRDefault="00792779" w:rsidP="00792779">
      <w:pPr>
        <w:spacing w:line="480" w:lineRule="auto"/>
        <w:rPr>
          <w:rFonts w:ascii="Times New Roman" w:hAnsi="Times New Roman" w:cs="Times New Roman"/>
        </w:rPr>
      </w:pPr>
      <w:proofErr w:type="spellStart"/>
      <w:r>
        <w:rPr>
          <w:rFonts w:ascii="Times New Roman" w:hAnsi="Times New Roman" w:cs="Times New Roman"/>
          <w:b/>
          <w:lang w:val="en-CA"/>
        </w:rPr>
        <w:t>Supp</w:t>
      </w:r>
      <w:proofErr w:type="spellEnd"/>
      <w:r>
        <w:rPr>
          <w:rFonts w:ascii="Times New Roman" w:hAnsi="Times New Roman" w:cs="Times New Roman"/>
          <w:b/>
          <w:lang w:val="en-CA"/>
        </w:rPr>
        <w:t xml:space="preserve"> </w:t>
      </w:r>
      <w:r w:rsidRPr="00E83D6E">
        <w:rPr>
          <w:rFonts w:ascii="Times New Roman" w:hAnsi="Times New Roman" w:cs="Times New Roman"/>
          <w:b/>
          <w:lang w:val="en-CA"/>
        </w:rPr>
        <w:t xml:space="preserve">Table </w:t>
      </w:r>
      <w:r>
        <w:rPr>
          <w:rFonts w:ascii="Times New Roman" w:hAnsi="Times New Roman" w:cs="Times New Roman"/>
          <w:b/>
          <w:lang w:val="en-CA"/>
        </w:rPr>
        <w:t>2</w:t>
      </w:r>
      <w:r>
        <w:rPr>
          <w:rFonts w:ascii="Times New Roman" w:hAnsi="Times New Roman" w:cs="Times New Roman"/>
          <w:lang w:val="en-CA"/>
        </w:rPr>
        <w:t>.</w:t>
      </w:r>
      <w:r>
        <w:rPr>
          <w:rFonts w:ascii="Times New Roman" w:hAnsi="Times New Roman" w:cs="Times New Roman"/>
        </w:rP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Pr>
          <w:rFonts w:ascii="Times New Roman" w:hAnsi="Times New Roman" w:cs="Times New Roman"/>
        </w:rPr>
        <w:t>df</w:t>
      </w:r>
      <w:proofErr w:type="spellEnd"/>
      <w:r>
        <w:rPr>
          <w:rFonts w:ascii="Times New Roman" w:hAnsi="Times New Roman" w:cs="Times New Roman"/>
        </w:rPr>
        <w:t xml:space="preserve"> is the degrees of freedom in the model. The model with the lowest AIC score is the “best” model; </w:t>
      </w:r>
      <w:r w:rsidRPr="00D504C4">
        <w:rPr>
          <w:rFonts w:ascii="Times New Roman" w:hAnsi="Times New Roman" w:cs="Times New Roman"/>
        </w:rPr>
        <w:t>Δ</w:t>
      </w:r>
      <w:r>
        <w:rPr>
          <w:rFonts w:ascii="Times New Roman" w:hAnsi="Times New Roman" w:cs="Times New Roman"/>
        </w:rPr>
        <w:t xml:space="preserve">AIC is the difference in AIC score between a given model and the “best” model; AIC weight </w:t>
      </w:r>
      <w:r w:rsidRPr="00CE6557">
        <w:rPr>
          <w:rFonts w:ascii="Times New Roman" w:hAnsi="Times New Roman" w:cs="Times New Roman"/>
        </w:rPr>
        <w:t>represent</w:t>
      </w:r>
      <w:r>
        <w:rPr>
          <w:rFonts w:ascii="Times New Roman" w:hAnsi="Times New Roman" w:cs="Times New Roman"/>
        </w:rPr>
        <w:t>s</w:t>
      </w:r>
      <w:r w:rsidRPr="00CE6557">
        <w:rPr>
          <w:rFonts w:ascii="Times New Roman" w:hAnsi="Times New Roman" w:cs="Times New Roman"/>
        </w:rPr>
        <w:t xml:space="preserve"> the </w:t>
      </w:r>
      <w:r>
        <w:rPr>
          <w:rFonts w:ascii="Times New Roman" w:hAnsi="Times New Roman" w:cs="Times New Roman"/>
        </w:rPr>
        <w:t xml:space="preserve">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1276" w:type="dxa"/>
            <w:tcBorders>
              <w:top w:val="single" w:sz="4" w:space="0" w:color="auto"/>
              <w:left w:val="nil"/>
              <w:right w:val="nil"/>
            </w:tcBorders>
          </w:tcPr>
          <w:p w14:paraId="173BD739"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SHD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31954215"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4614FCD7" w14:textId="206FD1B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45.60</w:t>
            </w:r>
          </w:p>
        </w:tc>
        <w:tc>
          <w:tcPr>
            <w:tcW w:w="1560" w:type="dxa"/>
            <w:tcBorders>
              <w:left w:val="nil"/>
              <w:right w:val="nil"/>
            </w:tcBorders>
            <w:vAlign w:val="bottom"/>
          </w:tcPr>
          <w:p w14:paraId="2E349C7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0.00</w:t>
            </w:r>
          </w:p>
        </w:tc>
        <w:tc>
          <w:tcPr>
            <w:tcW w:w="1701" w:type="dxa"/>
            <w:tcBorders>
              <w:left w:val="nil"/>
            </w:tcBorders>
            <w:vAlign w:val="bottom"/>
          </w:tcPr>
          <w:p w14:paraId="3362A12C" w14:textId="39059EF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527C2B">
              <w:rPr>
                <w:rFonts w:ascii="Times New Roman" w:hAnsi="Times New Roman" w:cs="Times New Roman"/>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SID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6784CBE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6C8EABEA" w14:textId="5C87FC34"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46.</w:t>
            </w:r>
            <w:r w:rsidR="00990B37">
              <w:rPr>
                <w:rFonts w:ascii="Times New Roman" w:hAnsi="Times New Roman" w:cs="Times New Roman"/>
                <w:color w:val="000000"/>
              </w:rPr>
              <w:t>09</w:t>
            </w:r>
          </w:p>
        </w:tc>
        <w:tc>
          <w:tcPr>
            <w:tcW w:w="1560" w:type="dxa"/>
            <w:tcBorders>
              <w:left w:val="nil"/>
              <w:right w:val="nil"/>
            </w:tcBorders>
            <w:vAlign w:val="bottom"/>
          </w:tcPr>
          <w:p w14:paraId="386611CA" w14:textId="1E34230C"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50</w:t>
            </w:r>
          </w:p>
        </w:tc>
        <w:tc>
          <w:tcPr>
            <w:tcW w:w="1701" w:type="dxa"/>
            <w:tcBorders>
              <w:left w:val="nil"/>
            </w:tcBorders>
            <w:vAlign w:val="bottom"/>
          </w:tcPr>
          <w:p w14:paraId="3EC54DDF" w14:textId="3820BA9C"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SID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bl>
    <w:p w14:paraId="6273DB10" w14:textId="77777777" w:rsidR="00792779" w:rsidRDefault="00792779" w:rsidP="00792779">
      <w:pPr>
        <w:spacing w:line="480" w:lineRule="auto"/>
        <w:rPr>
          <w:rFonts w:ascii="Times New Roman" w:hAnsi="Times New Roman" w:cs="Times New Roman"/>
          <w:lang w:val="en-CA"/>
        </w:rPr>
      </w:pPr>
    </w:p>
    <w:p w14:paraId="11A7E7C1" w14:textId="77777777" w:rsidR="00792779" w:rsidRDefault="00792779" w:rsidP="00792779">
      <w:pPr>
        <w:rPr>
          <w:rFonts w:ascii="Times New Roman" w:hAnsi="Times New Roman" w:cs="Times New Roman"/>
          <w:b/>
          <w:lang w:val="en-CA"/>
        </w:rPr>
      </w:pPr>
      <w:r>
        <w:rPr>
          <w:rFonts w:ascii="Times New Roman" w:hAnsi="Times New Roman" w:cs="Times New Roman"/>
          <w:b/>
          <w:lang w:val="en-CA"/>
        </w:rPr>
        <w:br w:type="page"/>
      </w:r>
    </w:p>
    <w:p w14:paraId="7172A303" w14:textId="77777777" w:rsidR="00792779" w:rsidRDefault="00792779" w:rsidP="00792779">
      <w:pPr>
        <w:spacing w:line="480" w:lineRule="auto"/>
        <w:rPr>
          <w:rFonts w:ascii="Times New Roman" w:hAnsi="Times New Roman" w:cs="Times New Roman"/>
        </w:rPr>
      </w:pPr>
      <w:proofErr w:type="spellStart"/>
      <w:r>
        <w:rPr>
          <w:rFonts w:ascii="Times New Roman" w:hAnsi="Times New Roman" w:cs="Times New Roman"/>
          <w:b/>
          <w:lang w:val="en-CA"/>
        </w:rPr>
        <w:lastRenderedPageBreak/>
        <w:t>Supp</w:t>
      </w:r>
      <w:proofErr w:type="spellEnd"/>
      <w:r>
        <w:rPr>
          <w:rFonts w:ascii="Times New Roman" w:hAnsi="Times New Roman" w:cs="Times New Roman"/>
          <w:b/>
          <w:lang w:val="en-CA"/>
        </w:rPr>
        <w:t xml:space="preserve"> </w:t>
      </w:r>
      <w:commentRangeStart w:id="142"/>
      <w:r w:rsidRPr="00A15B36">
        <w:rPr>
          <w:rFonts w:ascii="Times New Roman" w:hAnsi="Times New Roman" w:cs="Times New Roman"/>
          <w:b/>
          <w:lang w:val="en-CA"/>
        </w:rPr>
        <w:t xml:space="preserve">Table </w:t>
      </w:r>
      <w:commentRangeEnd w:id="142"/>
      <w:r>
        <w:rPr>
          <w:rStyle w:val="CommentReference"/>
        </w:rPr>
        <w:commentReference w:id="142"/>
      </w:r>
      <w:r>
        <w:rPr>
          <w:rFonts w:ascii="Times New Roman" w:hAnsi="Times New Roman" w:cs="Times New Roman"/>
          <w:b/>
          <w:lang w:val="en-CA"/>
        </w:rPr>
        <w:t>3</w:t>
      </w:r>
      <w:r>
        <w:rPr>
          <w:rFonts w:ascii="Times New Roman" w:hAnsi="Times New Roman" w:cs="Times New Roman"/>
          <w:lang w:val="en-CA"/>
        </w:rPr>
        <w:t xml:space="preserve">. </w:t>
      </w:r>
      <w:r>
        <w:rPr>
          <w:rFonts w:ascii="Times New Roman" w:hAnsi="Times New Roman" w:cs="Times New Roman"/>
        </w:rPr>
        <w:t xml:space="preserve">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site. </w:t>
      </w:r>
      <w:proofErr w:type="spellStart"/>
      <w:r>
        <w:rPr>
          <w:rFonts w:ascii="Times New Roman" w:hAnsi="Times New Roman" w:cs="Times New Roman"/>
        </w:rPr>
        <w:t>df</w:t>
      </w:r>
      <w:proofErr w:type="spellEnd"/>
      <w:r>
        <w:rPr>
          <w:rFonts w:ascii="Times New Roman" w:hAnsi="Times New Roman" w:cs="Times New Roman"/>
        </w:rPr>
        <w:t xml:space="preserve"> is the degrees of freedom in the model. The model with the lowest AIC score is the “best” model; </w:t>
      </w:r>
      <w:r w:rsidRPr="00D504C4">
        <w:rPr>
          <w:rFonts w:ascii="Times New Roman" w:hAnsi="Times New Roman" w:cs="Times New Roman"/>
        </w:rPr>
        <w:t>Δ</w:t>
      </w:r>
      <w:r>
        <w:rPr>
          <w:rFonts w:ascii="Times New Roman" w:hAnsi="Times New Roman" w:cs="Times New Roman"/>
        </w:rPr>
        <w:t xml:space="preserve">AIC is the difference in AIC score between a given model and the “best” model; AIC weight </w:t>
      </w:r>
      <w:r w:rsidRPr="00CE6557">
        <w:rPr>
          <w:rFonts w:ascii="Times New Roman" w:hAnsi="Times New Roman" w:cs="Times New Roman"/>
        </w:rPr>
        <w:t>represent</w:t>
      </w:r>
      <w:r>
        <w:rPr>
          <w:rFonts w:ascii="Times New Roman" w:hAnsi="Times New Roman" w:cs="Times New Roman"/>
        </w:rPr>
        <w:t>s</w:t>
      </w:r>
      <w:r w:rsidRPr="00CE6557">
        <w:rPr>
          <w:rFonts w:ascii="Times New Roman" w:hAnsi="Times New Roman" w:cs="Times New Roman"/>
        </w:rPr>
        <w:t xml:space="preserve"> the </w:t>
      </w:r>
      <w:r>
        <w:rPr>
          <w:rFonts w:ascii="Times New Roman" w:hAnsi="Times New Roman" w:cs="Times New Roman"/>
        </w:rPr>
        <w:t xml:space="preserve">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580" w:type="dxa"/>
            <w:tcBorders>
              <w:top w:val="single" w:sz="4" w:space="0" w:color="auto"/>
              <w:left w:val="nil"/>
              <w:right w:val="nil"/>
            </w:tcBorders>
          </w:tcPr>
          <w:p w14:paraId="4068B0CA"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 xml:space="preserve"> + S</w:t>
            </w:r>
            <w:r w:rsidR="00F77F4A">
              <w:rPr>
                <w:rFonts w:ascii="Times New Roman" w:hAnsi="Times New Roman" w:cs="Times New Roman"/>
              </w:rPr>
              <w:t>H</w:t>
            </w:r>
            <w:r>
              <w:rPr>
                <w:rFonts w:ascii="Times New Roman" w:hAnsi="Times New Roman" w:cs="Times New Roman"/>
              </w:rPr>
              <w:t xml:space="preserve">D + KS + KB + T + D + </w:t>
            </w:r>
            <w:proofErr w:type="gramStart"/>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A</w:t>
            </w:r>
            <w:r>
              <w:rPr>
                <w:rFonts w:ascii="Times New Roman" w:hAnsi="Times New Roman" w:cs="Times New Roman"/>
              </w:rP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0.2</w:t>
            </w:r>
          </w:p>
        </w:tc>
        <w:tc>
          <w:tcPr>
            <w:tcW w:w="1544" w:type="dxa"/>
            <w:tcBorders>
              <w:left w:val="nil"/>
            </w:tcBorders>
            <w:vAlign w:val="bottom"/>
          </w:tcPr>
          <w:p w14:paraId="3A4F4C7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jc w:val="center"/>
              <w:rPr>
                <w:rFonts w:ascii="Times New Roman" w:hAnsi="Times New Roman" w:cs="Times New Roman"/>
              </w:rPr>
            </w:pPr>
            <w:r>
              <w:rPr>
                <w:rFonts w:ascii="Times New Roman" w:hAnsi="Times New Roman" w:cs="Times New Roman"/>
              </w:rPr>
              <w:t>AA + S</w:t>
            </w:r>
            <w:r w:rsidR="00F77F4A">
              <w:rPr>
                <w:rFonts w:ascii="Times New Roman" w:hAnsi="Times New Roman" w:cs="Times New Roman"/>
              </w:rPr>
              <w:t>I</w:t>
            </w:r>
            <w:r>
              <w:rPr>
                <w:rFonts w:ascii="Times New Roman" w:hAnsi="Times New Roman" w:cs="Times New Roman"/>
              </w:rPr>
              <w:t xml:space="preserve">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34.</w:t>
            </w:r>
            <w:r w:rsidR="00EF152C">
              <w:rPr>
                <w:rFonts w:ascii="Times New Roman" w:hAnsi="Times New Roman" w:cs="Times New Roman"/>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 xml:space="preserve"> + SID + KS + KB + T + D + </w:t>
            </w:r>
            <w:proofErr w:type="gramStart"/>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B</w:t>
            </w:r>
            <w:r>
              <w:rPr>
                <w:rFonts w:ascii="Times New Roman" w:hAnsi="Times New Roman" w:cs="Times New Roman"/>
              </w:rP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w:t>
            </w:r>
            <w:r w:rsidR="00EF152C">
              <w:rPr>
                <w:rFonts w:ascii="Times New Roman" w:hAnsi="Times New Roman" w:cs="Times New Roman"/>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14</w:t>
            </w:r>
          </w:p>
        </w:tc>
      </w:tr>
    </w:tbl>
    <w:p w14:paraId="409BFB23" w14:textId="77777777" w:rsidR="00792779" w:rsidRDefault="00792779" w:rsidP="00792779">
      <w:pPr>
        <w:spacing w:line="360" w:lineRule="auto"/>
        <w:rPr>
          <w:rFonts w:ascii="Times New Roman" w:hAnsi="Times New Roman" w:cs="Times New Roman"/>
        </w:rPr>
      </w:pPr>
    </w:p>
    <w:p w14:paraId="3AFE4C93" w14:textId="77777777" w:rsidR="00792779" w:rsidRDefault="00792779" w:rsidP="00792779">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p>
    <w:p w14:paraId="6D2DE4D5" w14:textId="77777777" w:rsidR="00792779" w:rsidRDefault="00792779">
      <w:pPr>
        <w:rPr>
          <w:rFonts w:ascii="Times New Roman" w:hAnsi="Times New Roman" w:cs="Times New Roman"/>
          <w:b/>
          <w:lang w:val="en-CA"/>
        </w:rPr>
      </w:pPr>
      <w:r>
        <w:rPr>
          <w:rFonts w:ascii="Times New Roman" w:hAnsi="Times New Roman" w:cs="Times New Roman"/>
          <w:b/>
          <w:lang w:val="en-CA"/>
        </w:rPr>
        <w:br w:type="page"/>
      </w:r>
    </w:p>
    <w:p w14:paraId="367153FB" w14:textId="58526D09"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290182C7" w14:textId="77777777" w:rsidR="00990B37" w:rsidRPr="00990B37" w:rsidRDefault="00EC101B" w:rsidP="00990B37">
      <w:pPr>
        <w:pStyle w:val="Bibliography"/>
        <w:rPr>
          <w:rFonts w:ascii="Times New Roman" w:hAnsi="Times New Roman" w:cs="Times New Roman"/>
        </w:rPr>
      </w:pPr>
      <w:r>
        <w:t xml:space="preserve"> </w:t>
      </w:r>
      <w:r w:rsidR="0061163F">
        <w:fldChar w:fldCharType="begin"/>
      </w:r>
      <w:r w:rsidR="0061163F">
        <w:instrText xml:space="preserve"> ADDIN ZOTERO_BIBL {"uncited":[],"omitted":[],"custom":[]} CSL_BIBLIOGRAPHY </w:instrText>
      </w:r>
      <w:r w:rsidR="0061163F">
        <w:fldChar w:fldCharType="separate"/>
      </w:r>
      <w:r w:rsidR="00990B37" w:rsidRPr="00990B37">
        <w:rPr>
          <w:rFonts w:ascii="Times New Roman" w:hAnsi="Times New Roman" w:cs="Times New Roman"/>
        </w:rPr>
        <w:t>Allgeier, J.E., Burkepile, D.E., Layman, C.A., 2017. Animal pee in the sea: consumer-mediated nutrient dynamics in the world’s changing oceans. Glob Change Biol 23, 2166–2178. https://doi.org/10.1111/gcb.13625</w:t>
      </w:r>
    </w:p>
    <w:p w14:paraId="3A02DB45"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Aquilino, K.M., Bracken, M.E.S., Faubel, M.N., Stachowicz, J.J., 2009. Local-scale nutrient regeneration facilitates seaweed growth on wave-exposed rocky shores in an upwelling system. Limnol Oceanogr 54, 309–317. https://doi.org/10.4319/lo.2009.54.1.0309</w:t>
      </w:r>
    </w:p>
    <w:p w14:paraId="1AA2AAC7"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6D7E5D6C"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Attridge, C.M., Cox, K.D., Maher, B., Gross, S., Lim, E.G., Kattler, K.R., Côté, I.M., 2024. Studying Kelp Forests of Today to Forecast Ecosystems of the Future. Fisheries 49, 181–187. https://doi.org/10.1002/fsh.11065</w:t>
      </w:r>
    </w:p>
    <w:p w14:paraId="23D2DCDD"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Benkwitt, C.E., Wilson, S.K., Graham, N.A.J., 2019. Seabird nutrient subsidies alter patterns of algal abundance and fish biomass on coral reefs following a bleaching event. Glob Change Biol 25, 2619–2632. https://doi.org/10.1111/gcb.14643</w:t>
      </w:r>
    </w:p>
    <w:p w14:paraId="6B6FE20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Brooks, M.E., Kristensen, K., van Benthem, K.J., Magnusson, A., Berg, C.W., Nielsen, A., Skaug, H.J., Mächler, M., Bolker, B.M., 2017. glmmTMB balances speed and flexibility among packages for zero-inflated generalized linear mixed modeling. The R Journal 9, 378. https://doi.org/10.32614/RJ-2017-066</w:t>
      </w:r>
    </w:p>
    <w:p w14:paraId="3E3EF4EB"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Brzezinksi, M., Reed, D., Harrer, S., Rassweiler, A., Melack, J., Goodridge, B., Dugan, J., 2013. Multiple sources and forms of nitrogen sustain year-round kelp growth on the inner continental shelf of the Santa Barbara Channel. Oceanog 26, 114–123. https://doi.org/10.5670/oceanog.2013.53</w:t>
      </w:r>
    </w:p>
    <w:p w14:paraId="1046B537"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Dayton, P.K., Tegner, M.J., Edwards, P.B., Riser, K.L., 1999. Temporal and Spatial Scales of Kelp Demography: The Role of Oceanographic Climate. Ecological Monographs 69, 219–250. https://doi.org/10.1890/0012-9615(1999)069[0219:TASSOK]2.0.CO;2</w:t>
      </w:r>
    </w:p>
    <w:p w14:paraId="03A2AA4B"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Doughty, C.E., Roman, J., Faurby, S., Wolf, A., Haque, A., Bakker, E.S., Malhi, Y., Dunning, J.B., Svenning, J.-C., 2016. Global nutrient transport in a world of giants. Proceedings of the National Academy of Sciences 113, 868–873. https://doi.org/10.1073/pnas.1502549112</w:t>
      </w:r>
    </w:p>
    <w:p w14:paraId="126BB24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Edgar, G., Stuart-Smith, R., 2009. Ecological effects of marine protected areas on rocky reef communities—a continental-scale analysis. Mar. Ecol. Prog. Ser. 388, 51–62. https://doi.org/10.3354/meps08149</w:t>
      </w:r>
    </w:p>
    <w:p w14:paraId="48A2F5A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2EB6F9C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lastRenderedPageBreak/>
        <w:t>Francis, F.T., Côté, I.M., 2018. Fish movement drives spatial and temporal patterns of nutrient provisioning on coral reef patches. Ecosphere 9, e02225. https://doi.org/10.1002/ecs2.2225</w:t>
      </w:r>
    </w:p>
    <w:p w14:paraId="3C995FFF"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Froese, R., Thorson, J.T., Reyes Jr, R.B., 2014. A Bayesian approach for estimating length-weight relationships in fishes. Journal of Applied Ichthyology 30, 78–85. https://doi.org/10.1111/jai.12299</w:t>
      </w:r>
    </w:p>
    <w:p w14:paraId="63049A84"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42A8B4D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5D2E4B6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Hartig, F., 2022. DHARMa: Residual Diagnostics for Hierarchical (Multi-Level / Mixed) Regression Models. R package version 0.4.6.</w:t>
      </w:r>
    </w:p>
    <w:p w14:paraId="540EE00B"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Holbrook, S.J., Brooks, A.J., Schmitt, R.J., Stewart, H.L., 2008. Effects of sheltering fish on growth of their host corals. Mar Biol 155, 521–530. https://doi.org/10.1007/s00227-008-1051-7</w:t>
      </w:r>
    </w:p>
    <w:p w14:paraId="59B5DFFC"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Holmes, R.M., Aminot, A., Kerouel, R., Hooker, B.A., Peterson, B.J., 1999. A simple and precise method for measuring ammonium in marine and freshwater ecosystems. Canadian Journal of Fisheries and Aquatic Sciences 56, 1801–1808. https://doi.org/10.1139/f99-128</w:t>
      </w:r>
    </w:p>
    <w:p w14:paraId="315EA62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Howard, B.R., Francis, F.T., Côté, I.M., Therriault, T.W., 2019. Habitat alteration by invasive European green crab (Carcinus maenas) causes eelgrass loss in British Columbia, Canada. Biol Invasions 21, 3607–3618. https://doi.org/10.1007/s10530-019-02072-z</w:t>
      </w:r>
    </w:p>
    <w:p w14:paraId="17191DAE"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Layman, C.A., Allgeier, J.E., Montaña, C.G., 2016. Mechanistic evidence of enhanced production on artificial reefs: A case study in a Bahamian seagrass ecosystem. Ecol Eng 95, 574–579. https://doi.org/10.1016/j.ecoleng.2016.06.109</w:t>
      </w:r>
    </w:p>
    <w:p w14:paraId="39946B30"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Leibold, M.A., 1991. Biodiversity and nutrient enrichment in pond plankton communities. Evol. Ecol. Res 1, 73–95.</w:t>
      </w:r>
    </w:p>
    <w:p w14:paraId="0DE0D52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Lobban, C.S., Harrison, P.J., 1994. Seaweed Ecology and Physiology. Cambridge University Press.</w:t>
      </w:r>
    </w:p>
    <w:p w14:paraId="055DDBF0"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Lowman, H.E., Hirsch, M.E., Brzezinski, M.A., Melack, J.M., 2023. Examining the Potential of Sandy Marine Sediments Surrounding Giant Kelp Forests to Provide Recycled Nutrients for Growth. Journal of Coastal Research 39, 442–454. https://doi.org/10.2112/JCOASTRES-D-22-00035.1</w:t>
      </w:r>
    </w:p>
    <w:p w14:paraId="7CCB4473"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Mann, K.H., 1973. Seaweeds: Their Productivity and Strategy for Growth. Science 182, 975–981. https://doi.org/10.1126/science.182.4116.975</w:t>
      </w:r>
    </w:p>
    <w:p w14:paraId="1D0DEDCF"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Menge, B.A., 1992. Community Regulation: Under What Conditions Are Bottom-Up Factors Important on Rocky Shores? Ecology 73, 755–765. https://doi.org/10.2307/1940155</w:t>
      </w:r>
    </w:p>
    <w:p w14:paraId="3A68E5C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Meyer, J.L., Schultz, E.T., 1985. Migrating haemulid fishes as a source of nutrients and organic matter on coral reefs. Limnol Oceanogr 30, 146–156.</w:t>
      </w:r>
    </w:p>
    <w:p w14:paraId="654308DC"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Meyer, J.L., Schultz, E.T., Helfman, G.S., 1983. Fish schools: An asset to corals. Science 220, 1047–1049. https://doi.org/10.1126/science.220.4601.1047</w:t>
      </w:r>
    </w:p>
    <w:p w14:paraId="57B7C167"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lastRenderedPageBreak/>
        <w:t>Nielsen, K.J., Navarrete, S.A., 2004. Mesoscale regulation comes from the bottom-up: intertidal interactions between consumers and upwelling. Ecology Letters 7, 31–41. https://doi.org/10.1046/j.1461-0248.2003.00542.x</w:t>
      </w:r>
    </w:p>
    <w:p w14:paraId="3F83725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30C58ED4"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Paine, R.T., 1986. Benthic community—water column coupling during the 1982-1983 El Niño. Are community changes at high latitudes attributable to cause or coincidence?1. Limnology and Oceanography 31, 351–360. https://doi.org/10.4319/lo.1986.31.2.0351</w:t>
      </w:r>
    </w:p>
    <w:p w14:paraId="2605291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Pawlowicz, R., 2017. Seasonal cycles, hypoxia, and renewal in a coastal fjord (Barkley Sound, British Columbia). Atmosphere-Ocean 55, 264–283. https://doi.org/10.1080/07055900.2017.1374240</w:t>
      </w:r>
    </w:p>
    <w:p w14:paraId="2F063B8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Pfister, C.A., Altabet, M.A., Post, D., 2014. Animal regeneration and microbial retention of nitrogen along coastal rocky shores. Ecology 95, 2803–2814. https://doi.org/10.1890/13-1825.1</w:t>
      </w:r>
    </w:p>
    <w:p w14:paraId="1D26CAFE"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Pfister, C.A., Altabet, M.A., Weigel, B.L., 2019. Kelp beds and their local effects on seawater chemistry, productivity, and microbial communities. Ecology 100, e02798. https://doi.org/10.1002/ecy.2798</w:t>
      </w:r>
    </w:p>
    <w:p w14:paraId="74462C0A"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Phillips, J.C., Hurd, C.L., 2004. Kinetics of nitrate, ammonium, and urea uptake by four intertidal seaweeds from New Zealand. J Phycol 40, 534–545. https://doi.org/10.1111/j.1529-8817.2004.03157.x</w:t>
      </w:r>
    </w:p>
    <w:p w14:paraId="43147D8F"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Probyn, T.A., Chapman, A.R.O., 1983. Summer growth of Chordaria flagelliformis (O.F. Muell.) C. Ag.: Physiological strategies in a nutrient stressed environment. Journal of Experimental Marine Biology and Ecology 73, 243–271. https://doi.org/10.1016/0022-0981(83)90050-3</w:t>
      </w:r>
    </w:p>
    <w:p w14:paraId="0421AF9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R Core Team, 2019. R: A language and environment for statistical computing.</w:t>
      </w:r>
    </w:p>
    <w:p w14:paraId="1B5A0920"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Roman, J., McCarthy, J.J., 2010. The Whale Pump: Marine Mammals Enhance Primary Productivity in a Coastal Basin. PLoS ONE 5, e13255. https://doi.org/10.1371/journal.pone.0013255</w:t>
      </w:r>
    </w:p>
    <w:p w14:paraId="681CDF3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RStudio Team, 2016. RStudio: Integrated development for R.</w:t>
      </w:r>
    </w:p>
    <w:p w14:paraId="36AC7C4D"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Sellers, A.J., Leung, B., Torchin, M.E., 2020. Global meta-analysis of how marine upwelling affects herbivory. Global Ecology and Biogeography 29, 370–383. https://doi.org/10.1111/geb.13023</w:t>
      </w:r>
    </w:p>
    <w:p w14:paraId="122973B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Shantz, A.A., Ladd, M.C., Schrack, E., Burkepile, D.E., 2015. Fish-derived nutrient hotspots shape coral reef benthic communities. Ecological Applications 25, 2142–2152. https://doi.org/10.1890/14-2209.1</w:t>
      </w:r>
    </w:p>
    <w:p w14:paraId="5B48C98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Starko, S., Neufeld, C.J., Gendall, L., Timmer, B., Campbell, L., Yakimishyn, J., Druehl, L., Baum, J.K., 2022. Microclimate predicts kelp forest extinction in the face of direct and indirect marine heatwave effects. Ecological Applications 32, e2673. https://doi.org/10.1002/eap.2673</w:t>
      </w:r>
    </w:p>
    <w:p w14:paraId="12676981"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 xml:space="preserve">Starko, S., Timmer, B., Reshitnyk, L., Csordas, M., McHenry, J., Schroeder, S., Hessing-Lewis, M., Costa, M., Zielinksi, A., Zielinksi, R., Cook, S., Underhill, R., Boyer, L., Fretwell, </w:t>
      </w:r>
      <w:r w:rsidRPr="00990B37">
        <w:rPr>
          <w:rFonts w:ascii="Times New Roman" w:hAnsi="Times New Roman" w:cs="Times New Roman"/>
        </w:rPr>
        <w:lastRenderedPageBreak/>
        <w:t>C., Yakimishyn, J., Heath, W., Gruman, C., Hingmire, D., Baum, J., Neufeld, C., 2024. Local and regional variation in kelp loss and stability across coastal British Columbia. Mar. Ecol. Prog. Ser. 733, 1–26. https://doi.org/10.3354/meps14548</w:t>
      </w:r>
    </w:p>
    <w:p w14:paraId="24473535"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Steneck, R.S., Graham, M.H., Bourque, B.J., Corbett, D., Erlandson, J.M., Estes, J.A., Tegner, M.J., 2002. Kelp forest ecosystems: biodiversity, stability, resilience and future. Environmental Conservation 29, 436–459. https://doi.org/10.1017/S0376892902000322</w:t>
      </w:r>
    </w:p>
    <w:p w14:paraId="5AD106B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Tanasichuk, R., 1998. Interannual variations in the population biology and productivity of Euphausia pacifica in Barkley Sound, Canada, with special reference to the 1992 and 1993 warm ocean years. Mar. Ecol. Prog. Ser. 173, 163–180. https://doi.org/10.3354/meps173163</w:t>
      </w:r>
    </w:p>
    <w:p w14:paraId="1FFACFB4"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73FEFB9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Tilman, G.D., 1984. Plant Dominance Along an Experimental Nutrient Gradient. Ecology 65, 1445–1453. https://doi.org/10.2307/1939125</w:t>
      </w:r>
    </w:p>
    <w:p w14:paraId="1806A97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Uthicke, S., 2001. Nutrient regeneration by abundant coral reef holothurians. J. Exp. Mar. Biol. Ecol. 265, 153–170. https://doi.org/10.1016/S0022-0981(01)00329-X</w:t>
      </w:r>
    </w:p>
    <w:p w14:paraId="52A043B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Vanni, M.J., 2002. Nutrient cycling by animals in freshwater ecosystems. Annu Rev Ecol Syst 33, 341–370. https://doi.org/10.1146/annurev.ecolsys.33.010802.150519</w:t>
      </w:r>
    </w:p>
    <w:p w14:paraId="6952F5F5"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0DC6D553" w14:textId="5AAB003D" w:rsidR="00CD73AB" w:rsidRDefault="0061163F" w:rsidP="00EB3BC7">
      <w:pPr>
        <w:spacing w:line="480" w:lineRule="auto"/>
        <w:rPr>
          <w:rFonts w:ascii="Times New Roman" w:hAnsi="Times New Roman" w:cs="Times New Roman"/>
        </w:rPr>
      </w:pPr>
      <w:r>
        <w:rPr>
          <w:rFonts w:ascii="Times New Roman" w:hAnsi="Times New Roman" w:cs="Times New Roman"/>
        </w:rPr>
        <w:fldChar w:fldCharType="end"/>
      </w:r>
    </w:p>
    <w:p w14:paraId="6F9CC02F" w14:textId="77777777" w:rsidR="00CD73AB" w:rsidRDefault="00CD73AB">
      <w:pPr>
        <w:rPr>
          <w:rFonts w:ascii="Times New Roman" w:hAnsi="Times New Roman" w:cs="Times New Roman"/>
        </w:rPr>
      </w:pPr>
      <w:r>
        <w:rPr>
          <w:rFonts w:ascii="Times New Roman" w:hAnsi="Times New Roman" w:cs="Times New Roman"/>
        </w:rPr>
        <w:br w:type="page"/>
      </w:r>
    </w:p>
    <w:p w14:paraId="6B85B505" w14:textId="77777777" w:rsidR="00CD73AB" w:rsidRDefault="00CD73AB" w:rsidP="00CD73AB">
      <w:pPr>
        <w:spacing w:line="480" w:lineRule="auto"/>
        <w:rPr>
          <w:rFonts w:ascii="Times New Roman" w:hAnsi="Times New Roman" w:cs="Times New Roman"/>
          <w:lang w:val="en-CA"/>
        </w:rPr>
      </w:pPr>
      <w:r>
        <w:rPr>
          <w:rFonts w:ascii="Times New Roman" w:hAnsi="Times New Roman" w:cs="Times New Roman"/>
          <w:lang w:val="en-CA"/>
        </w:rPr>
        <w:lastRenderedPageBreak/>
        <w:t>Discussion notes</w:t>
      </w:r>
    </w:p>
    <w:p w14:paraId="037E7B07" w14:textId="77777777" w:rsidR="00CD73AB" w:rsidRDefault="00CD73AB" w:rsidP="00CD73AB">
      <w:pPr>
        <w:spacing w:line="480" w:lineRule="auto"/>
        <w:rPr>
          <w:rFonts w:ascii="Times New Roman" w:hAnsi="Times New Roman" w:cs="Times New Roman"/>
          <w:lang w:val="en-CA"/>
        </w:rPr>
      </w:pPr>
    </w:p>
    <w:p w14:paraId="264278E9"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Talk about Cedeno et al., 2021 paper!!! They suggest nitrates = temporal variation in nutrients, but ammonium/regeneration = spatial variation in where animals are! Show surge uptake in Macro, so they just need to be exposed to a burst of strong fish pee = take up and store tons of nitrogen. </w:t>
      </w:r>
    </w:p>
    <w:p w14:paraId="5F25536A" w14:textId="77777777" w:rsidR="00CD73AB" w:rsidRDefault="00CD73AB" w:rsidP="00CD73AB">
      <w:pPr>
        <w:spacing w:line="480" w:lineRule="auto"/>
        <w:rPr>
          <w:rFonts w:ascii="Times New Roman" w:hAnsi="Times New Roman" w:cs="Times New Roman"/>
          <w:lang w:val="en-CA"/>
        </w:rPr>
      </w:pPr>
    </w:p>
    <w:p w14:paraId="35FE025E" w14:textId="77777777" w:rsidR="00CD73AB"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Pfister, </w:t>
      </w:r>
      <w:proofErr w:type="spellStart"/>
      <w:r w:rsidRPr="00A01D2A">
        <w:rPr>
          <w:rFonts w:ascii="Times New Roman" w:hAnsi="Times New Roman" w:cs="Times New Roman"/>
          <w:lang w:val="en-CA"/>
        </w:rPr>
        <w:t>Altabet</w:t>
      </w:r>
      <w:proofErr w:type="spellEnd"/>
      <w:r w:rsidRPr="00A01D2A">
        <w:rPr>
          <w:rFonts w:ascii="Times New Roman" w:hAnsi="Times New Roman" w:cs="Times New Roman"/>
          <w:lang w:val="en-CA"/>
        </w:rPr>
        <w:t xml:space="preserve"> and Weigel 2019 also did pee inside vs out, but only 3 forests and inside vs offshore</w:t>
      </w:r>
    </w:p>
    <w:p w14:paraId="6CADA976" w14:textId="77777777" w:rsidR="00CD73AB" w:rsidRPr="00A01D2A" w:rsidRDefault="00CD73AB" w:rsidP="00CD73AB">
      <w:pPr>
        <w:pStyle w:val="ListParagraph"/>
        <w:rPr>
          <w:rFonts w:ascii="Times New Roman" w:hAnsi="Times New Roman" w:cs="Times New Roman"/>
          <w:lang w:val="en-CA"/>
        </w:rPr>
      </w:pPr>
    </w:p>
    <w:p w14:paraId="5D4B017C"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2184E85C" w14:textId="77777777" w:rsidR="00CD73AB" w:rsidRPr="00A01D2A" w:rsidRDefault="00CD73AB" w:rsidP="00CD73AB">
      <w:pPr>
        <w:pStyle w:val="ListParagraph"/>
        <w:rPr>
          <w:rFonts w:ascii="Times New Roman" w:hAnsi="Times New Roman" w:cs="Times New Roman"/>
          <w:lang w:val="en-CA"/>
        </w:rPr>
      </w:pPr>
    </w:p>
    <w:p w14:paraId="02D2E3FF"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 xml:space="preserve">Make sure to compare magnitudes of variation! 0 – 20 </w:t>
      </w:r>
      <w:proofErr w:type="spellStart"/>
      <w:r>
        <w:rPr>
          <w:rFonts w:ascii="Times New Roman" w:hAnsi="Times New Roman" w:cs="Times New Roman"/>
          <w:lang w:val="en-CA"/>
        </w:rPr>
        <w:t>umol</w:t>
      </w:r>
      <w:proofErr w:type="spellEnd"/>
      <w:r>
        <w:rPr>
          <w:rFonts w:ascii="Times New Roman" w:hAnsi="Times New Roman" w:cs="Times New Roman"/>
          <w:lang w:val="en-CA"/>
        </w:rPr>
        <w:t xml:space="preserve"> nitrite, what increases did Pfister or </w:t>
      </w:r>
      <w:proofErr w:type="spellStart"/>
      <w:r>
        <w:rPr>
          <w:rFonts w:ascii="Times New Roman" w:hAnsi="Times New Roman" w:cs="Times New Roman"/>
          <w:lang w:val="en-CA"/>
        </w:rPr>
        <w:t>Aquilio</w:t>
      </w:r>
      <w:proofErr w:type="spellEnd"/>
      <w:r>
        <w:rPr>
          <w:rFonts w:ascii="Times New Roman" w:hAnsi="Times New Roman" w:cs="Times New Roman"/>
          <w:lang w:val="en-CA"/>
        </w:rPr>
        <w:t xml:space="preserve"> find?</w:t>
      </w:r>
    </w:p>
    <w:p w14:paraId="7AAB984A" w14:textId="77777777" w:rsidR="00263F14" w:rsidRPr="0064532D" w:rsidRDefault="00263F14" w:rsidP="00EB3BC7">
      <w:pPr>
        <w:spacing w:line="480" w:lineRule="auto"/>
        <w:rPr>
          <w:rFonts w:ascii="Times New Roman" w:hAnsi="Times New Roman" w:cs="Times New Roman"/>
          <w:lang w:val="en-CA"/>
        </w:rPr>
      </w:pPr>
    </w:p>
    <w:sectPr w:rsidR="00263F14" w:rsidRPr="0064532D"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Isabelle Cote" w:date="2024-02-07T10:58:00Z" w:initials="IC">
    <w:p w14:paraId="40C93B3D" w14:textId="77777777" w:rsidR="00D96F75" w:rsidRDefault="00D96F75" w:rsidP="00CE5810">
      <w:pPr>
        <w:pStyle w:val="CommentText"/>
      </w:pPr>
      <w:r>
        <w:rPr>
          <w:rStyle w:val="CommentReference"/>
        </w:rPr>
        <w:annotationRef/>
      </w:r>
      <w:r>
        <w:t>I will read this once the MS is complete</w:t>
      </w:r>
    </w:p>
  </w:comment>
  <w:comment w:id="3" w:author="Kieran Cox" w:date="2024-03-21T11:27:00Z" w:initials="KC">
    <w:p w14:paraId="0A5E2A83" w14:textId="77777777" w:rsidR="00D96F75" w:rsidRDefault="00D96F75" w:rsidP="00813785">
      <w:r>
        <w:rPr>
          <w:rStyle w:val="CommentReference"/>
        </w:rPr>
        <w:annotationRef/>
      </w:r>
      <w:r>
        <w:rPr>
          <w:color w:val="000000"/>
          <w:sz w:val="20"/>
          <w:szCs w:val="20"/>
        </w:rPr>
        <w:t>Very optional revision</w:t>
      </w:r>
    </w:p>
    <w:p w14:paraId="5991A5FA" w14:textId="77777777" w:rsidR="00D96F75" w:rsidRDefault="00D96F75" w:rsidP="00813785">
      <w:r>
        <w:rPr>
          <w:color w:val="000000"/>
          <w:sz w:val="20"/>
          <w:szCs w:val="20"/>
        </w:rPr>
        <w:t xml:space="preserve">To examine spatial variation CND within temperate marine ecosystems, we quantified the occurrence of x fish and x macroinvertebrates and measured their ammonium excretions at 27 rocky reefs for three years and 17 kelp forests of varying density for a single year. </w:t>
      </w:r>
    </w:p>
    <w:p w14:paraId="76EA3621" w14:textId="77777777" w:rsidR="00D96F75" w:rsidRDefault="00D96F75" w:rsidP="00813785"/>
  </w:comment>
  <w:comment w:id="4" w:author="Kieran Cox" w:date="2024-03-21T11:28:00Z" w:initials="KC">
    <w:p w14:paraId="31282972" w14:textId="77777777" w:rsidR="00D96F75" w:rsidRDefault="00D96F75" w:rsidP="00813785">
      <w:r>
        <w:rPr>
          <w:rStyle w:val="CommentReference"/>
        </w:rPr>
        <w:annotationRef/>
      </w:r>
      <w:r>
        <w:rPr>
          <w:color w:val="000000"/>
          <w:sz w:val="20"/>
          <w:szCs w:val="20"/>
        </w:rPr>
        <w:t xml:space="preserve">or </w:t>
      </w:r>
    </w:p>
    <w:p w14:paraId="6CCAD30D" w14:textId="77777777" w:rsidR="00D96F75" w:rsidRDefault="00D96F75" w:rsidP="00813785">
      <w:r>
        <w:rPr>
          <w:color w:val="000000"/>
          <w:sz w:val="20"/>
          <w:szCs w:val="20"/>
        </w:rPr>
        <w:t xml:space="preserve">There, we examined spatial variation CND within temperate marine ecosystems by quantifying the occurrence of x fish and x macroinvertebrates and measuring their ammonium excretions at 27 rocky reefs for three years and 17 kelp forests of varying density for a single year. </w:t>
      </w:r>
    </w:p>
    <w:p w14:paraId="31C2E668" w14:textId="77777777" w:rsidR="00D96F75" w:rsidRDefault="00D96F75" w:rsidP="00813785"/>
  </w:comment>
  <w:comment w:id="5" w:author="Kieran Cox" w:date="2024-03-21T14:01:00Z" w:initials="KC">
    <w:p w14:paraId="142E06F7" w14:textId="77777777" w:rsidR="00D96F75" w:rsidRDefault="00D96F75" w:rsidP="00171DD6">
      <w:r>
        <w:rPr>
          <w:rStyle w:val="CommentReference"/>
        </w:rPr>
        <w:annotationRef/>
      </w:r>
      <w:r>
        <w:rPr>
          <w:color w:val="000000"/>
          <w:sz w:val="20"/>
          <w:szCs w:val="20"/>
        </w:rPr>
        <w:t xml:space="preserve">lots of ‘variability’ related statements in this abstract, which are good but </w:t>
      </w:r>
      <w:proofErr w:type="gramStart"/>
      <w:r>
        <w:rPr>
          <w:color w:val="000000"/>
          <w:sz w:val="20"/>
          <w:szCs w:val="20"/>
        </w:rPr>
        <w:t>also</w:t>
      </w:r>
      <w:proofErr w:type="gramEnd"/>
      <w:r>
        <w:rPr>
          <w:color w:val="000000"/>
          <w:sz w:val="20"/>
          <w:szCs w:val="20"/>
        </w:rPr>
        <w:t xml:space="preserve"> they don’t state a directionality and require addition words to clarify. If you want to cut this down, you could go with </w:t>
      </w:r>
    </w:p>
    <w:p w14:paraId="44CDDB04" w14:textId="77777777" w:rsidR="00D96F75" w:rsidRDefault="00D96F75" w:rsidP="00171DD6"/>
    <w:p w14:paraId="28580584" w14:textId="77777777" w:rsidR="00D96F75" w:rsidRDefault="00D96F75" w:rsidP="00171DD6">
      <w:r>
        <w:rPr>
          <w:color w:val="000000"/>
          <w:sz w:val="20"/>
          <w:szCs w:val="20"/>
        </w:rPr>
        <w:t xml:space="preserve">.. ammonium was weakly positive during slack and ebb tides, and weakly negative at flood tides. </w:t>
      </w:r>
    </w:p>
    <w:p w14:paraId="4B515A0C" w14:textId="77777777" w:rsidR="00D96F75" w:rsidRDefault="00D96F75" w:rsidP="00171DD6">
      <w:r>
        <w:rPr>
          <w:color w:val="000000"/>
          <w:sz w:val="20"/>
          <w:szCs w:val="20"/>
        </w:rPr>
        <w:t>*also, we you want to pull ‘weakly’ you can cause it’s a hard-to-define term and your trends are positive and negative</w:t>
      </w:r>
    </w:p>
  </w:comment>
  <w:comment w:id="7" w:author="Kieran Cox" w:date="2024-03-21T12:21:00Z" w:initials="KC">
    <w:p w14:paraId="569D2535" w14:textId="77777777" w:rsidR="00D96F75" w:rsidRDefault="00D96F75" w:rsidP="00F86B25">
      <w:r>
        <w:rPr>
          <w:rStyle w:val="CommentReference"/>
        </w:rPr>
        <w:annotationRef/>
      </w:r>
      <w:r>
        <w:rPr>
          <w:color w:val="000000"/>
          <w:sz w:val="20"/>
          <w:szCs w:val="20"/>
        </w:rPr>
        <w:t>is the second part of this a someone different point or condition? if so, go to ‘which’</w:t>
      </w:r>
    </w:p>
  </w:comment>
  <w:comment w:id="8" w:author="Kieran Cox" w:date="2024-03-21T11:31:00Z" w:initials="KC">
    <w:p w14:paraId="5AAB2810" w14:textId="1E541DC4" w:rsidR="00D96F75" w:rsidRDefault="00D96F75" w:rsidP="00813785">
      <w:r>
        <w:rPr>
          <w:rStyle w:val="CommentReference"/>
        </w:rPr>
        <w:annotationRef/>
      </w:r>
      <w:r>
        <w:rPr>
          <w:color w:val="000000"/>
          <w:sz w:val="20"/>
          <w:szCs w:val="20"/>
        </w:rPr>
        <w:t xml:space="preserve">as you wrap things up, it be good to get a </w:t>
      </w:r>
      <w:proofErr w:type="gramStart"/>
      <w:r>
        <w:rPr>
          <w:color w:val="000000"/>
          <w:sz w:val="20"/>
          <w:szCs w:val="20"/>
        </w:rPr>
        <w:t>statements</w:t>
      </w:r>
      <w:proofErr w:type="gramEnd"/>
      <w:r>
        <w:rPr>
          <w:color w:val="000000"/>
          <w:sz w:val="20"/>
          <w:szCs w:val="20"/>
        </w:rPr>
        <w:t xml:space="preserve"> on the differences between kelp species and biodiversity, in here</w:t>
      </w:r>
    </w:p>
  </w:comment>
  <w:comment w:id="9" w:author="Kieran Cox" w:date="2024-03-21T11:32:00Z" w:initials="KC">
    <w:p w14:paraId="37A9109E" w14:textId="77777777" w:rsidR="00D96F75" w:rsidRDefault="00D96F75" w:rsidP="00813785">
      <w:r>
        <w:rPr>
          <w:rStyle w:val="CommentReference"/>
        </w:rPr>
        <w:annotationRef/>
      </w:r>
      <w:r>
        <w:rPr>
          <w:color w:val="000000"/>
          <w:sz w:val="20"/>
          <w:szCs w:val="20"/>
        </w:rPr>
        <w:t>especially the biodiversity, as you currently outline a community ecology study, but the results focus on tide and kelps</w:t>
      </w:r>
    </w:p>
  </w:comment>
  <w:comment w:id="10" w:author="Kieran Cox" w:date="2024-03-21T11:32:00Z" w:initials="KC">
    <w:p w14:paraId="125D4431" w14:textId="77777777" w:rsidR="00D96F75" w:rsidRDefault="00D96F75" w:rsidP="00813785">
      <w:r>
        <w:rPr>
          <w:rStyle w:val="CommentReference"/>
        </w:rPr>
        <w:annotationRef/>
      </w:r>
      <w:r>
        <w:rPr>
          <w:color w:val="000000"/>
          <w:sz w:val="20"/>
          <w:szCs w:val="20"/>
        </w:rPr>
        <w:t>but you’re at 219 words, and most journal limits will be 250 so there is a neat route forward</w:t>
      </w:r>
    </w:p>
  </w:comment>
  <w:comment w:id="11" w:author="Kieran Cox" w:date="2024-03-21T14:57:00Z" w:initials="KC">
    <w:p w14:paraId="6C1A64E6" w14:textId="77777777" w:rsidR="00D96F75" w:rsidRDefault="00D96F75" w:rsidP="008C6BDA">
      <w:r>
        <w:rPr>
          <w:rStyle w:val="CommentReference"/>
        </w:rPr>
        <w:annotationRef/>
      </w:r>
      <w:r>
        <w:rPr>
          <w:color w:val="000000"/>
          <w:sz w:val="20"/>
          <w:szCs w:val="20"/>
        </w:rPr>
        <w:t xml:space="preserve">I know this is a data-limited topic, but many of your </w:t>
      </w:r>
      <w:proofErr w:type="gramStart"/>
      <w:r>
        <w:rPr>
          <w:color w:val="000000"/>
          <w:sz w:val="20"/>
          <w:szCs w:val="20"/>
        </w:rPr>
        <w:t>front end</w:t>
      </w:r>
      <w:proofErr w:type="gramEnd"/>
      <w:r>
        <w:rPr>
          <w:color w:val="000000"/>
          <w:sz w:val="20"/>
          <w:szCs w:val="20"/>
        </w:rPr>
        <w:t xml:space="preserve"> citations are ~20 years old, if possible it’d be good to get a few newer ones integrated, if just from an </w:t>
      </w:r>
      <w:proofErr w:type="spellStart"/>
      <w:r>
        <w:rPr>
          <w:color w:val="000000"/>
          <w:sz w:val="20"/>
          <w:szCs w:val="20"/>
        </w:rPr>
        <w:t>importances</w:t>
      </w:r>
      <w:proofErr w:type="spellEnd"/>
      <w:r>
        <w:rPr>
          <w:color w:val="000000"/>
          <w:sz w:val="20"/>
          <w:szCs w:val="20"/>
        </w:rPr>
        <w:t xml:space="preserve"> of the work standpoint</w:t>
      </w:r>
    </w:p>
  </w:comment>
  <w:comment w:id="12" w:author="Kieran Cox" w:date="2024-03-21T15:04:00Z" w:initials="KC">
    <w:p w14:paraId="08BB5ED7" w14:textId="77777777" w:rsidR="00D96F75" w:rsidRDefault="00D96F75" w:rsidP="00B047D8">
      <w:r>
        <w:rPr>
          <w:rStyle w:val="CommentReference"/>
        </w:rPr>
        <w:annotationRef/>
      </w:r>
      <w:r>
        <w:rPr>
          <w:color w:val="000000"/>
          <w:sz w:val="20"/>
          <w:szCs w:val="20"/>
        </w:rPr>
        <w:t>Not just if these will be useful but just in case</w:t>
      </w:r>
    </w:p>
    <w:p w14:paraId="1732140F" w14:textId="77777777" w:rsidR="00D96F75" w:rsidRDefault="00D96F75" w:rsidP="00B047D8"/>
    <w:p w14:paraId="77382E88" w14:textId="77777777" w:rsidR="00D96F75" w:rsidRDefault="00E0267E" w:rsidP="00B047D8">
      <w:hyperlink r:id="rId1" w:history="1">
        <w:r w:rsidR="00D96F75" w:rsidRPr="009C377D">
          <w:rPr>
            <w:rStyle w:val="Hyperlink"/>
            <w:sz w:val="20"/>
            <w:szCs w:val="20"/>
          </w:rPr>
          <w:t>https://besjournals.onlinelibrary.wiley.com/doi/full/10.1111/1365-2656.13538</w:t>
        </w:r>
      </w:hyperlink>
    </w:p>
    <w:p w14:paraId="415E0241" w14:textId="77777777" w:rsidR="00D96F75" w:rsidRDefault="00D96F75" w:rsidP="00B047D8"/>
    <w:p w14:paraId="4E89525A" w14:textId="77777777" w:rsidR="00D96F75" w:rsidRDefault="00E0267E" w:rsidP="00B047D8">
      <w:hyperlink r:id="rId2" w:history="1">
        <w:r w:rsidR="00D96F75" w:rsidRPr="009C377D">
          <w:rPr>
            <w:rStyle w:val="Hyperlink"/>
            <w:sz w:val="20"/>
            <w:szCs w:val="20"/>
          </w:rPr>
          <w:t>https://www.frontiersin.org/articles/10.3389/fmars.2022.870308/full</w:t>
        </w:r>
      </w:hyperlink>
    </w:p>
    <w:p w14:paraId="05291F44" w14:textId="77777777" w:rsidR="00D96F75" w:rsidRDefault="00D96F75" w:rsidP="00B047D8"/>
    <w:p w14:paraId="15A11BA5" w14:textId="77777777" w:rsidR="00D96F75" w:rsidRDefault="00D96F75" w:rsidP="00B047D8"/>
    <w:p w14:paraId="60AE354C" w14:textId="77777777" w:rsidR="00D96F75" w:rsidRDefault="00D96F75" w:rsidP="00B047D8">
      <w:r>
        <w:rPr>
          <w:color w:val="000000"/>
          <w:sz w:val="20"/>
          <w:szCs w:val="20"/>
        </w:rPr>
        <w:t>(terrestrial)</w:t>
      </w:r>
    </w:p>
    <w:p w14:paraId="163F92D5" w14:textId="77777777" w:rsidR="00D96F75" w:rsidRDefault="00E0267E" w:rsidP="00B047D8">
      <w:hyperlink r:id="rId3" w:history="1">
        <w:r w:rsidR="00D96F75" w:rsidRPr="009C377D">
          <w:rPr>
            <w:rStyle w:val="Hyperlink"/>
            <w:sz w:val="20"/>
            <w:szCs w:val="20"/>
          </w:rPr>
          <w:t>https://nsojournals.onlinelibrary.wiley.com/doi/full/10.1111/oik.08554?casa_token=q0Ts27QOSPQAAAAA%3A0RcNePOPnD5nQnh6J2HIpqpBJ51swMASybHeVcnYZQNrRg_O7PiQiN8gVBN8MjtkDyFIbKFsGa3_Qqyy</w:t>
        </w:r>
      </w:hyperlink>
    </w:p>
    <w:p w14:paraId="1FF0B046" w14:textId="77777777" w:rsidR="00D96F75" w:rsidRDefault="00D96F75" w:rsidP="00B047D8"/>
    <w:p w14:paraId="6FA73E6D" w14:textId="77777777" w:rsidR="00D96F75" w:rsidRDefault="00D96F75" w:rsidP="00B047D8"/>
    <w:p w14:paraId="5E99F29A" w14:textId="77777777" w:rsidR="00D96F75" w:rsidRDefault="00D96F75" w:rsidP="00B047D8"/>
  </w:comment>
  <w:comment w:id="13" w:author="Kieran Cox" w:date="2024-03-22T07:38:00Z" w:initials="KC">
    <w:p w14:paraId="7B591026" w14:textId="77777777" w:rsidR="00D96F75" w:rsidRDefault="00D96F75" w:rsidP="00BB6F7F">
      <w:r>
        <w:rPr>
          <w:rStyle w:val="CommentReference"/>
        </w:rPr>
        <w:annotationRef/>
      </w:r>
      <w:r>
        <w:rPr>
          <w:color w:val="000000"/>
          <w:sz w:val="20"/>
          <w:szCs w:val="20"/>
        </w:rPr>
        <w:t xml:space="preserve">I couldn’t come up with terms to get away from ‘variability drives variation’ without going to something that doesn’t reduce the front end, but perhaps you can think of a term to switch in </w:t>
      </w:r>
    </w:p>
  </w:comment>
  <w:comment w:id="15" w:author="Kieran Cox" w:date="2024-03-21T15:50:00Z" w:initials="KC">
    <w:p w14:paraId="7DE1196E" w14:textId="77777777" w:rsidR="00D96F75" w:rsidRDefault="00D96F75" w:rsidP="00D93294">
      <w:r>
        <w:rPr>
          <w:rStyle w:val="CommentReference"/>
        </w:rPr>
        <w:annotationRef/>
      </w:r>
      <w:r>
        <w:rPr>
          <w:color w:val="000000"/>
          <w:sz w:val="20"/>
          <w:szCs w:val="20"/>
        </w:rPr>
        <w:t xml:space="preserve">You don’t use this a huge amount and it’s an important term, so think about using CND in the abstract, but then writing it out in the main text </w:t>
      </w:r>
      <w:proofErr w:type="gramStart"/>
      <w:r>
        <w:rPr>
          <w:color w:val="000000"/>
          <w:sz w:val="20"/>
          <w:szCs w:val="20"/>
        </w:rPr>
        <w:t>cause</w:t>
      </w:r>
      <w:proofErr w:type="gramEnd"/>
      <w:r>
        <w:rPr>
          <w:color w:val="000000"/>
          <w:sz w:val="20"/>
          <w:szCs w:val="20"/>
        </w:rPr>
        <w:t xml:space="preserve"> people read papers so selectively these days the will likely miss this</w:t>
      </w:r>
    </w:p>
  </w:comment>
  <w:comment w:id="16" w:author="Kieran Cox" w:date="2024-03-21T14:10:00Z" w:initials="KC">
    <w:p w14:paraId="24EF6609" w14:textId="34193753" w:rsidR="00D96F75" w:rsidRDefault="00D96F75" w:rsidP="00171DD6">
      <w:r>
        <w:rPr>
          <w:rStyle w:val="CommentReference"/>
        </w:rPr>
        <w:annotationRef/>
      </w:r>
      <w:r>
        <w:rPr>
          <w:color w:val="000000"/>
          <w:sz w:val="20"/>
          <w:szCs w:val="20"/>
        </w:rPr>
        <w:t xml:space="preserve">You’ve got back-to-back ‘meaningful’ based statements, so if you want, you could crisp this up a bit. </w:t>
      </w:r>
    </w:p>
    <w:p w14:paraId="0F2A338D" w14:textId="77777777" w:rsidR="00D96F75" w:rsidRDefault="00D96F75" w:rsidP="00171DD6"/>
    <w:p w14:paraId="47128156" w14:textId="77777777" w:rsidR="00D96F75" w:rsidRDefault="00D96F75" w:rsidP="00171DD6">
      <w:r>
        <w:rPr>
          <w:color w:val="000000"/>
          <w:sz w:val="20"/>
          <w:szCs w:val="20"/>
        </w:rPr>
        <w:t xml:space="preserve">Also, ‘meaning variation across spatial and temporal scale’ isn’t clear as a term </w:t>
      </w:r>
      <w:proofErr w:type="gramStart"/>
      <w:r>
        <w:rPr>
          <w:color w:val="000000"/>
          <w:sz w:val="20"/>
          <w:szCs w:val="20"/>
        </w:rPr>
        <w:t>cause</w:t>
      </w:r>
      <w:proofErr w:type="gramEnd"/>
      <w:r>
        <w:rPr>
          <w:color w:val="000000"/>
          <w:sz w:val="20"/>
          <w:szCs w:val="20"/>
        </w:rPr>
        <w:t xml:space="preserve"> what is varying isn’t indicated</w:t>
      </w:r>
    </w:p>
  </w:comment>
  <w:comment w:id="17" w:author="Kieran Cox" w:date="2024-03-21T14:12:00Z" w:initials="KC">
    <w:p w14:paraId="768FB895" w14:textId="77777777" w:rsidR="00D96F75" w:rsidRDefault="00D96F75" w:rsidP="009500AF">
      <w:r>
        <w:rPr>
          <w:rStyle w:val="CommentReference"/>
        </w:rPr>
        <w:annotationRef/>
      </w:r>
      <w:r>
        <w:rPr>
          <w:sz w:val="20"/>
          <w:szCs w:val="20"/>
        </w:rPr>
        <w:t xml:space="preserve">However, consumer-regenerated nutrients’ contribution to ecological processes remains unclear. </w:t>
      </w:r>
      <w:r>
        <w:rPr>
          <w:sz w:val="20"/>
          <w:szCs w:val="20"/>
        </w:rPr>
        <w:cr/>
        <w:t>Or</w:t>
      </w:r>
      <w:r>
        <w:rPr>
          <w:sz w:val="20"/>
          <w:szCs w:val="20"/>
        </w:rPr>
        <w:cr/>
        <w:t xml:space="preserve">However, the ecological importance of consumer-regenerated nutrients remains unresolved. </w:t>
      </w:r>
    </w:p>
  </w:comment>
  <w:comment w:id="18" w:author="Kieran Cox" w:date="2024-03-21T14:13:00Z" w:initials="KC">
    <w:p w14:paraId="5D259939" w14:textId="77777777" w:rsidR="00D96F75" w:rsidRDefault="00D96F75" w:rsidP="009500AF">
      <w:r>
        <w:rPr>
          <w:rStyle w:val="CommentReference"/>
        </w:rPr>
        <w:annotationRef/>
      </w:r>
      <w:r>
        <w:rPr>
          <w:color w:val="000000"/>
          <w:sz w:val="20"/>
          <w:szCs w:val="20"/>
        </w:rPr>
        <w:t>could pull</w:t>
      </w:r>
    </w:p>
  </w:comment>
  <w:comment w:id="19" w:author="Kieran Cox" w:date="2024-03-21T14:14:00Z" w:initials="KC">
    <w:p w14:paraId="3DE0D48A" w14:textId="77777777" w:rsidR="00D96F75" w:rsidRDefault="00D96F75" w:rsidP="009500AF">
      <w:r>
        <w:rPr>
          <w:rStyle w:val="CommentReference"/>
        </w:rPr>
        <w:annotationRef/>
      </w:r>
      <w:r>
        <w:rPr>
          <w:color w:val="000000"/>
          <w:sz w:val="20"/>
          <w:szCs w:val="20"/>
        </w:rPr>
        <w:t>is there some ‘We need to know more about pee!’ paper you can cite here</w:t>
      </w:r>
    </w:p>
  </w:comment>
  <w:comment w:id="20" w:author="Kieran Cox" w:date="2024-03-21T12:27:00Z" w:initials="KC">
    <w:p w14:paraId="7CBECB88" w14:textId="624D5EEF" w:rsidR="00D96F75" w:rsidRDefault="00D96F75" w:rsidP="00F86B25">
      <w:r>
        <w:rPr>
          <w:rStyle w:val="CommentReference"/>
        </w:rPr>
        <w:annotationRef/>
      </w:r>
      <w:r>
        <w:rPr>
          <w:color w:val="000000"/>
          <w:sz w:val="20"/>
          <w:szCs w:val="20"/>
        </w:rPr>
        <w:t xml:space="preserve">I don’t know this </w:t>
      </w:r>
      <w:proofErr w:type="gramStart"/>
      <w:r>
        <w:rPr>
          <w:color w:val="000000"/>
          <w:sz w:val="20"/>
          <w:szCs w:val="20"/>
        </w:rPr>
        <w:t>data</w:t>
      </w:r>
      <w:proofErr w:type="gramEnd"/>
      <w:r>
        <w:rPr>
          <w:color w:val="000000"/>
          <w:sz w:val="20"/>
          <w:szCs w:val="20"/>
        </w:rPr>
        <w:t xml:space="preserve"> so this may be what you mean but this sounds as if productivity is increasing as you move away from the reef. If you switch proximity for distance, what I mean is </w:t>
      </w:r>
      <w:proofErr w:type="gramStart"/>
      <w:r>
        <w:rPr>
          <w:color w:val="000000"/>
          <w:sz w:val="20"/>
          <w:szCs w:val="20"/>
        </w:rPr>
        <w:t>more clear</w:t>
      </w:r>
      <w:proofErr w:type="gramEnd"/>
      <w:r>
        <w:rPr>
          <w:color w:val="000000"/>
          <w:sz w:val="20"/>
          <w:szCs w:val="20"/>
        </w:rPr>
        <w:t xml:space="preserve">. A few optional revisions to clarify this, one being </w:t>
      </w:r>
    </w:p>
    <w:p w14:paraId="3E932807" w14:textId="77777777" w:rsidR="00D96F75" w:rsidRDefault="00D96F75" w:rsidP="00F86B25"/>
    <w:p w14:paraId="2E7365B1" w14:textId="77777777" w:rsidR="00D96F75" w:rsidRDefault="00D96F75" w:rsidP="00F86B25">
      <w:r>
        <w:rPr>
          <w:color w:val="000000"/>
          <w:sz w:val="20"/>
          <w:szCs w:val="20"/>
        </w:rPr>
        <w:t xml:space="preserve">…, productivity decreases within increasing proximity to reefs </w:t>
      </w:r>
      <w:proofErr w:type="gramStart"/>
      <w:r>
        <w:rPr>
          <w:color w:val="000000"/>
          <w:sz w:val="20"/>
          <w:szCs w:val="20"/>
        </w:rPr>
        <w:t>with..</w:t>
      </w:r>
      <w:proofErr w:type="gramEnd"/>
      <w:r>
        <w:rPr>
          <w:color w:val="000000"/>
          <w:sz w:val="20"/>
          <w:szCs w:val="20"/>
        </w:rPr>
        <w:t xml:space="preserve"> </w:t>
      </w:r>
    </w:p>
    <w:p w14:paraId="1C110647" w14:textId="77777777" w:rsidR="00D96F75" w:rsidRDefault="00D96F75" w:rsidP="00F86B25"/>
    <w:p w14:paraId="542A9680" w14:textId="77777777" w:rsidR="00D96F75" w:rsidRDefault="00D96F75" w:rsidP="00F86B25">
      <w:r>
        <w:rPr>
          <w:color w:val="000000"/>
          <w:sz w:val="20"/>
          <w:szCs w:val="20"/>
        </w:rPr>
        <w:t>productivity increases towards reefs with…</w:t>
      </w:r>
    </w:p>
    <w:p w14:paraId="0A4FE0AC" w14:textId="77777777" w:rsidR="00D96F75" w:rsidRDefault="00D96F75" w:rsidP="00F86B25"/>
  </w:comment>
  <w:comment w:id="21" w:author="Em Lim" w:date="2024-03-26T08:58:00Z" w:initials="EL">
    <w:p w14:paraId="44A2690B" w14:textId="020A37E1" w:rsidR="00D96F75" w:rsidRDefault="00D96F75">
      <w:pPr>
        <w:pStyle w:val="CommentText"/>
      </w:pPr>
      <w:r>
        <w:rPr>
          <w:rStyle w:val="CommentReference"/>
        </w:rPr>
        <w:annotationRef/>
      </w:r>
      <w:r>
        <w:t>proximity meaning nearness: more productivity the closer you get to reefs</w:t>
      </w:r>
    </w:p>
  </w:comment>
  <w:comment w:id="23" w:author="Kieran Cox" w:date="2024-03-21T14:20:00Z" w:initials="KC">
    <w:p w14:paraId="16B9DBAC" w14:textId="77777777" w:rsidR="00D96F75" w:rsidRDefault="00D96F75" w:rsidP="009500AF">
      <w:r>
        <w:rPr>
          <w:rStyle w:val="CommentReference"/>
        </w:rPr>
        <w:annotationRef/>
      </w:r>
      <w:r>
        <w:rPr>
          <w:color w:val="000000"/>
          <w:sz w:val="20"/>
          <w:szCs w:val="20"/>
        </w:rPr>
        <w:t xml:space="preserve">You know this literature well. Is this enough detail, or must you specify that the transport into a habitat occurs via excretion? or could it be </w:t>
      </w:r>
      <w:proofErr w:type="gramStart"/>
      <w:r>
        <w:rPr>
          <w:color w:val="000000"/>
          <w:sz w:val="20"/>
          <w:szCs w:val="20"/>
        </w:rPr>
        <w:t>more vague</w:t>
      </w:r>
      <w:proofErr w:type="gramEnd"/>
      <w:r>
        <w:rPr>
          <w:color w:val="000000"/>
          <w:sz w:val="20"/>
          <w:szCs w:val="20"/>
        </w:rPr>
        <w:t xml:space="preserve"> via “into the latter”</w:t>
      </w:r>
    </w:p>
  </w:comment>
  <w:comment w:id="24" w:author="Em Lim" w:date="2024-03-26T08:59:00Z" w:initials="EL">
    <w:p w14:paraId="5D0E611E" w14:textId="6CD030B1" w:rsidR="00D96F75" w:rsidRDefault="00D96F75">
      <w:pPr>
        <w:pStyle w:val="CommentText"/>
      </w:pPr>
      <w:r>
        <w:rPr>
          <w:rStyle w:val="CommentReference"/>
        </w:rPr>
        <w:annotationRef/>
      </w:r>
      <w:r>
        <w:t>They transport nitrogen both in their tissues and also excrete and egest nitrogen</w:t>
      </w:r>
    </w:p>
  </w:comment>
  <w:comment w:id="25" w:author="Kieran Cox" w:date="2024-03-21T14:21:00Z" w:initials="KC">
    <w:p w14:paraId="79822A56" w14:textId="77777777" w:rsidR="00D96F75" w:rsidRDefault="00D96F75" w:rsidP="009500AF">
      <w:r>
        <w:rPr>
          <w:rStyle w:val="CommentReference"/>
        </w:rPr>
        <w:annotationRef/>
      </w:r>
      <w:r>
        <w:rPr>
          <w:color w:val="000000"/>
          <w:sz w:val="20"/>
          <w:szCs w:val="20"/>
        </w:rPr>
        <w:t xml:space="preserve">This means they are taking it up and moving it </w:t>
      </w:r>
      <w:proofErr w:type="spellStart"/>
      <w:r>
        <w:rPr>
          <w:color w:val="000000"/>
          <w:sz w:val="20"/>
          <w:szCs w:val="20"/>
        </w:rPr>
        <w:t>ya</w:t>
      </w:r>
      <w:proofErr w:type="spellEnd"/>
      <w:r>
        <w:rPr>
          <w:color w:val="000000"/>
          <w:sz w:val="20"/>
          <w:szCs w:val="20"/>
        </w:rPr>
        <w:t>? Where ‘deposit’ would mean they are releasing it over the distance. Just flagging this in case you mean deposit instead of transport</w:t>
      </w:r>
    </w:p>
  </w:comment>
  <w:comment w:id="26" w:author="Em Lim" w:date="2024-03-26T09:01:00Z" w:initials="EL">
    <w:p w14:paraId="12DBEEB1" w14:textId="685D58D5" w:rsidR="00D96F75" w:rsidRDefault="00D96F75">
      <w:pPr>
        <w:pStyle w:val="CommentText"/>
      </w:pPr>
      <w:r>
        <w:rPr>
          <w:rStyle w:val="CommentReference"/>
        </w:rPr>
        <w:annotationRef/>
      </w:r>
      <w:r>
        <w:t>They are both taking it up and moving it (eating food in one place, assimilating that N into their tissues, and then swimming somewhere else) and depositing it (excreting that N over their migration path)</w:t>
      </w:r>
    </w:p>
  </w:comment>
  <w:comment w:id="27" w:author="Kieran Cox" w:date="2024-03-21T14:22:00Z" w:initials="KC">
    <w:p w14:paraId="0A3BC77C" w14:textId="77777777" w:rsidR="00D96F75" w:rsidRDefault="00D96F75" w:rsidP="002B400A">
      <w:r>
        <w:rPr>
          <w:rStyle w:val="CommentReference"/>
        </w:rPr>
        <w:annotationRef/>
      </w:r>
      <w:r>
        <w:rPr>
          <w:color w:val="000000"/>
          <w:sz w:val="20"/>
          <w:szCs w:val="20"/>
        </w:rPr>
        <w:t>You could cite a few of the papers you have already referenced here</w:t>
      </w:r>
    </w:p>
  </w:comment>
  <w:comment w:id="28" w:author="Kieran Cox" w:date="2024-03-21T15:25:00Z" w:initials="KC">
    <w:p w14:paraId="19217904" w14:textId="77777777" w:rsidR="00D96F75" w:rsidRDefault="00D96F75" w:rsidP="00EF7628">
      <w:r>
        <w:rPr>
          <w:rStyle w:val="CommentReference"/>
        </w:rPr>
        <w:annotationRef/>
      </w:r>
      <w:r>
        <w:rPr>
          <w:color w:val="000000"/>
          <w:sz w:val="20"/>
          <w:szCs w:val="20"/>
        </w:rPr>
        <w:t>it could be neat to frame this on what is the primary focus, more so than on the past.</w:t>
      </w:r>
    </w:p>
    <w:p w14:paraId="342C4501" w14:textId="77777777" w:rsidR="00D96F75" w:rsidRDefault="00D96F75" w:rsidP="00EF7628">
      <w:r>
        <w:rPr>
          <w:color w:val="000000"/>
          <w:sz w:val="20"/>
          <w:szCs w:val="20"/>
        </w:rPr>
        <w:t>so</w:t>
      </w:r>
    </w:p>
    <w:p w14:paraId="215FF3D5" w14:textId="77777777" w:rsidR="00D96F75" w:rsidRDefault="00D96F75" w:rsidP="00EF7628">
      <w:r>
        <w:rPr>
          <w:color w:val="000000"/>
          <w:sz w:val="20"/>
          <w:szCs w:val="20"/>
        </w:rPr>
        <w:t xml:space="preserve">… has predominately focused on… </w:t>
      </w:r>
    </w:p>
    <w:p w14:paraId="7919FC41" w14:textId="77777777" w:rsidR="00D96F75" w:rsidRDefault="00D96F75" w:rsidP="00EF7628">
      <w:r>
        <w:rPr>
          <w:color w:val="000000"/>
          <w:sz w:val="20"/>
          <w:szCs w:val="20"/>
        </w:rPr>
        <w:t>then add citations of more recent work</w:t>
      </w:r>
    </w:p>
    <w:p w14:paraId="306E3770" w14:textId="77777777" w:rsidR="00D96F75" w:rsidRDefault="00D96F75" w:rsidP="00EF7628"/>
  </w:comment>
  <w:comment w:id="30" w:author="Em Lim" w:date="2024-02-15T16:17:00Z" w:initials="EL">
    <w:p w14:paraId="768B22C3" w14:textId="1B7F6235" w:rsidR="00D96F75" w:rsidRDefault="00D96F75">
      <w:pPr>
        <w:pStyle w:val="CommentText"/>
      </w:pPr>
      <w:r>
        <w:rPr>
          <w:rStyle w:val="CommentReference"/>
        </w:rPr>
        <w:annotationRef/>
      </w:r>
      <w:r>
        <w:t xml:space="preserve">I am using </w:t>
      </w:r>
      <w:proofErr w:type="spellStart"/>
      <w:r>
        <w:t>Broitman</w:t>
      </w:r>
      <w:proofErr w:type="spellEnd"/>
      <w:r>
        <w:t xml:space="preserve"> et al 2001’s definitions:</w:t>
      </w:r>
    </w:p>
    <w:p w14:paraId="2DCD498C" w14:textId="77777777" w:rsidR="00D96F75" w:rsidRDefault="00D96F75">
      <w:pPr>
        <w:pStyle w:val="CommentText"/>
      </w:pPr>
      <w:r>
        <w:t>Small-scale = local scale = 1 – 100m2</w:t>
      </w:r>
    </w:p>
    <w:p w14:paraId="3B87A7AA" w14:textId="77777777" w:rsidR="00D96F75" w:rsidRDefault="00D96F75">
      <w:pPr>
        <w:pStyle w:val="CommentText"/>
      </w:pPr>
      <w:proofErr w:type="spellStart"/>
      <w:r>
        <w:t>Meso</w:t>
      </w:r>
      <w:proofErr w:type="spellEnd"/>
      <w:r>
        <w:t>-scale = 10 – 100 km</w:t>
      </w:r>
    </w:p>
    <w:p w14:paraId="5E21FE31" w14:textId="3F144AE5" w:rsidR="00D96F75" w:rsidRDefault="00D96F75">
      <w:pPr>
        <w:pStyle w:val="CommentText"/>
      </w:pPr>
      <w:r>
        <w:t>Large-scale = biogeographic scale = 100 – 1000 km</w:t>
      </w:r>
    </w:p>
  </w:comment>
  <w:comment w:id="29" w:author="Kieran Cox" w:date="2024-03-21T15:32:00Z" w:initials="KC">
    <w:p w14:paraId="56D94D69" w14:textId="77777777" w:rsidR="00D96F75" w:rsidRDefault="00D96F75" w:rsidP="00EF7628">
      <w:r>
        <w:rPr>
          <w:rStyle w:val="CommentReference"/>
        </w:rPr>
        <w:annotationRef/>
      </w:r>
      <w:r>
        <w:rPr>
          <w:color w:val="000000"/>
          <w:sz w:val="20"/>
          <w:szCs w:val="20"/>
        </w:rPr>
        <w:t xml:space="preserve">in a few places there is a lot of overlap in the terms used in multiple sentences, which is </w:t>
      </w:r>
      <w:proofErr w:type="gramStart"/>
      <w:r>
        <w:rPr>
          <w:color w:val="000000"/>
          <w:sz w:val="20"/>
          <w:szCs w:val="20"/>
        </w:rPr>
        <w:t>ok</w:t>
      </w:r>
      <w:proofErr w:type="gramEnd"/>
      <w:r>
        <w:rPr>
          <w:color w:val="000000"/>
          <w:sz w:val="20"/>
          <w:szCs w:val="20"/>
        </w:rPr>
        <w:t xml:space="preserve"> but it can influence flow, for this, you could go to </w:t>
      </w:r>
    </w:p>
    <w:p w14:paraId="697B9162" w14:textId="77777777" w:rsidR="00D96F75" w:rsidRDefault="00D96F75" w:rsidP="00EF7628"/>
    <w:p w14:paraId="44853E15" w14:textId="77777777" w:rsidR="00D96F75" w:rsidRDefault="00D96F75" w:rsidP="00EF7628">
      <w:r>
        <w:rPr>
          <w:color w:val="000000"/>
          <w:sz w:val="20"/>
          <w:szCs w:val="20"/>
        </w:rPr>
        <w:t>For example, intertidal mussel beds contribute to variation in nitrogen via regenerative processes along a coastline with varying mussel cover.</w:t>
      </w:r>
    </w:p>
    <w:p w14:paraId="46AB9188" w14:textId="77777777" w:rsidR="00D96F75" w:rsidRDefault="00D96F75" w:rsidP="00EF7628">
      <w:r>
        <w:rPr>
          <w:color w:val="000000"/>
          <w:sz w:val="20"/>
          <w:szCs w:val="20"/>
        </w:rPr>
        <w:t>Or</w:t>
      </w:r>
    </w:p>
    <w:p w14:paraId="3EFAE972" w14:textId="77777777" w:rsidR="00D96F75" w:rsidRDefault="00D96F75" w:rsidP="00EF7628">
      <w:r>
        <w:rPr>
          <w:color w:val="000000"/>
          <w:sz w:val="20"/>
          <w:szCs w:val="20"/>
        </w:rPr>
        <w:t>For example, the amount of nitrogen intertidal mussel beds contribute to a coastline varies with mussel cover.</w:t>
      </w:r>
    </w:p>
    <w:p w14:paraId="3ADA887D" w14:textId="77777777" w:rsidR="00D96F75" w:rsidRDefault="00D96F75" w:rsidP="00EF7628"/>
    <w:p w14:paraId="6CB30796" w14:textId="77777777" w:rsidR="00D96F75" w:rsidRDefault="00D96F75" w:rsidP="00EF7628"/>
    <w:p w14:paraId="2B370014" w14:textId="77777777" w:rsidR="00D96F75" w:rsidRDefault="00D96F75" w:rsidP="00EF7628"/>
    <w:p w14:paraId="780AB908" w14:textId="77777777" w:rsidR="00D96F75" w:rsidRDefault="00D96F75" w:rsidP="00EF7628"/>
    <w:p w14:paraId="4E6969D5" w14:textId="77777777" w:rsidR="00D96F75" w:rsidRDefault="00D96F75" w:rsidP="00EF7628">
      <w:r>
        <w:rPr>
          <w:color w:val="000000"/>
          <w:sz w:val="20"/>
          <w:szCs w:val="20"/>
        </w:rPr>
        <w:t>If you make this change, you could put ‘</w:t>
      </w:r>
      <w:proofErr w:type="spellStart"/>
      <w:r>
        <w:rPr>
          <w:color w:val="000000"/>
          <w:sz w:val="20"/>
          <w:szCs w:val="20"/>
        </w:rPr>
        <w:t>meso</w:t>
      </w:r>
      <w:proofErr w:type="spellEnd"/>
      <w:r>
        <w:rPr>
          <w:color w:val="000000"/>
          <w:sz w:val="20"/>
          <w:szCs w:val="20"/>
        </w:rPr>
        <w:t>-scale (i.e., 10 to 100 km) variation’ in the previous sentence as that’s when it is first used</w:t>
      </w:r>
    </w:p>
    <w:p w14:paraId="3D0DE905" w14:textId="77777777" w:rsidR="00D96F75" w:rsidRDefault="00D96F75" w:rsidP="00EF7628"/>
    <w:p w14:paraId="2DDBA4FF" w14:textId="77777777" w:rsidR="00D96F75" w:rsidRDefault="00D96F75" w:rsidP="00EF7628"/>
  </w:comment>
  <w:comment w:id="31" w:author="Kieran Cox" w:date="2024-03-21T16:02:00Z" w:initials="KC">
    <w:p w14:paraId="787EC27E" w14:textId="77777777" w:rsidR="00D96F75" w:rsidRDefault="00D96F75" w:rsidP="00C31EA3">
      <w:r>
        <w:rPr>
          <w:rStyle w:val="CommentReference"/>
        </w:rPr>
        <w:annotationRef/>
      </w:r>
      <w:r>
        <w:rPr>
          <w:color w:val="000000"/>
          <w:sz w:val="20"/>
          <w:szCs w:val="20"/>
        </w:rPr>
        <w:t xml:space="preserve">I really like this line as it feels more personal and paints a picture, but </w:t>
      </w:r>
      <w:proofErr w:type="spellStart"/>
      <w:r>
        <w:rPr>
          <w:color w:val="000000"/>
          <w:sz w:val="20"/>
          <w:szCs w:val="20"/>
        </w:rPr>
        <w:t>i</w:t>
      </w:r>
      <w:proofErr w:type="spellEnd"/>
      <w:r>
        <w:rPr>
          <w:color w:val="000000"/>
          <w:sz w:val="20"/>
          <w:szCs w:val="20"/>
        </w:rPr>
        <w:t xml:space="preserve"> think it then clashes with the line that follows the next cause there is a transition to sand near </w:t>
      </w:r>
      <w:proofErr w:type="gramStart"/>
      <w:r>
        <w:rPr>
          <w:color w:val="000000"/>
          <w:sz w:val="20"/>
          <w:szCs w:val="20"/>
        </w:rPr>
        <w:t>kelp</w:t>
      </w:r>
      <w:proofErr w:type="gramEnd"/>
      <w:r>
        <w:rPr>
          <w:color w:val="000000"/>
          <w:sz w:val="20"/>
          <w:szCs w:val="20"/>
        </w:rPr>
        <w:t xml:space="preserve"> but it feels like you should still be talking about the water column above mussels, so perhaps just</w:t>
      </w:r>
    </w:p>
    <w:p w14:paraId="799EE8C4" w14:textId="77777777" w:rsidR="00D96F75" w:rsidRDefault="00D96F75" w:rsidP="00C31EA3">
      <w:r>
        <w:rPr>
          <w:color w:val="000000"/>
          <w:sz w:val="20"/>
          <w:szCs w:val="20"/>
        </w:rPr>
        <w:t xml:space="preserve">Along wave-exposed shorelines, </w:t>
      </w:r>
    </w:p>
  </w:comment>
  <w:comment w:id="33" w:author="Kieran Cox" w:date="2024-03-21T15:36:00Z" w:initials="KC">
    <w:p w14:paraId="383DFAA4" w14:textId="201595C2" w:rsidR="00D96F75" w:rsidRDefault="00D96F75" w:rsidP="007A1A41">
      <w:r>
        <w:rPr>
          <w:rStyle w:val="CommentReference"/>
        </w:rPr>
        <w:annotationRef/>
      </w:r>
      <w:proofErr w:type="spellStart"/>
      <w:r>
        <w:rPr>
          <w:color w:val="000000"/>
          <w:sz w:val="20"/>
          <w:szCs w:val="20"/>
        </w:rPr>
        <w:t>i</w:t>
      </w:r>
      <w:proofErr w:type="spellEnd"/>
      <w:r>
        <w:rPr>
          <w:color w:val="000000"/>
          <w:sz w:val="20"/>
          <w:szCs w:val="20"/>
        </w:rPr>
        <w:t xml:space="preserve"> know that variation is the important theme here, but the term is commonly up a lot, and many of the statements are now about disproportion contributions of nitrogen and processes that structure, so I think you can make the statements less about variation/variability, and more about disproportion contributions/processes and it will be clear but avoid a feeling of being repetition</w:t>
      </w:r>
    </w:p>
  </w:comment>
  <w:comment w:id="34" w:author="Kieran Cox" w:date="2024-03-21T15:39:00Z" w:initials="KC">
    <w:p w14:paraId="6B690857" w14:textId="77777777" w:rsidR="00D96F75" w:rsidRDefault="00D96F75" w:rsidP="00BB6F7F">
      <w:r>
        <w:rPr>
          <w:rStyle w:val="CommentReference"/>
        </w:rPr>
        <w:annotationRef/>
      </w:r>
      <w:r>
        <w:rPr>
          <w:sz w:val="20"/>
          <w:szCs w:val="20"/>
        </w:rPr>
        <w:t xml:space="preserve">This will also address places where variation isn’t a ‘thing’ in that you need to state what is varying, like this statement where mussels are contributing to local variation by contributing nitrogen, when </w:t>
      </w:r>
      <w:proofErr w:type="gramStart"/>
      <w:r>
        <w:rPr>
          <w:sz w:val="20"/>
          <w:szCs w:val="20"/>
        </w:rPr>
        <w:t>really</w:t>
      </w:r>
      <w:proofErr w:type="gramEnd"/>
      <w:r>
        <w:rPr>
          <w:sz w:val="20"/>
          <w:szCs w:val="20"/>
        </w:rPr>
        <w:t xml:space="preserve"> it’s their nitrogen contributions that contribute to variation in nitrogen (that’s a bit of a tongue twister so I hope you get what I mean)</w:t>
      </w:r>
    </w:p>
  </w:comment>
  <w:comment w:id="35" w:author="Kieran Cox" w:date="2024-03-21T15:51:00Z" w:initials="KC">
    <w:p w14:paraId="5C37A6F8" w14:textId="6FA49627" w:rsidR="00D96F75" w:rsidRDefault="00D96F75" w:rsidP="00D93294">
      <w:r>
        <w:rPr>
          <w:rStyle w:val="CommentReference"/>
        </w:rPr>
        <w:annotationRef/>
      </w:r>
      <w:r>
        <w:rPr>
          <w:color w:val="000000"/>
          <w:sz w:val="20"/>
          <w:szCs w:val="20"/>
        </w:rPr>
        <w:t>It’ll need a polish but an optional revision for this sentence</w:t>
      </w:r>
    </w:p>
    <w:p w14:paraId="5E0D535B" w14:textId="77777777" w:rsidR="00D96F75" w:rsidRDefault="00D96F75" w:rsidP="00D93294">
      <w:r>
        <w:rPr>
          <w:color w:val="000000"/>
          <w:sz w:val="20"/>
          <w:szCs w:val="20"/>
        </w:rPr>
        <w:t xml:space="preserve">In a nearby wave-exposed shoreline, mussels also contribute to consumer-mediated nutrient dynamics on small, local-scales (1 – 100 m2) by increasing the concentration of nitrogen in the water column directly over the mussel beds. </w:t>
      </w:r>
    </w:p>
    <w:p w14:paraId="4043AD0A" w14:textId="77777777" w:rsidR="00D96F75" w:rsidRDefault="00D96F75" w:rsidP="00D93294"/>
    <w:p w14:paraId="3712A111" w14:textId="77777777" w:rsidR="00D96F75" w:rsidRDefault="00D96F75" w:rsidP="00D93294"/>
  </w:comment>
  <w:comment w:id="36" w:author="Kieran Cox" w:date="2024-03-21T16:12:00Z" w:initials="KC">
    <w:p w14:paraId="6B6DD224" w14:textId="77777777" w:rsidR="00D96F75" w:rsidRDefault="00D96F75" w:rsidP="007A283D">
      <w:r>
        <w:rPr>
          <w:rStyle w:val="CommentReference"/>
        </w:rPr>
        <w:annotationRef/>
      </w:r>
      <w:r>
        <w:rPr>
          <w:color w:val="000000"/>
          <w:sz w:val="20"/>
          <w:szCs w:val="20"/>
        </w:rPr>
        <w:t>just to caveat this a bit as there is probably a few places microbes are doing this</w:t>
      </w:r>
    </w:p>
  </w:comment>
  <w:comment w:id="39" w:author="Kieran Cox" w:date="2024-03-21T16:08:00Z" w:initials="KC">
    <w:p w14:paraId="13A734F5" w14:textId="2CA03FA4" w:rsidR="00D96F75" w:rsidRDefault="00D96F75" w:rsidP="007A283D">
      <w:r>
        <w:rPr>
          <w:rStyle w:val="CommentReference"/>
        </w:rPr>
        <w:annotationRef/>
      </w:r>
      <w:r>
        <w:rPr>
          <w:color w:val="000000"/>
          <w:sz w:val="20"/>
          <w:szCs w:val="20"/>
        </w:rPr>
        <w:t xml:space="preserve">Just checking, this process is occurring ‘in’ sandy sediments i.e. are the microbes in the sand? </w:t>
      </w:r>
    </w:p>
  </w:comment>
  <w:comment w:id="40" w:author="Kieran Cox" w:date="2024-03-21T16:12:00Z" w:initials="KC">
    <w:p w14:paraId="1F98E184" w14:textId="77777777" w:rsidR="00D96F75" w:rsidRDefault="00D96F75" w:rsidP="007A283D">
      <w:r>
        <w:rPr>
          <w:rStyle w:val="CommentReference"/>
        </w:rPr>
        <w:annotationRef/>
      </w:r>
      <w:r>
        <w:rPr>
          <w:color w:val="000000"/>
          <w:sz w:val="20"/>
          <w:szCs w:val="20"/>
        </w:rPr>
        <w:t xml:space="preserve">you could ‘zoom’ this out a bit </w:t>
      </w:r>
      <w:proofErr w:type="gramStart"/>
      <w:r>
        <w:rPr>
          <w:color w:val="000000"/>
          <w:sz w:val="20"/>
          <w:szCs w:val="20"/>
        </w:rPr>
        <w:t>cause</w:t>
      </w:r>
      <w:proofErr w:type="gramEnd"/>
      <w:r>
        <w:rPr>
          <w:color w:val="000000"/>
          <w:sz w:val="20"/>
          <w:szCs w:val="20"/>
        </w:rPr>
        <w:t xml:space="preserve"> this is your first mention of kelp forests, so something like, </w:t>
      </w:r>
    </w:p>
    <w:p w14:paraId="71356464" w14:textId="77777777" w:rsidR="00D96F75" w:rsidRDefault="00D96F75" w:rsidP="007A283D">
      <w:r>
        <w:rPr>
          <w:color w:val="000000"/>
          <w:sz w:val="20"/>
          <w:szCs w:val="20"/>
        </w:rPr>
        <w:t>… in marine sediments.</w:t>
      </w:r>
    </w:p>
  </w:comment>
  <w:comment w:id="41" w:author="Kieran Cox" w:date="2024-03-21T16:13:00Z" w:initials="KC">
    <w:p w14:paraId="58DA682D" w14:textId="77777777" w:rsidR="00D96F75" w:rsidRDefault="00D96F75" w:rsidP="007A283D">
      <w:r>
        <w:rPr>
          <w:rStyle w:val="CommentReference"/>
        </w:rPr>
        <w:annotationRef/>
      </w:r>
      <w:r>
        <w:rPr>
          <w:color w:val="000000"/>
          <w:sz w:val="20"/>
          <w:szCs w:val="20"/>
        </w:rPr>
        <w:t xml:space="preserve">nice, this paragraph wraps up super well </w:t>
      </w:r>
    </w:p>
  </w:comment>
  <w:comment w:id="42" w:author="Kieran Cox" w:date="2024-03-21T16:20:00Z" w:initials="KC">
    <w:p w14:paraId="26DE0AD2" w14:textId="77777777" w:rsidR="00D96F75" w:rsidRDefault="00D96F75" w:rsidP="003A204B">
      <w:r>
        <w:rPr>
          <w:rStyle w:val="CommentReference"/>
        </w:rPr>
        <w:annotationRef/>
      </w:r>
      <w:r>
        <w:rPr>
          <w:color w:val="000000"/>
          <w:sz w:val="20"/>
          <w:szCs w:val="20"/>
        </w:rPr>
        <w:t xml:space="preserve">the here we </w:t>
      </w:r>
      <w:proofErr w:type="gramStart"/>
      <w:r>
        <w:rPr>
          <w:color w:val="000000"/>
          <w:sz w:val="20"/>
          <w:szCs w:val="20"/>
        </w:rPr>
        <w:t>sounds</w:t>
      </w:r>
      <w:proofErr w:type="gramEnd"/>
      <w:r>
        <w:rPr>
          <w:color w:val="000000"/>
          <w:sz w:val="20"/>
          <w:szCs w:val="20"/>
        </w:rPr>
        <w:t xml:space="preserve"> like the start of the objective statement, but the rest of the paragraph is more information on the topic, so perhaps move away from that statement. I’m adding a few revisions in case you think that’s a good call. no pressure to keep them</w:t>
      </w:r>
    </w:p>
  </w:comment>
  <w:comment w:id="43" w:author="Kieran Cox" w:date="2024-03-21T16:25:00Z" w:initials="KC">
    <w:p w14:paraId="058364E9" w14:textId="77777777" w:rsidR="00D96F75" w:rsidRDefault="00D96F75" w:rsidP="003A204B">
      <w:r>
        <w:rPr>
          <w:rStyle w:val="CommentReference"/>
        </w:rPr>
        <w:annotationRef/>
      </w:r>
      <w:r>
        <w:rPr>
          <w:sz w:val="20"/>
          <w:szCs w:val="20"/>
        </w:rPr>
        <w:t xml:space="preserve">two alternative options, I pull ‘variation’ </w:t>
      </w:r>
      <w:proofErr w:type="gramStart"/>
      <w:r>
        <w:rPr>
          <w:sz w:val="20"/>
          <w:szCs w:val="20"/>
        </w:rPr>
        <w:t>cause</w:t>
      </w:r>
      <w:proofErr w:type="gramEnd"/>
      <w:r>
        <w:rPr>
          <w:sz w:val="20"/>
          <w:szCs w:val="20"/>
        </w:rPr>
        <w:t xml:space="preserve"> it’s inherit if something is animal-mediated then it will varying according to animals</w:t>
      </w:r>
      <w:r>
        <w:rPr>
          <w:sz w:val="20"/>
          <w:szCs w:val="20"/>
        </w:rPr>
        <w:cr/>
        <w:t>1) Contrary to experiments that focused on intertidal animals as sources of nitrogen, considerations of animal-mediated variation in nutrient availability in shallow subtidal rocky reef and kelp forest communities.</w:t>
      </w:r>
    </w:p>
    <w:p w14:paraId="3BA37015" w14:textId="77777777" w:rsidR="00D96F75" w:rsidRDefault="00D96F75" w:rsidP="003A204B">
      <w:r>
        <w:rPr>
          <w:sz w:val="20"/>
          <w:szCs w:val="20"/>
        </w:rPr>
        <w:cr/>
        <w:t xml:space="preserve">2) Considerations of animal-mediated nutrient availability in shallow subtidal rocky reef and kelp forest communities are lacking despite numerous experiments documenting intertidal animals as sources of nitrogen. </w:t>
      </w:r>
      <w:r>
        <w:rPr>
          <w:sz w:val="20"/>
          <w:szCs w:val="20"/>
        </w:rPr>
        <w:cr/>
      </w:r>
      <w:r>
        <w:rPr>
          <w:sz w:val="20"/>
          <w:szCs w:val="20"/>
        </w:rPr>
        <w:cr/>
      </w:r>
    </w:p>
  </w:comment>
  <w:comment w:id="44" w:author="Kieran Cox" w:date="2024-03-21T16:26:00Z" w:initials="KC">
    <w:p w14:paraId="3451F693" w14:textId="77777777" w:rsidR="00D96F75" w:rsidRDefault="00D96F75" w:rsidP="003A204B">
      <w:r>
        <w:rPr>
          <w:rStyle w:val="CommentReference"/>
        </w:rPr>
        <w:annotationRef/>
      </w:r>
      <w:r>
        <w:rPr>
          <w:color w:val="000000"/>
          <w:sz w:val="20"/>
          <w:szCs w:val="20"/>
        </w:rPr>
        <w:t>If you go with the 1) above, you could add</w:t>
      </w:r>
    </w:p>
    <w:p w14:paraId="1F0628F2" w14:textId="77777777" w:rsidR="00D96F75" w:rsidRDefault="00D96F75" w:rsidP="003A204B">
      <w:r>
        <w:rPr>
          <w:color w:val="000000"/>
          <w:sz w:val="20"/>
          <w:szCs w:val="20"/>
        </w:rPr>
        <w:t>This lack of understanding as persistent despite both of these habitats attracting dense…</w:t>
      </w:r>
    </w:p>
  </w:comment>
  <w:comment w:id="45" w:author="Kieran Cox" w:date="2024-03-21T16:30:00Z" w:initials="KC">
    <w:p w14:paraId="1A5AD971" w14:textId="77777777" w:rsidR="00D96F75" w:rsidRDefault="00D96F75" w:rsidP="00BB6F7F">
      <w:r>
        <w:rPr>
          <w:rStyle w:val="CommentReference"/>
        </w:rPr>
        <w:annotationRef/>
      </w:r>
      <w:r>
        <w:rPr>
          <w:sz w:val="20"/>
          <w:szCs w:val="20"/>
        </w:rPr>
        <w:t>I’m game for it, but if you use this term it may get flagged cause it was a buzz word like 10 years ago, and it’s got a pretty specific definitions, something like, “Biodiversity hotspots are regions that contain a high level of species diversity, many endemic species (species not found anywhere else in the world) and a significant number of threatened or endangered species” so it may be flagged by a reviewer and or during your thesis defense cause for marine systems biodiversity is the highest in coral reefs, seagrass beds, and mangrove, and kelp forests although awesome of few endemics</w:t>
      </w:r>
    </w:p>
  </w:comment>
  <w:comment w:id="46" w:author="Kieran Cox" w:date="2024-03-21T16:28:00Z" w:initials="KC">
    <w:p w14:paraId="69CE65A9" w14:textId="1FDE9601" w:rsidR="00D96F75" w:rsidRDefault="00D96F75" w:rsidP="003A204B">
      <w:r>
        <w:rPr>
          <w:rStyle w:val="CommentReference"/>
        </w:rPr>
        <w:annotationRef/>
      </w:r>
      <w:r>
        <w:rPr>
          <w:color w:val="000000"/>
          <w:sz w:val="20"/>
          <w:szCs w:val="20"/>
        </w:rPr>
        <w:t>The elevated levels of biomass and biodiversity that occur within these habitats may also contribute to.</w:t>
      </w:r>
    </w:p>
  </w:comment>
  <w:comment w:id="47" w:author="Kieran Cox" w:date="2024-03-21T16:35:00Z" w:initials="KC">
    <w:p w14:paraId="4D83A1E3" w14:textId="77777777" w:rsidR="00D96F75" w:rsidRDefault="00D96F75" w:rsidP="00477D12">
      <w:r>
        <w:rPr>
          <w:rStyle w:val="CommentReference"/>
        </w:rPr>
        <w:annotationRef/>
      </w:r>
      <w:r>
        <w:rPr>
          <w:color w:val="000000"/>
          <w:sz w:val="20"/>
          <w:szCs w:val="20"/>
        </w:rPr>
        <w:t xml:space="preserve">I hate when people flag something in a paper and then continue to flag it throughout so this is the last one </w:t>
      </w:r>
      <w:proofErr w:type="spellStart"/>
      <w:r>
        <w:rPr>
          <w:color w:val="000000"/>
          <w:sz w:val="20"/>
          <w:szCs w:val="20"/>
        </w:rPr>
        <w:t>i</w:t>
      </w:r>
      <w:proofErr w:type="spellEnd"/>
      <w:r>
        <w:rPr>
          <w:color w:val="000000"/>
          <w:sz w:val="20"/>
          <w:szCs w:val="20"/>
        </w:rPr>
        <w:t xml:space="preserve"> promise, and I am likely missing something, but the order of this term doesn’t seem to fit cause variability just means a varying pattern, so the statement is the contribution of nutrients to variance in a temperate… so what variability is in relation to isn’t clear</w:t>
      </w:r>
    </w:p>
  </w:comment>
  <w:comment w:id="48" w:author="Kieran Cox" w:date="2024-03-22T07:46:00Z" w:initials="KC">
    <w:p w14:paraId="24A6D6D0" w14:textId="77777777" w:rsidR="00D96F75" w:rsidRDefault="00D96F75" w:rsidP="00355A76">
      <w:r>
        <w:rPr>
          <w:rStyle w:val="CommentReference"/>
        </w:rPr>
        <w:annotationRef/>
      </w:r>
      <w:r>
        <w:rPr>
          <w:sz w:val="20"/>
          <w:szCs w:val="20"/>
        </w:rPr>
        <w:t>ok just saw below in the methods when you give this a definition. It could be worth including a mention of what is varying in the statement below, but for above it would be worth using an approach that is clear about what is varying, especially because you are aiming to look more at what correlates with nutrients, not what nutrients levels may be driving</w:t>
      </w:r>
    </w:p>
  </w:comment>
  <w:comment w:id="49" w:author="Kieran Cox" w:date="2024-03-21T16:37:00Z" w:initials="KC">
    <w:p w14:paraId="106FF508" w14:textId="1A0A4810" w:rsidR="00D96F75" w:rsidRDefault="00D96F75" w:rsidP="00477D12">
      <w:r>
        <w:rPr>
          <w:rStyle w:val="CommentReference"/>
        </w:rPr>
        <w:annotationRef/>
      </w:r>
      <w:r>
        <w:rPr>
          <w:color w:val="000000"/>
          <w:sz w:val="20"/>
          <w:szCs w:val="20"/>
        </w:rPr>
        <w:t>optional revisions</w:t>
      </w:r>
    </w:p>
    <w:p w14:paraId="3217FE03" w14:textId="77777777" w:rsidR="00D96F75" w:rsidRDefault="00D96F75" w:rsidP="00477D12">
      <w:r>
        <w:rPr>
          <w:color w:val="000000"/>
          <w:sz w:val="20"/>
          <w:szCs w:val="20"/>
        </w:rPr>
        <w:t xml:space="preserve">We aimed to quantify the ecological co-varieties that influence (OR contribute to) spatial variability in  </w:t>
      </w:r>
    </w:p>
    <w:p w14:paraId="5D788537" w14:textId="77777777" w:rsidR="00D96F75" w:rsidRDefault="00D96F75" w:rsidP="00477D12">
      <w:r>
        <w:rPr>
          <w:color w:val="000000"/>
          <w:sz w:val="20"/>
          <w:szCs w:val="20"/>
        </w:rPr>
        <w:t>regenerated nutrients within a temperate…</w:t>
      </w:r>
    </w:p>
    <w:p w14:paraId="2F749496" w14:textId="77777777" w:rsidR="00D96F75" w:rsidRDefault="00D96F75" w:rsidP="00477D12"/>
  </w:comment>
  <w:comment w:id="50" w:author="Kieran Cox" w:date="2024-03-21T16:38:00Z" w:initials="KC">
    <w:p w14:paraId="1163E39B" w14:textId="77777777" w:rsidR="00D96F75" w:rsidRDefault="00D96F75" w:rsidP="00477D12">
      <w:r>
        <w:rPr>
          <w:rStyle w:val="CommentReference"/>
        </w:rPr>
        <w:annotationRef/>
      </w:r>
      <w:r>
        <w:rPr>
          <w:color w:val="000000"/>
          <w:sz w:val="20"/>
          <w:szCs w:val="20"/>
        </w:rPr>
        <w:t>could pull</w:t>
      </w:r>
    </w:p>
  </w:comment>
  <w:comment w:id="51" w:author="Kieran Cox" w:date="2024-03-21T16:39:00Z" w:initials="KC">
    <w:p w14:paraId="5D0B4C1A" w14:textId="77777777" w:rsidR="00D96F75" w:rsidRDefault="00D96F75" w:rsidP="00477D12">
      <w:r>
        <w:rPr>
          <w:rStyle w:val="CommentReference"/>
        </w:rPr>
        <w:annotationRef/>
      </w:r>
      <w:r>
        <w:rPr>
          <w:color w:val="000000"/>
          <w:sz w:val="20"/>
          <w:szCs w:val="20"/>
        </w:rPr>
        <w:t xml:space="preserve">You could pull this </w:t>
      </w:r>
      <w:proofErr w:type="gramStart"/>
      <w:r>
        <w:rPr>
          <w:color w:val="000000"/>
          <w:sz w:val="20"/>
          <w:szCs w:val="20"/>
        </w:rPr>
        <w:t>cause</w:t>
      </w:r>
      <w:proofErr w:type="gramEnd"/>
      <w:r>
        <w:rPr>
          <w:color w:val="000000"/>
          <w:sz w:val="20"/>
          <w:szCs w:val="20"/>
        </w:rPr>
        <w:t xml:space="preserve"> it indicates that you are focusing on the variation so, like delta values or differences between sites, instead of measuring NH4, and then looking at the spatial trend to identify the variability and drivers</w:t>
      </w:r>
    </w:p>
  </w:comment>
  <w:comment w:id="52" w:author="Kieran Cox" w:date="2024-03-21T16:42:00Z" w:initials="KC">
    <w:p w14:paraId="42AD80B4" w14:textId="77777777" w:rsidR="00D96F75" w:rsidRDefault="00D96F75" w:rsidP="006B016A">
      <w:r>
        <w:rPr>
          <w:rStyle w:val="CommentReference"/>
        </w:rPr>
        <w:annotationRef/>
      </w:r>
      <w:r>
        <w:rPr>
          <w:color w:val="000000"/>
          <w:sz w:val="20"/>
          <w:szCs w:val="20"/>
        </w:rPr>
        <w:t>alt:</w:t>
      </w:r>
    </w:p>
    <w:p w14:paraId="69613DF6" w14:textId="77777777" w:rsidR="00D96F75" w:rsidRDefault="00D96F75" w:rsidP="006B016A">
      <w:r>
        <w:rPr>
          <w:color w:val="000000"/>
          <w:sz w:val="20"/>
          <w:szCs w:val="20"/>
        </w:rPr>
        <w:t>and across several meters</w:t>
      </w:r>
    </w:p>
  </w:comment>
  <w:comment w:id="53" w:author="Kieran Cox" w:date="2024-03-21T16:54:00Z" w:initials="KC">
    <w:p w14:paraId="458521D1" w14:textId="77777777" w:rsidR="00D96F75" w:rsidRDefault="00D96F75" w:rsidP="008D04B8">
      <w:r>
        <w:rPr>
          <w:rStyle w:val="CommentReference"/>
        </w:rPr>
        <w:annotationRef/>
      </w:r>
      <w:r>
        <w:rPr>
          <w:color w:val="000000"/>
          <w:sz w:val="20"/>
          <w:szCs w:val="20"/>
        </w:rPr>
        <w:t>Alt: the scale at which animal-driven nutrient variability is ecological relevant…</w:t>
      </w:r>
    </w:p>
    <w:p w14:paraId="1F6F1789" w14:textId="77777777" w:rsidR="00D96F75" w:rsidRDefault="00D96F75" w:rsidP="008D04B8">
      <w:r>
        <w:rPr>
          <w:color w:val="000000"/>
          <w:sz w:val="20"/>
          <w:szCs w:val="20"/>
        </w:rPr>
        <w:t>OR</w:t>
      </w:r>
    </w:p>
    <w:p w14:paraId="03E696A0" w14:textId="77777777" w:rsidR="00D96F75" w:rsidRDefault="00D96F75" w:rsidP="008D04B8">
      <w:r>
        <w:rPr>
          <w:color w:val="000000"/>
          <w:sz w:val="20"/>
          <w:szCs w:val="20"/>
        </w:rPr>
        <w:t>the scale at which CND is ecological relevant in this…</w:t>
      </w:r>
    </w:p>
    <w:p w14:paraId="5DC8135A" w14:textId="77777777" w:rsidR="00D96F75" w:rsidRDefault="00D96F75" w:rsidP="008D04B8"/>
  </w:comment>
  <w:comment w:id="54" w:author="Kieran Cox" w:date="2024-03-21T16:55:00Z" w:initials="KC">
    <w:p w14:paraId="35987A85" w14:textId="77777777" w:rsidR="00D96F75" w:rsidRDefault="00D96F75" w:rsidP="008D04B8">
      <w:r>
        <w:rPr>
          <w:rStyle w:val="CommentReference"/>
        </w:rPr>
        <w:annotationRef/>
      </w:r>
      <w:r>
        <w:rPr>
          <w:color w:val="000000"/>
          <w:sz w:val="20"/>
          <w:szCs w:val="20"/>
        </w:rPr>
        <w:t>alt: elucidate</w:t>
      </w:r>
    </w:p>
  </w:comment>
  <w:comment w:id="56" w:author="Kieran Cox" w:date="2024-03-21T16:59:00Z" w:initials="KC">
    <w:p w14:paraId="089269FA" w14:textId="4A80DD93" w:rsidR="00D96F75" w:rsidRDefault="00D96F75" w:rsidP="008D04B8">
      <w:r>
        <w:rPr>
          <w:rStyle w:val="CommentReference"/>
        </w:rPr>
        <w:annotationRef/>
      </w:r>
      <w:r>
        <w:rPr>
          <w:color w:val="000000"/>
          <w:sz w:val="20"/>
          <w:szCs w:val="20"/>
        </w:rPr>
        <w:t xml:space="preserve">You could ‘beef’ this up a bit if you want, and take the species list from the RLS and state is as the region is occupied by at least X fish, including… etc. </w:t>
      </w:r>
    </w:p>
    <w:p w14:paraId="73F857AF" w14:textId="77777777" w:rsidR="00D96F75" w:rsidRDefault="00D96F75" w:rsidP="008D04B8"/>
    <w:p w14:paraId="6CE554D0" w14:textId="77777777" w:rsidR="00D96F75" w:rsidRDefault="00D96F75" w:rsidP="008D04B8">
      <w:r>
        <w:rPr>
          <w:color w:val="000000"/>
          <w:sz w:val="20"/>
          <w:szCs w:val="20"/>
        </w:rPr>
        <w:t>Dealers choice if you want to include species names here but it looks like you use them elsewhere</w:t>
      </w:r>
    </w:p>
  </w:comment>
  <w:comment w:id="57" w:author="Kieran Cox" w:date="2024-03-22T08:41:00Z" w:initials="KC">
    <w:p w14:paraId="78B0E8B8" w14:textId="77777777" w:rsidR="00D96F75" w:rsidRDefault="00D96F75" w:rsidP="001D7BE9">
      <w:r>
        <w:rPr>
          <w:rStyle w:val="CommentReference"/>
        </w:rPr>
        <w:annotationRef/>
      </w:r>
      <w:r>
        <w:rPr>
          <w:color w:val="000000"/>
          <w:sz w:val="20"/>
          <w:szCs w:val="20"/>
        </w:rPr>
        <w:t>This topic sentence and the subsection title constrain the paragraph quite a bit and don’t really support the inclusion of the RLS and other statements. The subjection title is less so than the topic sentence, but because you define mesoscale variation as the difference ammonium… it makes the reader think the subject title is just about that. The same goes for the next few sections. You could ‘zoom’ out the subsections a bit and make them something like ‘Surveys of Among-Site (</w:t>
      </w:r>
      <w:proofErr w:type="spellStart"/>
      <w:r>
        <w:rPr>
          <w:color w:val="000000"/>
          <w:sz w:val="20"/>
          <w:szCs w:val="20"/>
        </w:rPr>
        <w:t>Meso</w:t>
      </w:r>
      <w:proofErr w:type="spellEnd"/>
      <w:r>
        <w:rPr>
          <w:color w:val="000000"/>
          <w:sz w:val="20"/>
          <w:szCs w:val="20"/>
        </w:rPr>
        <w:t>-Scale) Variation’ or ‘Among-Site (</w:t>
      </w:r>
      <w:proofErr w:type="spellStart"/>
      <w:r>
        <w:rPr>
          <w:color w:val="000000"/>
          <w:sz w:val="20"/>
          <w:szCs w:val="20"/>
        </w:rPr>
        <w:t>Meso</w:t>
      </w:r>
      <w:proofErr w:type="spellEnd"/>
      <w:r>
        <w:rPr>
          <w:color w:val="000000"/>
          <w:sz w:val="20"/>
          <w:szCs w:val="20"/>
        </w:rPr>
        <w:t>-Scale) Surveys’ so you can talk about everything in the paragraph, and then include a topic sentence that is more about the overall objective, before diving into the specifics</w:t>
      </w:r>
    </w:p>
  </w:comment>
  <w:comment w:id="58" w:author="Kieran Cox" w:date="2024-03-21T17:01:00Z" w:initials="KC">
    <w:p w14:paraId="7A82F56B" w14:textId="7D96C9DB" w:rsidR="00D96F75" w:rsidRDefault="00D96F75" w:rsidP="008D04B8">
      <w:r>
        <w:rPr>
          <w:rStyle w:val="CommentReference"/>
        </w:rPr>
        <w:annotationRef/>
      </w:r>
      <w:r>
        <w:rPr>
          <w:color w:val="000000"/>
          <w:sz w:val="20"/>
          <w:szCs w:val="20"/>
        </w:rPr>
        <w:t xml:space="preserve">ok rad, so this framing makes more sense from here </w:t>
      </w:r>
      <w:proofErr w:type="gramStart"/>
      <w:r>
        <w:rPr>
          <w:color w:val="000000"/>
          <w:sz w:val="20"/>
          <w:szCs w:val="20"/>
        </w:rPr>
        <w:t>on</w:t>
      </w:r>
      <w:proofErr w:type="gramEnd"/>
      <w:r>
        <w:rPr>
          <w:color w:val="000000"/>
          <w:sz w:val="20"/>
          <w:szCs w:val="20"/>
        </w:rPr>
        <w:t xml:space="preserve"> but I still think it’s a bit unclear above, so you could either tweak a handful of the previous variation statements, or just include this definition somewhere above</w:t>
      </w:r>
    </w:p>
  </w:comment>
  <w:comment w:id="59" w:author="Kieran Cox" w:date="2024-03-22T07:51:00Z" w:initials="KC">
    <w:p w14:paraId="0D4D4846" w14:textId="77777777" w:rsidR="00D96F75" w:rsidRDefault="00D96F75" w:rsidP="00355A76">
      <w:r>
        <w:rPr>
          <w:rStyle w:val="CommentReference"/>
        </w:rPr>
        <w:annotationRef/>
      </w:r>
      <w:r>
        <w:rPr>
          <w:color w:val="000000"/>
          <w:sz w:val="20"/>
          <w:szCs w:val="20"/>
        </w:rPr>
        <w:t xml:space="preserve">I mentioned on the figure that you could combine this with figure one, so you get the location, concept and methods all done at once, plus formatting wise it will be nice cause it’ll be place at the front end of the methods </w:t>
      </w:r>
    </w:p>
  </w:comment>
  <w:comment w:id="60" w:author="Kieran Cox" w:date="2024-03-22T08:46:00Z" w:initials="KC">
    <w:p w14:paraId="005215D3" w14:textId="77777777" w:rsidR="00D96F75" w:rsidRDefault="00D96F75"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61" w:author="Em Lim" w:date="2024-03-26T11:31:00Z" w:initials="EL">
    <w:p w14:paraId="17D38A3B" w14:textId="2909B194" w:rsidR="00D96F75" w:rsidRDefault="00D96F75">
      <w:pPr>
        <w:pStyle w:val="CommentText"/>
      </w:pPr>
      <w:r>
        <w:rPr>
          <w:rStyle w:val="CommentReference"/>
        </w:rPr>
        <w:annotationRef/>
      </w:r>
      <w:r>
        <w:t>We’re hoping to include this in the ammonium methods paper I’m working on!</w:t>
      </w:r>
    </w:p>
  </w:comment>
  <w:comment w:id="62" w:author="Isabelle Cote" w:date="2024-02-07T14:32:00Z" w:initials="IC">
    <w:p w14:paraId="39119A83" w14:textId="47764534" w:rsidR="00D96F75" w:rsidRDefault="00D96F75" w:rsidP="00895C86">
      <w:pPr>
        <w:pStyle w:val="CommentText"/>
      </w:pPr>
      <w:r>
        <w:rPr>
          <w:rStyle w:val="CommentReference"/>
        </w:rPr>
        <w:annotationRef/>
      </w:r>
      <w:r>
        <w:t>The reviewers might wonder about the change and whether it had an impact on the results</w:t>
      </w:r>
    </w:p>
  </w:comment>
  <w:comment w:id="63" w:author="Kieran Cox" w:date="2024-03-22T08:48:00Z" w:initials="KC">
    <w:p w14:paraId="40ACD5F1" w14:textId="77777777" w:rsidR="00D96F75" w:rsidRDefault="00D96F75" w:rsidP="001D7BE9">
      <w:r>
        <w:rPr>
          <w:rStyle w:val="CommentReference"/>
        </w:rPr>
        <w:annotationRef/>
      </w:r>
      <w:r>
        <w:rPr>
          <w:color w:val="000000"/>
          <w:sz w:val="20"/>
          <w:szCs w:val="20"/>
        </w:rPr>
        <w:t xml:space="preserve">Seconded. A statement of the difference in the methods or way would be good. Perhaps something like, </w:t>
      </w:r>
      <w:proofErr w:type="gramStart"/>
      <w:r>
        <w:rPr>
          <w:color w:val="000000"/>
          <w:sz w:val="20"/>
          <w:szCs w:val="20"/>
        </w:rPr>
        <w:t>The</w:t>
      </w:r>
      <w:proofErr w:type="gramEnd"/>
      <w:r>
        <w:rPr>
          <w:color w:val="000000"/>
          <w:sz w:val="20"/>
          <w:szCs w:val="20"/>
        </w:rPr>
        <w:t xml:space="preserve"> multi-method approach was warranted because ——, which minimum influence on —</w:t>
      </w:r>
    </w:p>
  </w:comment>
  <w:comment w:id="64" w:author="Kieran Cox" w:date="2024-03-22T08:55:00Z" w:initials="KC">
    <w:p w14:paraId="64211845" w14:textId="77777777" w:rsidR="00D96F75" w:rsidRDefault="00D96F75" w:rsidP="00E31706">
      <w:r>
        <w:rPr>
          <w:rStyle w:val="CommentReference"/>
        </w:rPr>
        <w:annotationRef/>
      </w:r>
      <w:r>
        <w:rPr>
          <w:color w:val="000000"/>
          <w:sz w:val="20"/>
          <w:szCs w:val="20"/>
        </w:rPr>
        <w:t>If you want to keep this as the topic sentence, just add a mention of the biological communities here so it’s inclusive of all topic to come</w:t>
      </w:r>
    </w:p>
  </w:comment>
  <w:comment w:id="65" w:author="Em Lim" w:date="2024-02-02T10:43:00Z" w:initials="EL">
    <w:p w14:paraId="02CC6045" w14:textId="60F9E5FE" w:rsidR="00D96F75" w:rsidRDefault="00D96F75">
      <w:pPr>
        <w:pStyle w:val="CommentText"/>
      </w:pPr>
      <w:r>
        <w:rPr>
          <w:rStyle w:val="CommentReference"/>
        </w:rPr>
        <w:annotationRef/>
      </w:r>
      <w:r>
        <w:t>Claire, can you confirm? The density calculations indicate it was a 1 x 5 rectangle but one of your old methods protocols said 2 x 5.</w:t>
      </w:r>
    </w:p>
  </w:comment>
  <w:comment w:id="66" w:author="Kieran Cox" w:date="2024-03-22T09:01:00Z" w:initials="KC">
    <w:p w14:paraId="52A5CFE4" w14:textId="77777777" w:rsidR="00D96F75" w:rsidRDefault="00D96F75" w:rsidP="00E31706">
      <w:r>
        <w:rPr>
          <w:rStyle w:val="CommentReference"/>
        </w:rPr>
        <w:annotationRef/>
      </w:r>
      <w:r>
        <w:rPr>
          <w:color w:val="000000"/>
          <w:sz w:val="20"/>
          <w:szCs w:val="20"/>
        </w:rPr>
        <w:t xml:space="preserve">leaving this for Claire to confirm cause I’m not sure why there would be a mismatch in the densities vs surveys </w:t>
      </w:r>
    </w:p>
  </w:comment>
  <w:comment w:id="67" w:author="Em Lim" w:date="2024-03-26T11:39:00Z" w:initials="EL">
    <w:p w14:paraId="0EA8F40A" w14:textId="6B960426" w:rsidR="00D96F75" w:rsidRDefault="00D96F75">
      <w:pPr>
        <w:pStyle w:val="CommentText"/>
        <w:rPr>
          <w:rFonts w:ascii="Times New Roman" w:hAnsi="Times New Roman" w:cs="Times New Roman"/>
          <w:lang w:val="en-CA"/>
        </w:rPr>
      </w:pPr>
      <w:r>
        <w:rPr>
          <w:rStyle w:val="CommentReference"/>
        </w:rPr>
        <w:annotationRef/>
      </w:r>
      <w:r>
        <w:rPr>
          <w:rFonts w:ascii="Times New Roman" w:hAnsi="Times New Roman" w:cs="Times New Roman"/>
          <w:lang w:val="en-CA"/>
        </w:rPr>
        <w:t>I didn’t use forest area at all, so I removed it from the methods, but we could add it back in if we want. Mean forest biomass is measured in kg/m2, I don’t multiply that by total area.</w:t>
      </w:r>
    </w:p>
    <w:p w14:paraId="58547F49" w14:textId="77777777" w:rsidR="00D96F75" w:rsidRDefault="00D96F75">
      <w:pPr>
        <w:pStyle w:val="CommentText"/>
        <w:rPr>
          <w:rFonts w:ascii="Times New Roman" w:hAnsi="Times New Roman" w:cs="Times New Roman"/>
          <w:lang w:val="en-CA"/>
        </w:rPr>
      </w:pPr>
    </w:p>
    <w:p w14:paraId="4DB51421" w14:textId="72616200" w:rsidR="00D96F75" w:rsidRDefault="00D96F75">
      <w:pPr>
        <w:pStyle w:val="CommentText"/>
      </w:pPr>
      <w:r>
        <w:rPr>
          <w:rFonts w:ascii="Times New Roman" w:hAnsi="Times New Roman" w:cs="Times New Roman"/>
          <w:lang w:val="en-CA"/>
        </w:rPr>
        <w:t>“</w:t>
      </w:r>
      <w:r w:rsidRPr="005F1E8D">
        <w:rPr>
          <w:rFonts w:ascii="Times New Roman" w:hAnsi="Times New Roman" w:cs="Times New Roman"/>
          <w:lang w:val="en-CA"/>
        </w:rPr>
        <w:t xml:space="preserve">We estimated total forest area by swimming around the perimeter of the forest on the surface with a </w:t>
      </w:r>
      <w:r w:rsidRPr="005F1E8D">
        <w:rPr>
          <w:rFonts w:ascii="Times New Roman" w:hAnsi="Times New Roman" w:cs="Times New Roman"/>
          <w:highlight w:val="yellow"/>
          <w:lang w:val="en-CA"/>
        </w:rPr>
        <w:t>Garmin GPS(?)</w:t>
      </w:r>
      <w:r w:rsidRPr="005F1E8D">
        <w:rPr>
          <w:rFonts w:ascii="Times New Roman" w:hAnsi="Times New Roman" w:cs="Times New Roman"/>
          <w:lang w:val="en-CA"/>
        </w:rPr>
        <w:t>.</w:t>
      </w:r>
      <w:r>
        <w:rPr>
          <w:rFonts w:ascii="Times New Roman" w:hAnsi="Times New Roman" w:cs="Times New Roman"/>
          <w:lang w:val="en-CA"/>
        </w:rPr>
        <w:t>”</w:t>
      </w:r>
    </w:p>
  </w:comment>
  <w:comment w:id="68" w:author="Em Lim" w:date="2024-02-15T16:49:00Z" w:initials="EL">
    <w:p w14:paraId="53EF394E" w14:textId="3A1B674C" w:rsidR="00D96F75" w:rsidRDefault="00D96F75">
      <w:pPr>
        <w:pStyle w:val="CommentText"/>
      </w:pPr>
      <w:r>
        <w:rPr>
          <w:rStyle w:val="CommentReference"/>
        </w:rPr>
        <w:annotationRef/>
      </w:r>
      <w:r>
        <w:t xml:space="preserve">Sample depths ranged from 0.7 – 5 m deep, but each pair was collected at the same depth </w:t>
      </w:r>
    </w:p>
  </w:comment>
  <w:comment w:id="69" w:author="Kieran Cox" w:date="2024-03-22T09:25:00Z" w:initials="KC">
    <w:p w14:paraId="6241F8BC" w14:textId="77777777" w:rsidR="00D96F75" w:rsidRDefault="00D96F75" w:rsidP="00526E5E">
      <w:r>
        <w:rPr>
          <w:rStyle w:val="CommentReference"/>
        </w:rPr>
        <w:annotationRef/>
      </w:r>
      <w:r>
        <w:rPr>
          <w:color w:val="000000"/>
          <w:sz w:val="20"/>
          <w:szCs w:val="20"/>
        </w:rPr>
        <w:t xml:space="preserve">I can’t seem to follow what this means. Will folks that know this method better </w:t>
      </w:r>
      <w:proofErr w:type="spellStart"/>
      <w:r>
        <w:rPr>
          <w:color w:val="000000"/>
          <w:sz w:val="20"/>
          <w:szCs w:val="20"/>
        </w:rPr>
        <w:t>then</w:t>
      </w:r>
      <w:proofErr w:type="spellEnd"/>
      <w:r>
        <w:rPr>
          <w:color w:val="000000"/>
          <w:sz w:val="20"/>
          <w:szCs w:val="20"/>
        </w:rPr>
        <w:t xml:space="preserve"> me (</w:t>
      </w:r>
      <w:proofErr w:type="spellStart"/>
      <w:r>
        <w:rPr>
          <w:color w:val="000000"/>
          <w:sz w:val="20"/>
          <w:szCs w:val="20"/>
        </w:rPr>
        <w:t>ahh</w:t>
      </w:r>
      <w:proofErr w:type="spellEnd"/>
      <w:r>
        <w:rPr>
          <w:color w:val="000000"/>
          <w:sz w:val="20"/>
          <w:szCs w:val="20"/>
        </w:rPr>
        <w:t xml:space="preserve"> so anyone) get it?</w:t>
      </w:r>
    </w:p>
  </w:comment>
  <w:comment w:id="70" w:author="Kieran Cox" w:date="2024-03-22T09:27:00Z" w:initials="KC">
    <w:p w14:paraId="71120E43" w14:textId="77777777" w:rsidR="00D96F75" w:rsidRDefault="00D96F75" w:rsidP="00526E5E">
      <w:r>
        <w:rPr>
          <w:rStyle w:val="CommentReference"/>
        </w:rPr>
        <w:annotationRef/>
      </w:r>
      <w:r>
        <w:rPr>
          <w:color w:val="000000"/>
          <w:sz w:val="20"/>
          <w:szCs w:val="20"/>
        </w:rPr>
        <w:t xml:space="preserve">alt: </w:t>
      </w:r>
    </w:p>
    <w:p w14:paraId="1DABC380" w14:textId="77777777" w:rsidR="00D96F75" w:rsidRDefault="00D96F75" w:rsidP="00526E5E">
      <w:r>
        <w:rPr>
          <w:color w:val="000000"/>
          <w:sz w:val="20"/>
          <w:szCs w:val="20"/>
        </w:rPr>
        <w:t>paired inside and outside of the kelp NH4 sample…</w:t>
      </w:r>
    </w:p>
  </w:comment>
  <w:comment w:id="71" w:author="Kieran Cox" w:date="2024-03-22T09:49:00Z" w:initials="KC">
    <w:p w14:paraId="750B71F8" w14:textId="77777777" w:rsidR="00D96F75" w:rsidRDefault="00D96F75" w:rsidP="00F17ED1">
      <w:r>
        <w:rPr>
          <w:rStyle w:val="CommentReference"/>
        </w:rPr>
        <w:annotationRef/>
      </w:r>
      <w:r>
        <w:rPr>
          <w:color w:val="000000"/>
          <w:sz w:val="20"/>
          <w:szCs w:val="20"/>
        </w:rPr>
        <w:t xml:space="preserve">I think this term could be overhauled a bit and perhaps made a bit </w:t>
      </w:r>
      <w:proofErr w:type="gramStart"/>
      <w:r>
        <w:rPr>
          <w:color w:val="000000"/>
          <w:sz w:val="20"/>
          <w:szCs w:val="20"/>
        </w:rPr>
        <w:t>more catchy</w:t>
      </w:r>
      <w:proofErr w:type="gramEnd"/>
      <w:r>
        <w:rPr>
          <w:color w:val="000000"/>
          <w:sz w:val="20"/>
          <w:szCs w:val="20"/>
        </w:rPr>
        <w:t xml:space="preserve"> and less ambitious. Perhaps focusing on the fact that this is really a population question? so your focus is on the region, the site, and the population differences </w:t>
      </w:r>
    </w:p>
    <w:p w14:paraId="78E7E39F" w14:textId="77777777" w:rsidR="00D96F75" w:rsidRDefault="00D96F75" w:rsidP="00F17ED1"/>
  </w:comment>
  <w:comment w:id="72" w:author="Kieran Cox" w:date="2024-03-22T09:52:00Z" w:initials="KC">
    <w:p w14:paraId="1462B7F6" w14:textId="77777777" w:rsidR="00D96F75" w:rsidRDefault="00D96F75" w:rsidP="00F17ED1">
      <w:r>
        <w:rPr>
          <w:rStyle w:val="CommentReference"/>
        </w:rPr>
        <w:annotationRef/>
      </w:r>
      <w:r>
        <w:rPr>
          <w:color w:val="000000"/>
          <w:sz w:val="20"/>
          <w:szCs w:val="20"/>
        </w:rPr>
        <w:t>You could add an example here, or include the number of taxa this occurred for to clarify the potential ‘impacts’</w:t>
      </w:r>
    </w:p>
  </w:comment>
  <w:comment w:id="73" w:author="Em Lim" w:date="2024-05-08T10:51:00Z" w:initials="EL">
    <w:p w14:paraId="10489376" w14:textId="7CE02074" w:rsidR="00EA4716" w:rsidRDefault="00EA4716">
      <w:pPr>
        <w:pStyle w:val="CommentText"/>
      </w:pPr>
      <w:r>
        <w:rPr>
          <w:rStyle w:val="CommentReference"/>
        </w:rPr>
        <w:annotationRef/>
      </w:r>
      <w:r>
        <w:t>Not sure if it’s best to just state this when I first explain RLS methods, or repeat it here when I explain animal abundance</w:t>
      </w:r>
    </w:p>
  </w:comment>
  <w:comment w:id="74" w:author="Em Lim" w:date="2024-05-09T15:36:00Z" w:initials="EL">
    <w:p w14:paraId="7492C2A2" w14:textId="0263764E" w:rsidR="001A65DD" w:rsidRDefault="001A65DD">
      <w:pPr>
        <w:pStyle w:val="CommentText"/>
      </w:pPr>
      <w:r>
        <w:rPr>
          <w:rStyle w:val="CommentReference"/>
        </w:rPr>
        <w:annotationRef/>
      </w:r>
      <w:r w:rsidR="005A129F">
        <w:t xml:space="preserve">I don’t know if I need to say this…. </w:t>
      </w:r>
    </w:p>
  </w:comment>
  <w:comment w:id="75" w:author="Em Lim" w:date="2024-02-26T12:02:00Z" w:initials="EL">
    <w:p w14:paraId="6FC76E13" w14:textId="4A68C8D7" w:rsidR="00D96F75" w:rsidRDefault="00D96F75">
      <w:pPr>
        <w:pStyle w:val="CommentText"/>
      </w:pPr>
      <w:r>
        <w:rPr>
          <w:rStyle w:val="CommentReference"/>
        </w:rPr>
        <w:annotationRef/>
      </w:r>
      <w:r>
        <w:t>?</w:t>
      </w:r>
    </w:p>
  </w:comment>
  <w:comment w:id="76" w:author="Kieran Cox" w:date="2024-03-21T07:54:00Z" w:initials="KC">
    <w:p w14:paraId="5188AD0A" w14:textId="095B73BD" w:rsidR="00D96F75" w:rsidRDefault="00D96F75" w:rsidP="00930939">
      <w:r>
        <w:rPr>
          <w:rStyle w:val="CommentReference"/>
        </w:rPr>
        <w:annotationRef/>
      </w:r>
      <w:r>
        <w:rPr>
          <w:color w:val="000000"/>
          <w:sz w:val="20"/>
          <w:szCs w:val="20"/>
        </w:rPr>
        <w:t xml:space="preserve">You could combine this with the </w:t>
      </w:r>
      <w:proofErr w:type="gramStart"/>
      <w:r>
        <w:rPr>
          <w:color w:val="000000"/>
          <w:sz w:val="20"/>
          <w:szCs w:val="20"/>
        </w:rPr>
        <w:t>map</w:t>
      </w:r>
      <w:proofErr w:type="gramEnd"/>
      <w:r>
        <w:rPr>
          <w:color w:val="000000"/>
          <w:sz w:val="20"/>
          <w:szCs w:val="20"/>
        </w:rPr>
        <w:t xml:space="preserve"> so folks get the location, concept, and method all in one. If you want to really ‘go for it,’ you could have two or three of these that are the same, but the density of kelp declines between with (or increases). </w:t>
      </w:r>
    </w:p>
    <w:p w14:paraId="03633912" w14:textId="77777777" w:rsidR="00D96F75" w:rsidRDefault="00D96F75" w:rsidP="00930939"/>
    <w:p w14:paraId="1F56115F" w14:textId="77777777" w:rsidR="00D96F75" w:rsidRDefault="00D96F75" w:rsidP="00930939">
      <w:r>
        <w:rPr>
          <w:color w:val="000000"/>
          <w:sz w:val="20"/>
          <w:szCs w:val="20"/>
        </w:rPr>
        <w:t>If you do this, you may need to move the concentration and site type legend into the map, but it looks like it could fit in the bottom left</w:t>
      </w:r>
    </w:p>
  </w:comment>
  <w:comment w:id="77" w:author="Kieran Cox" w:date="2024-03-21T08:02:00Z" w:initials="KC">
    <w:p w14:paraId="097F1C04" w14:textId="77777777" w:rsidR="00D96F75" w:rsidRDefault="00D96F75" w:rsidP="00930939">
      <w:r>
        <w:rPr>
          <w:rStyle w:val="CommentReference"/>
        </w:rPr>
        <w:annotationRef/>
      </w:r>
      <w:r>
        <w:rPr>
          <w:color w:val="000000"/>
          <w:sz w:val="20"/>
          <w:szCs w:val="20"/>
        </w:rPr>
        <w:t>I think I send you my folder of illustrations and adobe illustration password but just email me if I didn’t and you want it</w:t>
      </w:r>
    </w:p>
  </w:comment>
  <w:comment w:id="78" w:author="Kieran Cox" w:date="2024-03-21T08:03:00Z" w:initials="KC">
    <w:p w14:paraId="6248F20C" w14:textId="77777777" w:rsidR="00D96F75" w:rsidRDefault="00D96F75" w:rsidP="00930939">
      <w:r>
        <w:rPr>
          <w:rStyle w:val="CommentReference"/>
        </w:rPr>
        <w:annotationRef/>
      </w:r>
      <w:r>
        <w:rPr>
          <w:color w:val="000000"/>
          <w:sz w:val="20"/>
          <w:szCs w:val="20"/>
        </w:rPr>
        <w:t xml:space="preserve">Showing the RLS survey on these illustrations will be tough so you may have to go to just using the RLS Logo, or you could have a panel that shows the RLS method as a stand alone </w:t>
      </w:r>
    </w:p>
  </w:comment>
  <w:comment w:id="79" w:author="Kieran Cox" w:date="2024-03-21T08:07:00Z" w:initials="KC">
    <w:p w14:paraId="0ADB0963" w14:textId="77777777" w:rsidR="00D96F75" w:rsidRDefault="00D96F75" w:rsidP="00805704">
      <w:r>
        <w:rPr>
          <w:rStyle w:val="CommentReference"/>
        </w:rPr>
        <w:annotationRef/>
      </w:r>
      <w:r>
        <w:rPr>
          <w:color w:val="000000"/>
          <w:sz w:val="20"/>
          <w:szCs w:val="20"/>
        </w:rPr>
        <w:t xml:space="preserve">I’m a fan of starting figures with a summary statement of the concept before jumping into the panels; Isa will likely ping this as well. </w:t>
      </w:r>
    </w:p>
    <w:p w14:paraId="1003DE41" w14:textId="77777777" w:rsidR="00D96F75" w:rsidRDefault="00D96F75" w:rsidP="00805704">
      <w:r>
        <w:rPr>
          <w:color w:val="000000"/>
          <w:sz w:val="20"/>
          <w:szCs w:val="20"/>
        </w:rPr>
        <w:t xml:space="preserve">Perhaps something like, </w:t>
      </w:r>
    </w:p>
    <w:p w14:paraId="7F721B6E" w14:textId="77777777" w:rsidR="00D96F75" w:rsidRDefault="00D96F75" w:rsidP="00805704">
      <w:r>
        <w:rPr>
          <w:color w:val="000000"/>
          <w:sz w:val="20"/>
          <w:szCs w:val="20"/>
        </w:rPr>
        <w:t xml:space="preserve">Ecological co-variates of ammonium concretions observed across </w:t>
      </w:r>
      <w:proofErr w:type="spellStart"/>
      <w:r>
        <w:rPr>
          <w:color w:val="000000"/>
          <w:sz w:val="20"/>
          <w:szCs w:val="20"/>
        </w:rPr>
        <w:t>Barkely</w:t>
      </w:r>
      <w:proofErr w:type="spellEnd"/>
      <w:r>
        <w:rPr>
          <w:color w:val="000000"/>
          <w:sz w:val="20"/>
          <w:szCs w:val="20"/>
        </w:rPr>
        <w:t xml:space="preserve"> Sound, BC. (a)…</w:t>
      </w:r>
    </w:p>
    <w:p w14:paraId="0DB4366E" w14:textId="77777777" w:rsidR="00D96F75" w:rsidRDefault="00D96F75" w:rsidP="00805704"/>
  </w:comment>
  <w:comment w:id="80" w:author="Kieran Cox" w:date="2024-03-21T09:11:00Z" w:initials="KC">
    <w:p w14:paraId="5A24C090" w14:textId="77777777" w:rsidR="00D96F75" w:rsidRDefault="00D96F75" w:rsidP="00406F74">
      <w:r>
        <w:rPr>
          <w:rStyle w:val="CommentReference"/>
        </w:rPr>
        <w:annotationRef/>
      </w:r>
      <w:r>
        <w:rPr>
          <w:color w:val="000000"/>
          <w:sz w:val="20"/>
          <w:szCs w:val="20"/>
        </w:rPr>
        <w:t xml:space="preserve">Same comment as the previous figure about adding more of a topic sentence to the front end of this </w:t>
      </w:r>
    </w:p>
  </w:comment>
  <w:comment w:id="140" w:author="Kieran Cox" w:date="2024-03-22T10:06:00Z" w:initials="KC">
    <w:p w14:paraId="6ED83976" w14:textId="77777777" w:rsidR="00D96F75" w:rsidRDefault="00D96F75" w:rsidP="00F15086">
      <w:r>
        <w:rPr>
          <w:rStyle w:val="CommentReference"/>
        </w:rPr>
        <w:annotationRef/>
      </w:r>
      <w:r>
        <w:rPr>
          <w:color w:val="000000"/>
          <w:sz w:val="20"/>
          <w:szCs w:val="20"/>
        </w:rPr>
        <w:t>I know I’ve mentioned illustrations like crazy so sorry if this is redundant, but I’ll send you some versions of these species if you want to move away from cropped pictures</w:t>
      </w:r>
    </w:p>
  </w:comment>
  <w:comment w:id="141" w:author="Kieran Cox" w:date="2024-03-21T10:45:00Z" w:initials="KC">
    <w:p w14:paraId="75E15649" w14:textId="51706D9E" w:rsidR="00D96F75" w:rsidRDefault="00D96F75" w:rsidP="00E01F00">
      <w:r>
        <w:rPr>
          <w:rStyle w:val="CommentReference"/>
        </w:rPr>
        <w:annotationRef/>
      </w:r>
      <w:r>
        <w:rPr>
          <w:color w:val="000000"/>
          <w:sz w:val="20"/>
          <w:szCs w:val="20"/>
        </w:rPr>
        <w:t>Large tables in manuscripts are always a tough sell, especially when sorting out the journal because the limit the number of figures and tables allowed, editors hate formatting for large tables, and if the journal reduces the word count based on the size of figures and tables, it’s a double hit. This table and the next could both be supplemental</w:t>
      </w:r>
    </w:p>
  </w:comment>
  <w:comment w:id="142" w:author="Em Lim" w:date="2024-02-21T17:08:00Z" w:initials="EL">
    <w:p w14:paraId="48CC7B98" w14:textId="3AE49E8A" w:rsidR="00D96F75" w:rsidRDefault="00D96F75" w:rsidP="00792779">
      <w:pPr>
        <w:pStyle w:val="CommentText"/>
      </w:pPr>
      <w:r>
        <w:rPr>
          <w:rStyle w:val="CommentReference"/>
        </w:rPr>
        <w:annotationRef/>
      </w:r>
      <w:r>
        <w:t>There’s a lot of terms in these models, is this the best way to list all of them?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C93B3D" w15:done="0"/>
  <w15:commentEx w15:paraId="76EA3621" w15:done="0"/>
  <w15:commentEx w15:paraId="31C2E668" w15:paraIdParent="76EA3621" w15:done="0"/>
  <w15:commentEx w15:paraId="4B515A0C" w15:done="0"/>
  <w15:commentEx w15:paraId="569D2535" w15:done="0"/>
  <w15:commentEx w15:paraId="5AAB2810" w15:done="0"/>
  <w15:commentEx w15:paraId="37A9109E" w15:paraIdParent="5AAB2810" w15:done="0"/>
  <w15:commentEx w15:paraId="125D4431" w15:paraIdParent="5AAB2810" w15:done="0"/>
  <w15:commentEx w15:paraId="6C1A64E6" w15:done="0"/>
  <w15:commentEx w15:paraId="5E99F29A" w15:paraIdParent="6C1A64E6" w15:done="0"/>
  <w15:commentEx w15:paraId="7B591026" w15:done="0"/>
  <w15:commentEx w15:paraId="7DE1196E" w15:done="0"/>
  <w15:commentEx w15:paraId="47128156" w15:done="0"/>
  <w15:commentEx w15:paraId="768FB895" w15:done="0"/>
  <w15:commentEx w15:paraId="5D259939" w15:done="0"/>
  <w15:commentEx w15:paraId="3DE0D48A" w15:done="0"/>
  <w15:commentEx w15:paraId="0A4FE0AC" w15:done="0"/>
  <w15:commentEx w15:paraId="44A2690B" w15:paraIdParent="0A4FE0AC" w15:done="0"/>
  <w15:commentEx w15:paraId="16B9DBAC" w15:done="0"/>
  <w15:commentEx w15:paraId="5D0E611E" w15:paraIdParent="16B9DBAC" w15:done="0"/>
  <w15:commentEx w15:paraId="79822A56" w15:done="0"/>
  <w15:commentEx w15:paraId="12DBEEB1" w15:paraIdParent="79822A56" w15:done="0"/>
  <w15:commentEx w15:paraId="0A3BC77C" w15:done="0"/>
  <w15:commentEx w15:paraId="306E3770" w15:done="0"/>
  <w15:commentEx w15:paraId="5E21FE31" w15:done="0"/>
  <w15:commentEx w15:paraId="2DDBA4FF" w15:done="0"/>
  <w15:commentEx w15:paraId="799EE8C4" w15:done="0"/>
  <w15:commentEx w15:paraId="383DFAA4" w15:done="0"/>
  <w15:commentEx w15:paraId="6B690857" w15:paraIdParent="383DFAA4" w15:done="0"/>
  <w15:commentEx w15:paraId="3712A111" w15:done="0"/>
  <w15:commentEx w15:paraId="6B6DD224" w15:done="0"/>
  <w15:commentEx w15:paraId="13A734F5" w15:done="0"/>
  <w15:commentEx w15:paraId="71356464" w15:done="0"/>
  <w15:commentEx w15:paraId="58DA682D" w15:done="0"/>
  <w15:commentEx w15:paraId="26DE0AD2" w15:done="0"/>
  <w15:commentEx w15:paraId="3BA37015" w15:done="0"/>
  <w15:commentEx w15:paraId="1F0628F2" w15:done="0"/>
  <w15:commentEx w15:paraId="1A5AD971" w15:done="0"/>
  <w15:commentEx w15:paraId="69CE65A9" w15:done="0"/>
  <w15:commentEx w15:paraId="4D83A1E3" w15:done="0"/>
  <w15:commentEx w15:paraId="24A6D6D0" w15:paraIdParent="4D83A1E3" w15:done="0"/>
  <w15:commentEx w15:paraId="2F749496" w15:done="0"/>
  <w15:commentEx w15:paraId="1163E39B" w15:done="0"/>
  <w15:commentEx w15:paraId="5D0B4C1A" w15:done="0"/>
  <w15:commentEx w15:paraId="69613DF6" w15:done="0"/>
  <w15:commentEx w15:paraId="5DC8135A" w15:done="0"/>
  <w15:commentEx w15:paraId="35987A85" w15:done="0"/>
  <w15:commentEx w15:paraId="6CE554D0" w15:done="0"/>
  <w15:commentEx w15:paraId="78B0E8B8" w15:done="0"/>
  <w15:commentEx w15:paraId="7A82F56B" w15:done="0"/>
  <w15:commentEx w15:paraId="0D4D4846" w15:done="0"/>
  <w15:commentEx w15:paraId="005215D3" w15:done="0"/>
  <w15:commentEx w15:paraId="17D38A3B" w15:paraIdParent="005215D3" w15:done="0"/>
  <w15:commentEx w15:paraId="39119A83" w15:done="0"/>
  <w15:commentEx w15:paraId="40ACD5F1" w15:paraIdParent="39119A83" w15:done="0"/>
  <w15:commentEx w15:paraId="64211845" w15:done="0"/>
  <w15:commentEx w15:paraId="02CC6045" w15:done="0"/>
  <w15:commentEx w15:paraId="52A5CFE4" w15:paraIdParent="02CC6045" w15:done="0"/>
  <w15:commentEx w15:paraId="4DB51421" w15:done="0"/>
  <w15:commentEx w15:paraId="53EF394E" w15:done="0"/>
  <w15:commentEx w15:paraId="6241F8BC" w15:done="0"/>
  <w15:commentEx w15:paraId="1DABC380" w15:done="0"/>
  <w15:commentEx w15:paraId="78E7E39F" w15:done="0"/>
  <w15:commentEx w15:paraId="1462B7F6" w15:done="0"/>
  <w15:commentEx w15:paraId="10489376" w15:done="0"/>
  <w15:commentEx w15:paraId="7492C2A2" w15:done="0"/>
  <w15:commentEx w15:paraId="6FC76E13" w15:done="0"/>
  <w15:commentEx w15:paraId="1F56115F" w15:done="0"/>
  <w15:commentEx w15:paraId="097F1C04" w15:paraIdParent="1F56115F" w15:done="0"/>
  <w15:commentEx w15:paraId="6248F20C" w15:paraIdParent="1F56115F" w15:done="0"/>
  <w15:commentEx w15:paraId="0DB4366E" w15:done="0"/>
  <w15:commentEx w15:paraId="5A24C090" w15:done="0"/>
  <w15:commentEx w15:paraId="6ED83976" w15:done="0"/>
  <w15:commentEx w15:paraId="75E15649" w15:done="0"/>
  <w15:commentEx w15:paraId="48CC7B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85A84B1" w16cex:dateUtc="2024-02-07T18:58:00Z"/>
  <w16cex:commentExtensible w16cex:durableId="39BF684E" w16cex:dateUtc="2024-03-21T19:18:00Z"/>
  <w16cex:commentExtensible w16cex:durableId="01071313" w16cex:dateUtc="2024-03-22T14:35:00Z"/>
  <w16cex:commentExtensible w16cex:durableId="66455FEA" w16cex:dateUtc="2024-03-21T18:13:00Z"/>
  <w16cex:commentExtensible w16cex:durableId="7F9BCB11" w16cex:dateUtc="2024-03-21T18:16:00Z"/>
  <w16cex:commentExtensible w16cex:durableId="48C1687F" w16cex:dateUtc="2024-03-21T18:26:00Z"/>
  <w16cex:commentExtensible w16cex:durableId="76BE8CD1" w16cex:dateUtc="2024-03-21T18:27:00Z"/>
  <w16cex:commentExtensible w16cex:durableId="237CB4E2" w16cex:dateUtc="2024-03-21T18:28:00Z"/>
  <w16cex:commentExtensible w16cex:durableId="61178FC4" w16cex:dateUtc="2024-03-21T19:18:00Z"/>
  <w16cex:commentExtensible w16cex:durableId="755BF72F" w16cex:dateUtc="2024-03-21T21:01:00Z"/>
  <w16cex:commentExtensible w16cex:durableId="204C318A" w16cex:dateUtc="2024-03-21T18:30:00Z"/>
  <w16cex:commentExtensible w16cex:durableId="061E34F6" w16cex:dateUtc="2024-03-21T19:19:00Z"/>
  <w16cex:commentExtensible w16cex:durableId="6B6167E0" w16cex:dateUtc="2024-03-21T19:21:00Z"/>
  <w16cex:commentExtensible w16cex:durableId="70C1F963" w16cex:dateUtc="2024-03-21T18:31:00Z"/>
  <w16cex:commentExtensible w16cex:durableId="57DBCCA9" w16cex:dateUtc="2024-03-21T18:32:00Z"/>
  <w16cex:commentExtensible w16cex:durableId="6710A97F" w16cex:dateUtc="2024-03-21T18:32:00Z"/>
  <w16cex:commentExtensible w16cex:durableId="5CBB852C" w16cex:dateUtc="2024-03-21T21:57:00Z"/>
  <w16cex:commentExtensible w16cex:durableId="5C8954C9" w16cex:dateUtc="2024-03-21T22:04:00Z"/>
  <w16cex:commentExtensible w16cex:durableId="72EC7DC9" w16cex:dateUtc="2024-03-22T14:38:00Z"/>
  <w16cex:commentExtensible w16cex:durableId="06DCF60D" w16cex:dateUtc="2024-03-21T21:02:00Z"/>
  <w16cex:commentExtensible w16cex:durableId="1CC9EC99" w16cex:dateUtc="2024-03-21T22:50:00Z"/>
  <w16cex:commentExtensible w16cex:durableId="19F1FBAB" w16cex:dateUtc="2024-03-21T21:10:00Z"/>
  <w16cex:commentExtensible w16cex:durableId="7ADFC1E1" w16cex:dateUtc="2024-03-21T21:12:00Z"/>
  <w16cex:commentExtensible w16cex:durableId="2CE601E3" w16cex:dateUtc="2024-03-21T21:13:00Z"/>
  <w16cex:commentExtensible w16cex:durableId="34D3A768" w16cex:dateUtc="2024-03-21T21:14:00Z"/>
  <w16cex:commentExtensible w16cex:durableId="5CAB1777" w16cex:dateUtc="2024-03-21T21:16:00Z"/>
  <w16cex:commentExtensible w16cex:durableId="3C355E6C" w16cex:dateUtc="2024-03-21T19:27:00Z"/>
  <w16cex:commentExtensible w16cex:durableId="6B150E81" w16cex:dateUtc="2024-03-21T21:20:00Z"/>
  <w16cex:commentExtensible w16cex:durableId="46C5D169" w16cex:dateUtc="2024-03-21T21:21:00Z"/>
  <w16cex:commentExtensible w16cex:durableId="2E56B019" w16cex:dateUtc="2024-03-21T21:22:00Z"/>
  <w16cex:commentExtensible w16cex:durableId="537F89BC" w16cex:dateUtc="2024-03-21T22:25:00Z"/>
  <w16cex:commentExtensible w16cex:durableId="6FC2F2DE" w16cex:dateUtc="2024-03-21T22:32:00Z"/>
  <w16cex:commentExtensible w16cex:durableId="56D02105" w16cex:dateUtc="2024-03-21T23:02:00Z"/>
  <w16cex:commentExtensible w16cex:durableId="21D3FBA8" w16cex:dateUtc="2024-03-21T22:36:00Z"/>
  <w16cex:commentExtensible w16cex:durableId="79809998" w16cex:dateUtc="2024-03-21T22:39:00Z"/>
  <w16cex:commentExtensible w16cex:durableId="154E94B4" w16cex:dateUtc="2024-03-21T22:51:00Z"/>
  <w16cex:commentExtensible w16cex:durableId="5BA62761" w16cex:dateUtc="2024-03-21T23:12:00Z"/>
  <w16cex:commentExtensible w16cex:durableId="183A6CCE" w16cex:dateUtc="2024-03-21T23:08:00Z"/>
  <w16cex:commentExtensible w16cex:durableId="6F58DD5D" w16cex:dateUtc="2024-03-21T23:12:00Z"/>
  <w16cex:commentExtensible w16cex:durableId="0244C24A" w16cex:dateUtc="2024-03-21T23:13:00Z"/>
  <w16cex:commentExtensible w16cex:durableId="73F52CF1" w16cex:dateUtc="2024-03-21T23:20:00Z"/>
  <w16cex:commentExtensible w16cex:durableId="3AE1DCB9" w16cex:dateUtc="2024-03-21T23:25:00Z"/>
  <w16cex:commentExtensible w16cex:durableId="26C14D25" w16cex:dateUtc="2024-03-21T23:26:00Z"/>
  <w16cex:commentExtensible w16cex:durableId="71B60087" w16cex:dateUtc="2024-03-21T23:30:00Z"/>
  <w16cex:commentExtensible w16cex:durableId="39D74987" w16cex:dateUtc="2024-03-21T23:28:00Z"/>
  <w16cex:commentExtensible w16cex:durableId="476AD497" w16cex:dateUtc="2024-03-21T23:35:00Z"/>
  <w16cex:commentExtensible w16cex:durableId="2BF2EFF4" w16cex:dateUtc="2024-03-22T14:46:00Z"/>
  <w16cex:commentExtensible w16cex:durableId="31093E64" w16cex:dateUtc="2024-03-21T23:37:00Z"/>
  <w16cex:commentExtensible w16cex:durableId="7B9E924D" w16cex:dateUtc="2024-03-21T23:38:00Z"/>
  <w16cex:commentExtensible w16cex:durableId="2500D563" w16cex:dateUtc="2024-03-21T23:39:00Z"/>
  <w16cex:commentExtensible w16cex:durableId="2A31BCA3" w16cex:dateUtc="2024-03-21T23:42:00Z"/>
  <w16cex:commentExtensible w16cex:durableId="3A3F6C5C" w16cex:dateUtc="2024-03-21T23:54:00Z"/>
  <w16cex:commentExtensible w16cex:durableId="72872A94" w16cex:dateUtc="2024-03-21T23:55:00Z"/>
  <w16cex:commentExtensible w16cex:durableId="66D89A4D" w16cex:dateUtc="2024-03-21T23:57:00Z"/>
  <w16cex:commentExtensible w16cex:durableId="2B19DEBD" w16cex:dateUtc="2024-03-22T14:50:00Z"/>
  <w16cex:commentExtensible w16cex:durableId="2DDE8B35" w16cex:dateUtc="2024-03-21T23:59:00Z"/>
  <w16cex:commentExtensible w16cex:durableId="16FFE7A8" w16cex:dateUtc="2024-03-22T00:00:00Z"/>
  <w16cex:commentExtensible w16cex:durableId="31ADB03F" w16cex:dateUtc="2024-03-22T15:41:00Z"/>
  <w16cex:commentExtensible w16cex:durableId="1F94C741" w16cex:dateUtc="2024-03-22T00:01:00Z"/>
  <w16cex:commentExtensible w16cex:durableId="05BCAD38" w16cex:dateUtc="2024-03-22T00:11:00Z"/>
  <w16cex:commentExtensible w16cex:durableId="77A7F30C" w16cex:dateUtc="2024-03-22T14:50:00Z"/>
  <w16cex:commentExtensible w16cex:durableId="571A093A" w16cex:dateUtc="2024-03-22T14:51:00Z"/>
  <w16cex:commentExtensible w16cex:durableId="20B2F648" w16cex:dateUtc="2024-03-22T15:44:00Z"/>
  <w16cex:commentExtensible w16cex:durableId="2263FC0E" w16cex:dateUtc="2024-03-22T15:44:00Z"/>
  <w16cex:commentExtensible w16cex:durableId="60760F53" w16cex:dateUtc="2024-03-22T15:46:00Z"/>
  <w16cex:commentExtensible w16cex:durableId="4D277808" w16cex:dateUtc="2024-02-07T22:32:00Z"/>
  <w16cex:commentExtensible w16cex:durableId="512776B4" w16cex:dateUtc="2024-03-22T15:48:00Z"/>
  <w16cex:commentExtensible w16cex:durableId="4F7B41B3" w16cex:dateUtc="2024-03-22T15:52:00Z"/>
  <w16cex:commentExtensible w16cex:durableId="60629700" w16cex:dateUtc="2024-03-22T15:53:00Z"/>
  <w16cex:commentExtensible w16cex:durableId="1A7CA827" w16cex:dateUtc="2024-03-22T15:54:00Z"/>
  <w16cex:commentExtensible w16cex:durableId="7E5E8ED1" w16cex:dateUtc="2024-03-22T15:55:00Z"/>
  <w16cex:commentExtensible w16cex:durableId="495BE558" w16cex:dateUtc="2024-03-22T15:55:00Z"/>
  <w16cex:commentExtensible w16cex:durableId="407B806F" w16cex:dateUtc="2024-03-22T15:56:00Z"/>
  <w16cex:commentExtensible w16cex:durableId="7C4CF82A" w16cex:dateUtc="2024-03-22T15:58:00Z"/>
  <w16cex:commentExtensible w16cex:durableId="2F3AAFA9" w16cex:dateUtc="2024-03-22T15:59:00Z"/>
  <w16cex:commentExtensible w16cex:durableId="4E9D3511" w16cex:dateUtc="2024-03-22T16:01:00Z"/>
  <w16cex:commentExtensible w16cex:durableId="7E8A4EDE" w16cex:dateUtc="2024-03-22T16:08:00Z"/>
  <w16cex:commentExtensible w16cex:durableId="1F23C83A" w16cex:dateUtc="2024-03-22T16:07:00Z"/>
  <w16cex:commentExtensible w16cex:durableId="12EFE4DB" w16cex:dateUtc="2024-03-22T16:12:00Z"/>
  <w16cex:commentExtensible w16cex:durableId="22EE8084" w16cex:dateUtc="2024-03-22T16:18:00Z"/>
  <w16cex:commentExtensible w16cex:durableId="2740CD5D" w16cex:dateUtc="2024-03-22T16:19:00Z"/>
  <w16cex:commentExtensible w16cex:durableId="2DBA9229" w16cex:dateUtc="2024-03-22T16:25:00Z"/>
  <w16cex:commentExtensible w16cex:durableId="61912D04" w16cex:dateUtc="2024-03-22T16:27:00Z"/>
  <w16cex:commentExtensible w16cex:durableId="4E18BA24" w16cex:dateUtc="2024-03-22T16:37:00Z"/>
  <w16cex:commentExtensible w16cex:durableId="32825E31" w16cex:dateUtc="2024-03-22T16:49:00Z"/>
  <w16cex:commentExtensible w16cex:durableId="09C8CBBA" w16cex:dateUtc="2024-03-22T16:51:00Z"/>
  <w16cex:commentExtensible w16cex:durableId="22B005F0" w16cex:dateUtc="2024-03-22T16:52:00Z"/>
  <w16cex:commentExtensible w16cex:durableId="3BA5F10D" w16cex:dateUtc="2024-03-21T15:01:00Z"/>
  <w16cex:commentExtensible w16cex:durableId="1B9972EF" w16cex:dateUtc="2024-03-21T14:54:00Z"/>
  <w16cex:commentExtensible w16cex:durableId="258AFB3A" w16cex:dateUtc="2024-03-21T15:02:00Z"/>
  <w16cex:commentExtensible w16cex:durableId="05349D56" w16cex:dateUtc="2024-03-21T15:03:00Z"/>
  <w16cex:commentExtensible w16cex:durableId="48E58BC0" w16cex:dateUtc="2024-03-21T15:07:00Z"/>
  <w16cex:commentExtensible w16cex:durableId="6847EA98" w16cex:dateUtc="2024-03-21T15:10:00Z"/>
  <w16cex:commentExtensible w16cex:durableId="47995749" w16cex:dateUtc="2024-03-21T16:11:00Z"/>
  <w16cex:commentExtensible w16cex:durableId="541B56FE" w16cex:dateUtc="2024-03-21T16:10:00Z"/>
  <w16cex:commentExtensible w16cex:durableId="14D6BE76" w16cex:dateUtc="2024-03-22T17:06:00Z"/>
  <w16cex:commentExtensible w16cex:durableId="325D6962" w16cex:dateUtc="2024-03-21T1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C93B3D" w16cid:durableId="685A84B1"/>
  <w16cid:commentId w16cid:paraId="76EA3621" w16cid:durableId="76BE8CD1"/>
  <w16cid:commentId w16cid:paraId="31C2E668" w16cid:durableId="237CB4E2"/>
  <w16cid:commentId w16cid:paraId="4B515A0C" w16cid:durableId="755BF72F"/>
  <w16cid:commentId w16cid:paraId="569D2535" w16cid:durableId="6B6167E0"/>
  <w16cid:commentId w16cid:paraId="5AAB2810" w16cid:durableId="70C1F963"/>
  <w16cid:commentId w16cid:paraId="37A9109E" w16cid:durableId="57DBCCA9"/>
  <w16cid:commentId w16cid:paraId="125D4431" w16cid:durableId="6710A97F"/>
  <w16cid:commentId w16cid:paraId="6C1A64E6" w16cid:durableId="5CBB852C"/>
  <w16cid:commentId w16cid:paraId="5E99F29A" w16cid:durableId="5C8954C9"/>
  <w16cid:commentId w16cid:paraId="7B591026" w16cid:durableId="72EC7DC9"/>
  <w16cid:commentId w16cid:paraId="7DE1196E" w16cid:durableId="1CC9EC99"/>
  <w16cid:commentId w16cid:paraId="47128156" w16cid:durableId="19F1FBAB"/>
  <w16cid:commentId w16cid:paraId="768FB895" w16cid:durableId="7ADFC1E1"/>
  <w16cid:commentId w16cid:paraId="5D259939" w16cid:durableId="2CE601E3"/>
  <w16cid:commentId w16cid:paraId="3DE0D48A" w16cid:durableId="34D3A768"/>
  <w16cid:commentId w16cid:paraId="0A4FE0AC" w16cid:durableId="3C355E6C"/>
  <w16cid:commentId w16cid:paraId="44A2690B" w16cid:durableId="29AD0CA9"/>
  <w16cid:commentId w16cid:paraId="16B9DBAC" w16cid:durableId="6B150E81"/>
  <w16cid:commentId w16cid:paraId="5D0E611E" w16cid:durableId="29AD0D02"/>
  <w16cid:commentId w16cid:paraId="79822A56" w16cid:durableId="46C5D169"/>
  <w16cid:commentId w16cid:paraId="12DBEEB1" w16cid:durableId="29AD0D59"/>
  <w16cid:commentId w16cid:paraId="0A3BC77C" w16cid:durableId="2E56B019"/>
  <w16cid:commentId w16cid:paraId="306E3770" w16cid:durableId="537F89BC"/>
  <w16cid:commentId w16cid:paraId="5E21FE31" w16cid:durableId="2978B7B1"/>
  <w16cid:commentId w16cid:paraId="2DDBA4FF" w16cid:durableId="6FC2F2DE"/>
  <w16cid:commentId w16cid:paraId="799EE8C4" w16cid:durableId="56D02105"/>
  <w16cid:commentId w16cid:paraId="383DFAA4" w16cid:durableId="21D3FBA8"/>
  <w16cid:commentId w16cid:paraId="6B690857" w16cid:durableId="79809998"/>
  <w16cid:commentId w16cid:paraId="3712A111" w16cid:durableId="154E94B4"/>
  <w16cid:commentId w16cid:paraId="6B6DD224" w16cid:durableId="5BA62761"/>
  <w16cid:commentId w16cid:paraId="13A734F5" w16cid:durableId="183A6CCE"/>
  <w16cid:commentId w16cid:paraId="71356464" w16cid:durableId="6F58DD5D"/>
  <w16cid:commentId w16cid:paraId="58DA682D" w16cid:durableId="0244C24A"/>
  <w16cid:commentId w16cid:paraId="26DE0AD2" w16cid:durableId="73F52CF1"/>
  <w16cid:commentId w16cid:paraId="3BA37015" w16cid:durableId="3AE1DCB9"/>
  <w16cid:commentId w16cid:paraId="1F0628F2" w16cid:durableId="26C14D25"/>
  <w16cid:commentId w16cid:paraId="1A5AD971" w16cid:durableId="71B60087"/>
  <w16cid:commentId w16cid:paraId="69CE65A9" w16cid:durableId="39D74987"/>
  <w16cid:commentId w16cid:paraId="4D83A1E3" w16cid:durableId="476AD497"/>
  <w16cid:commentId w16cid:paraId="24A6D6D0" w16cid:durableId="2BF2EFF4"/>
  <w16cid:commentId w16cid:paraId="2F749496" w16cid:durableId="31093E64"/>
  <w16cid:commentId w16cid:paraId="1163E39B" w16cid:durableId="7B9E924D"/>
  <w16cid:commentId w16cid:paraId="5D0B4C1A" w16cid:durableId="2500D563"/>
  <w16cid:commentId w16cid:paraId="69613DF6" w16cid:durableId="2A31BCA3"/>
  <w16cid:commentId w16cid:paraId="5DC8135A" w16cid:durableId="3A3F6C5C"/>
  <w16cid:commentId w16cid:paraId="35987A85" w16cid:durableId="72872A94"/>
  <w16cid:commentId w16cid:paraId="6CE554D0" w16cid:durableId="2DDE8B35"/>
  <w16cid:commentId w16cid:paraId="78B0E8B8" w16cid:durableId="31ADB03F"/>
  <w16cid:commentId w16cid:paraId="7A82F56B" w16cid:durableId="1F94C741"/>
  <w16cid:commentId w16cid:paraId="0D4D4846" w16cid:durableId="571A093A"/>
  <w16cid:commentId w16cid:paraId="005215D3" w16cid:durableId="60760F53"/>
  <w16cid:commentId w16cid:paraId="17D38A3B" w16cid:durableId="29AD30AD"/>
  <w16cid:commentId w16cid:paraId="39119A83" w16cid:durableId="4D277808"/>
  <w16cid:commentId w16cid:paraId="40ACD5F1" w16cid:durableId="512776B4"/>
  <w16cid:commentId w16cid:paraId="64211845" w16cid:durableId="7E5E8ED1"/>
  <w16cid:commentId w16cid:paraId="02CC6045" w16cid:durableId="296745BC"/>
  <w16cid:commentId w16cid:paraId="52A5CFE4" w16cid:durableId="4E9D3511"/>
  <w16cid:commentId w16cid:paraId="4DB51421" w16cid:durableId="29AD327B"/>
  <w16cid:commentId w16cid:paraId="53EF394E" w16cid:durableId="2978BF19"/>
  <w16cid:commentId w16cid:paraId="6241F8BC" w16cid:durableId="2DBA9229"/>
  <w16cid:commentId w16cid:paraId="1DABC380" w16cid:durableId="61912D04"/>
  <w16cid:commentId w16cid:paraId="78E7E39F" w16cid:durableId="32825E31"/>
  <w16cid:commentId w16cid:paraId="1462B7F6" w16cid:durableId="22B005F0"/>
  <w16cid:commentId w16cid:paraId="10489376" w16cid:durableId="29E5D7B8"/>
  <w16cid:commentId w16cid:paraId="7492C2A2" w16cid:durableId="29E76C15"/>
  <w16cid:commentId w16cid:paraId="6FC76E13" w16cid:durableId="2986FC5F"/>
  <w16cid:commentId w16cid:paraId="1F56115F" w16cid:durableId="1B9972EF"/>
  <w16cid:commentId w16cid:paraId="097F1C04" w16cid:durableId="258AFB3A"/>
  <w16cid:commentId w16cid:paraId="6248F20C" w16cid:durableId="05349D56"/>
  <w16cid:commentId w16cid:paraId="0DB4366E" w16cid:durableId="48E58BC0"/>
  <w16cid:commentId w16cid:paraId="5A24C090" w16cid:durableId="47995749"/>
  <w16cid:commentId w16cid:paraId="6ED83976" w16cid:durableId="14D6BE76"/>
  <w16cid:commentId w16cid:paraId="75E15649" w16cid:durableId="325D6962"/>
  <w16cid:commentId w16cid:paraId="48CC7B98" w16cid:durableId="2980AC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B2D6C5" w14:textId="77777777" w:rsidR="00E0267E" w:rsidRDefault="00E0267E" w:rsidP="009B4C2B">
      <w:r>
        <w:separator/>
      </w:r>
    </w:p>
  </w:endnote>
  <w:endnote w:type="continuationSeparator" w:id="0">
    <w:p w14:paraId="4252EA4D" w14:textId="77777777" w:rsidR="00E0267E" w:rsidRDefault="00E0267E"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1EB5EC" w14:textId="77777777" w:rsidR="00E0267E" w:rsidRDefault="00E0267E" w:rsidP="009B4C2B">
      <w:r>
        <w:separator/>
      </w:r>
    </w:p>
  </w:footnote>
  <w:footnote w:type="continuationSeparator" w:id="0">
    <w:p w14:paraId="791CD134" w14:textId="77777777" w:rsidR="00E0267E" w:rsidRDefault="00E0267E"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5"/>
  </w:num>
  <w:num w:numId="4">
    <w:abstractNumId w:val="0"/>
  </w:num>
  <w:num w:numId="5">
    <w:abstractNumId w:val="3"/>
  </w:num>
  <w:num w:numId="6">
    <w:abstractNumId w:val="6"/>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sabelle Cote">
    <w15:presenceInfo w15:providerId="Windows Live" w15:userId="5e078651ba9eb2b3"/>
  </w15:person>
  <w15:person w15:author="Em Lim">
    <w15:presenceInfo w15:providerId="AD" w15:userId="S::egl3@sfu.ca::66b8d41e-e852-422e-bfdc-03f068eb453f"/>
  </w15:person>
  <w15:person w15:author="Kieran Cox">
    <w15:presenceInfo w15:providerId="AD" w15:userId="S::kieranc@sfu.ca::b4290085-ec8f-4fe0-8d75-e615e1fa99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1775B"/>
    <w:rsid w:val="0002013E"/>
    <w:rsid w:val="000227FF"/>
    <w:rsid w:val="00026365"/>
    <w:rsid w:val="00026433"/>
    <w:rsid w:val="000300C1"/>
    <w:rsid w:val="0003350D"/>
    <w:rsid w:val="00034975"/>
    <w:rsid w:val="000358C8"/>
    <w:rsid w:val="00043001"/>
    <w:rsid w:val="00056973"/>
    <w:rsid w:val="00057BA8"/>
    <w:rsid w:val="00064FCF"/>
    <w:rsid w:val="00066613"/>
    <w:rsid w:val="0007080D"/>
    <w:rsid w:val="0007282D"/>
    <w:rsid w:val="00095C26"/>
    <w:rsid w:val="000A1681"/>
    <w:rsid w:val="000A1A31"/>
    <w:rsid w:val="000A63B7"/>
    <w:rsid w:val="000A6D26"/>
    <w:rsid w:val="000C6AA6"/>
    <w:rsid w:val="000D41B2"/>
    <w:rsid w:val="000D4769"/>
    <w:rsid w:val="000D685F"/>
    <w:rsid w:val="000E0C25"/>
    <w:rsid w:val="000E3FA6"/>
    <w:rsid w:val="000E691F"/>
    <w:rsid w:val="000E74A0"/>
    <w:rsid w:val="00105516"/>
    <w:rsid w:val="0011523B"/>
    <w:rsid w:val="001175F9"/>
    <w:rsid w:val="001211D2"/>
    <w:rsid w:val="001313BD"/>
    <w:rsid w:val="0013326D"/>
    <w:rsid w:val="00134966"/>
    <w:rsid w:val="00136DB7"/>
    <w:rsid w:val="00144B86"/>
    <w:rsid w:val="00151C99"/>
    <w:rsid w:val="00152CBA"/>
    <w:rsid w:val="00164233"/>
    <w:rsid w:val="00171464"/>
    <w:rsid w:val="00171DD6"/>
    <w:rsid w:val="0017314E"/>
    <w:rsid w:val="00173964"/>
    <w:rsid w:val="00176D2C"/>
    <w:rsid w:val="0018005F"/>
    <w:rsid w:val="00181FA8"/>
    <w:rsid w:val="0018289E"/>
    <w:rsid w:val="0019076A"/>
    <w:rsid w:val="00195ECF"/>
    <w:rsid w:val="001A0C35"/>
    <w:rsid w:val="001A65DD"/>
    <w:rsid w:val="001B22A8"/>
    <w:rsid w:val="001B79C7"/>
    <w:rsid w:val="001D13C5"/>
    <w:rsid w:val="001D3701"/>
    <w:rsid w:val="001D7BE9"/>
    <w:rsid w:val="001E7F77"/>
    <w:rsid w:val="001F6183"/>
    <w:rsid w:val="001F69F0"/>
    <w:rsid w:val="001F79DB"/>
    <w:rsid w:val="0020783B"/>
    <w:rsid w:val="002142F2"/>
    <w:rsid w:val="002145C6"/>
    <w:rsid w:val="00217D47"/>
    <w:rsid w:val="00222A9E"/>
    <w:rsid w:val="0022385E"/>
    <w:rsid w:val="00230925"/>
    <w:rsid w:val="00233D5C"/>
    <w:rsid w:val="00235FC5"/>
    <w:rsid w:val="00237ED0"/>
    <w:rsid w:val="00245C88"/>
    <w:rsid w:val="0025202D"/>
    <w:rsid w:val="00252E04"/>
    <w:rsid w:val="00253D0A"/>
    <w:rsid w:val="00261545"/>
    <w:rsid w:val="002620AE"/>
    <w:rsid w:val="00263F14"/>
    <w:rsid w:val="0026711E"/>
    <w:rsid w:val="002676C9"/>
    <w:rsid w:val="00271E58"/>
    <w:rsid w:val="002750B2"/>
    <w:rsid w:val="00280722"/>
    <w:rsid w:val="00281EEC"/>
    <w:rsid w:val="002840C9"/>
    <w:rsid w:val="00290BF1"/>
    <w:rsid w:val="0029554C"/>
    <w:rsid w:val="00295B89"/>
    <w:rsid w:val="0029789C"/>
    <w:rsid w:val="002A304B"/>
    <w:rsid w:val="002A72EC"/>
    <w:rsid w:val="002A7F03"/>
    <w:rsid w:val="002B400A"/>
    <w:rsid w:val="002B6ECC"/>
    <w:rsid w:val="002B7F5F"/>
    <w:rsid w:val="002C320F"/>
    <w:rsid w:val="002C3747"/>
    <w:rsid w:val="002D40ED"/>
    <w:rsid w:val="002D7263"/>
    <w:rsid w:val="002E1265"/>
    <w:rsid w:val="002E537D"/>
    <w:rsid w:val="002E568B"/>
    <w:rsid w:val="002E7BDB"/>
    <w:rsid w:val="002F0DB3"/>
    <w:rsid w:val="00314A5D"/>
    <w:rsid w:val="00334ADF"/>
    <w:rsid w:val="00337794"/>
    <w:rsid w:val="00355A76"/>
    <w:rsid w:val="00356E7A"/>
    <w:rsid w:val="003665DF"/>
    <w:rsid w:val="003801C9"/>
    <w:rsid w:val="00380F24"/>
    <w:rsid w:val="003859F6"/>
    <w:rsid w:val="003922EB"/>
    <w:rsid w:val="00392DBC"/>
    <w:rsid w:val="00396449"/>
    <w:rsid w:val="00397B9C"/>
    <w:rsid w:val="003A204B"/>
    <w:rsid w:val="003B4768"/>
    <w:rsid w:val="003B6CDD"/>
    <w:rsid w:val="003C7B94"/>
    <w:rsid w:val="003D17AC"/>
    <w:rsid w:val="003D5A5B"/>
    <w:rsid w:val="003E0CA3"/>
    <w:rsid w:val="003E0D14"/>
    <w:rsid w:val="003F627B"/>
    <w:rsid w:val="0040085E"/>
    <w:rsid w:val="00405356"/>
    <w:rsid w:val="00406F74"/>
    <w:rsid w:val="0041407D"/>
    <w:rsid w:val="00415C5B"/>
    <w:rsid w:val="00417390"/>
    <w:rsid w:val="004173D2"/>
    <w:rsid w:val="0042174D"/>
    <w:rsid w:val="0042306A"/>
    <w:rsid w:val="004253ED"/>
    <w:rsid w:val="004317DC"/>
    <w:rsid w:val="0043235D"/>
    <w:rsid w:val="00433289"/>
    <w:rsid w:val="0043787D"/>
    <w:rsid w:val="00437D27"/>
    <w:rsid w:val="004433B7"/>
    <w:rsid w:val="00444382"/>
    <w:rsid w:val="00444BD0"/>
    <w:rsid w:val="004578FA"/>
    <w:rsid w:val="00462E79"/>
    <w:rsid w:val="00473216"/>
    <w:rsid w:val="00477D12"/>
    <w:rsid w:val="00481673"/>
    <w:rsid w:val="00487ED1"/>
    <w:rsid w:val="00494CBA"/>
    <w:rsid w:val="00495B22"/>
    <w:rsid w:val="004A6A89"/>
    <w:rsid w:val="004C10EB"/>
    <w:rsid w:val="004C7077"/>
    <w:rsid w:val="004D08E1"/>
    <w:rsid w:val="004D42BB"/>
    <w:rsid w:val="004E5C73"/>
    <w:rsid w:val="004E6F16"/>
    <w:rsid w:val="004F5624"/>
    <w:rsid w:val="005110F5"/>
    <w:rsid w:val="00512CBD"/>
    <w:rsid w:val="00517C1E"/>
    <w:rsid w:val="005209E1"/>
    <w:rsid w:val="00522FED"/>
    <w:rsid w:val="00526E5E"/>
    <w:rsid w:val="00527C2B"/>
    <w:rsid w:val="0053139F"/>
    <w:rsid w:val="00532C7F"/>
    <w:rsid w:val="00533B7E"/>
    <w:rsid w:val="005433DA"/>
    <w:rsid w:val="00547A38"/>
    <w:rsid w:val="0055529E"/>
    <w:rsid w:val="005636C0"/>
    <w:rsid w:val="00565A8B"/>
    <w:rsid w:val="00570F20"/>
    <w:rsid w:val="005746D1"/>
    <w:rsid w:val="00576692"/>
    <w:rsid w:val="0058230D"/>
    <w:rsid w:val="005870DF"/>
    <w:rsid w:val="005A129F"/>
    <w:rsid w:val="005A1F03"/>
    <w:rsid w:val="005A498B"/>
    <w:rsid w:val="005B3F6C"/>
    <w:rsid w:val="005C511E"/>
    <w:rsid w:val="005C6C7A"/>
    <w:rsid w:val="005E0538"/>
    <w:rsid w:val="005E0A73"/>
    <w:rsid w:val="005E2C00"/>
    <w:rsid w:val="005E2FEE"/>
    <w:rsid w:val="005E6D58"/>
    <w:rsid w:val="005F0597"/>
    <w:rsid w:val="005F1E8D"/>
    <w:rsid w:val="005F39D0"/>
    <w:rsid w:val="006032E9"/>
    <w:rsid w:val="0061163F"/>
    <w:rsid w:val="006159C2"/>
    <w:rsid w:val="0061715C"/>
    <w:rsid w:val="0061731D"/>
    <w:rsid w:val="00622296"/>
    <w:rsid w:val="00623B32"/>
    <w:rsid w:val="006259B4"/>
    <w:rsid w:val="00635119"/>
    <w:rsid w:val="0064532D"/>
    <w:rsid w:val="006528A1"/>
    <w:rsid w:val="00662D37"/>
    <w:rsid w:val="00662F9B"/>
    <w:rsid w:val="00670555"/>
    <w:rsid w:val="0067503F"/>
    <w:rsid w:val="00676581"/>
    <w:rsid w:val="00676DAB"/>
    <w:rsid w:val="00677126"/>
    <w:rsid w:val="00677F1B"/>
    <w:rsid w:val="006802B8"/>
    <w:rsid w:val="00682CDC"/>
    <w:rsid w:val="006855B4"/>
    <w:rsid w:val="00690DD3"/>
    <w:rsid w:val="0069194B"/>
    <w:rsid w:val="00694C65"/>
    <w:rsid w:val="006B016A"/>
    <w:rsid w:val="006C360E"/>
    <w:rsid w:val="006C4A83"/>
    <w:rsid w:val="006C6F43"/>
    <w:rsid w:val="006D152A"/>
    <w:rsid w:val="006D5284"/>
    <w:rsid w:val="006D7F06"/>
    <w:rsid w:val="006E54C4"/>
    <w:rsid w:val="006F3E6B"/>
    <w:rsid w:val="006F584C"/>
    <w:rsid w:val="00700CA8"/>
    <w:rsid w:val="00701637"/>
    <w:rsid w:val="00701EB0"/>
    <w:rsid w:val="007025A9"/>
    <w:rsid w:val="0070501D"/>
    <w:rsid w:val="00705FE1"/>
    <w:rsid w:val="00712A56"/>
    <w:rsid w:val="00715D18"/>
    <w:rsid w:val="00715D27"/>
    <w:rsid w:val="007256B0"/>
    <w:rsid w:val="0072610A"/>
    <w:rsid w:val="007268C2"/>
    <w:rsid w:val="00761A9D"/>
    <w:rsid w:val="00765FE9"/>
    <w:rsid w:val="0077211F"/>
    <w:rsid w:val="00782EA1"/>
    <w:rsid w:val="00792779"/>
    <w:rsid w:val="00796F8D"/>
    <w:rsid w:val="007A1A08"/>
    <w:rsid w:val="007A1A41"/>
    <w:rsid w:val="007A283D"/>
    <w:rsid w:val="007B5406"/>
    <w:rsid w:val="007B580F"/>
    <w:rsid w:val="007C03DE"/>
    <w:rsid w:val="007C042F"/>
    <w:rsid w:val="007C0A44"/>
    <w:rsid w:val="007C1BDA"/>
    <w:rsid w:val="007C1D5C"/>
    <w:rsid w:val="007C32C3"/>
    <w:rsid w:val="007D13CA"/>
    <w:rsid w:val="007D6070"/>
    <w:rsid w:val="007D6267"/>
    <w:rsid w:val="007D71C9"/>
    <w:rsid w:val="007E4686"/>
    <w:rsid w:val="007F1484"/>
    <w:rsid w:val="007F416C"/>
    <w:rsid w:val="007F6203"/>
    <w:rsid w:val="0080060C"/>
    <w:rsid w:val="008012CE"/>
    <w:rsid w:val="00801C62"/>
    <w:rsid w:val="00805704"/>
    <w:rsid w:val="00805A5D"/>
    <w:rsid w:val="008068ED"/>
    <w:rsid w:val="00813785"/>
    <w:rsid w:val="00816A13"/>
    <w:rsid w:val="00817AD8"/>
    <w:rsid w:val="00824BD5"/>
    <w:rsid w:val="00826808"/>
    <w:rsid w:val="008307A0"/>
    <w:rsid w:val="00830E20"/>
    <w:rsid w:val="008335BF"/>
    <w:rsid w:val="008422B4"/>
    <w:rsid w:val="00851AB4"/>
    <w:rsid w:val="008600C1"/>
    <w:rsid w:val="008613D1"/>
    <w:rsid w:val="008651BB"/>
    <w:rsid w:val="0087419B"/>
    <w:rsid w:val="00882A24"/>
    <w:rsid w:val="00895C86"/>
    <w:rsid w:val="008964CE"/>
    <w:rsid w:val="008A1BD4"/>
    <w:rsid w:val="008B05F8"/>
    <w:rsid w:val="008B12AF"/>
    <w:rsid w:val="008B1EB6"/>
    <w:rsid w:val="008B5851"/>
    <w:rsid w:val="008C2771"/>
    <w:rsid w:val="008C6BDA"/>
    <w:rsid w:val="008D04B8"/>
    <w:rsid w:val="008D5E5B"/>
    <w:rsid w:val="008E0F38"/>
    <w:rsid w:val="008E62A2"/>
    <w:rsid w:val="008E7707"/>
    <w:rsid w:val="008F7AFF"/>
    <w:rsid w:val="00900E3F"/>
    <w:rsid w:val="00903BFA"/>
    <w:rsid w:val="0091520C"/>
    <w:rsid w:val="00915C04"/>
    <w:rsid w:val="00920BAF"/>
    <w:rsid w:val="00920FC5"/>
    <w:rsid w:val="00923779"/>
    <w:rsid w:val="00925056"/>
    <w:rsid w:val="00930939"/>
    <w:rsid w:val="00932640"/>
    <w:rsid w:val="00933A0C"/>
    <w:rsid w:val="009341AA"/>
    <w:rsid w:val="0093424F"/>
    <w:rsid w:val="00943023"/>
    <w:rsid w:val="0094446B"/>
    <w:rsid w:val="00946EB9"/>
    <w:rsid w:val="009500AF"/>
    <w:rsid w:val="00950C3D"/>
    <w:rsid w:val="009529BF"/>
    <w:rsid w:val="00956033"/>
    <w:rsid w:val="009569DD"/>
    <w:rsid w:val="009609CF"/>
    <w:rsid w:val="00967589"/>
    <w:rsid w:val="00990B37"/>
    <w:rsid w:val="00996C31"/>
    <w:rsid w:val="00997D69"/>
    <w:rsid w:val="00997F39"/>
    <w:rsid w:val="009B18A4"/>
    <w:rsid w:val="009B2BF8"/>
    <w:rsid w:val="009B31A7"/>
    <w:rsid w:val="009B4C2B"/>
    <w:rsid w:val="009C41B4"/>
    <w:rsid w:val="009C4EA4"/>
    <w:rsid w:val="009D6967"/>
    <w:rsid w:val="009E35D0"/>
    <w:rsid w:val="009E3CC4"/>
    <w:rsid w:val="009E4099"/>
    <w:rsid w:val="009E6CC7"/>
    <w:rsid w:val="009F3B04"/>
    <w:rsid w:val="00A01D2A"/>
    <w:rsid w:val="00A05727"/>
    <w:rsid w:val="00A14B41"/>
    <w:rsid w:val="00A15663"/>
    <w:rsid w:val="00A15B36"/>
    <w:rsid w:val="00A166C5"/>
    <w:rsid w:val="00A213FF"/>
    <w:rsid w:val="00A36A0B"/>
    <w:rsid w:val="00A44D01"/>
    <w:rsid w:val="00A565ED"/>
    <w:rsid w:val="00A7066E"/>
    <w:rsid w:val="00A71A32"/>
    <w:rsid w:val="00A76702"/>
    <w:rsid w:val="00A81C25"/>
    <w:rsid w:val="00A82539"/>
    <w:rsid w:val="00A91086"/>
    <w:rsid w:val="00A92411"/>
    <w:rsid w:val="00A9541C"/>
    <w:rsid w:val="00AA20C8"/>
    <w:rsid w:val="00AA2419"/>
    <w:rsid w:val="00AB2110"/>
    <w:rsid w:val="00AB222F"/>
    <w:rsid w:val="00AB275A"/>
    <w:rsid w:val="00AB636E"/>
    <w:rsid w:val="00AC1B8C"/>
    <w:rsid w:val="00AC453C"/>
    <w:rsid w:val="00AC4D54"/>
    <w:rsid w:val="00AC6441"/>
    <w:rsid w:val="00AD59FE"/>
    <w:rsid w:val="00AD62DF"/>
    <w:rsid w:val="00AD64D7"/>
    <w:rsid w:val="00AE2D14"/>
    <w:rsid w:val="00AE4869"/>
    <w:rsid w:val="00AF1C1D"/>
    <w:rsid w:val="00AF48F7"/>
    <w:rsid w:val="00B01287"/>
    <w:rsid w:val="00B028F9"/>
    <w:rsid w:val="00B047D8"/>
    <w:rsid w:val="00B070A5"/>
    <w:rsid w:val="00B071BE"/>
    <w:rsid w:val="00B164BF"/>
    <w:rsid w:val="00B16FBC"/>
    <w:rsid w:val="00B1705D"/>
    <w:rsid w:val="00B177C3"/>
    <w:rsid w:val="00B205EE"/>
    <w:rsid w:val="00B25F11"/>
    <w:rsid w:val="00B317B9"/>
    <w:rsid w:val="00B40590"/>
    <w:rsid w:val="00B43EE2"/>
    <w:rsid w:val="00B450E4"/>
    <w:rsid w:val="00B47743"/>
    <w:rsid w:val="00B50D62"/>
    <w:rsid w:val="00B51A9A"/>
    <w:rsid w:val="00B547A8"/>
    <w:rsid w:val="00B62619"/>
    <w:rsid w:val="00B62EEA"/>
    <w:rsid w:val="00B654FE"/>
    <w:rsid w:val="00B71E47"/>
    <w:rsid w:val="00B825DD"/>
    <w:rsid w:val="00B826DC"/>
    <w:rsid w:val="00B866D6"/>
    <w:rsid w:val="00B874D2"/>
    <w:rsid w:val="00B8757C"/>
    <w:rsid w:val="00B928B9"/>
    <w:rsid w:val="00BA2485"/>
    <w:rsid w:val="00BA6691"/>
    <w:rsid w:val="00BB6F7F"/>
    <w:rsid w:val="00BC1B34"/>
    <w:rsid w:val="00BC20AB"/>
    <w:rsid w:val="00BC463D"/>
    <w:rsid w:val="00BD0E57"/>
    <w:rsid w:val="00BD1256"/>
    <w:rsid w:val="00BD1992"/>
    <w:rsid w:val="00BD384B"/>
    <w:rsid w:val="00BE5F43"/>
    <w:rsid w:val="00BF1FB2"/>
    <w:rsid w:val="00BF7831"/>
    <w:rsid w:val="00C01950"/>
    <w:rsid w:val="00C05930"/>
    <w:rsid w:val="00C05A5A"/>
    <w:rsid w:val="00C06EC1"/>
    <w:rsid w:val="00C12458"/>
    <w:rsid w:val="00C146F7"/>
    <w:rsid w:val="00C21D82"/>
    <w:rsid w:val="00C246F4"/>
    <w:rsid w:val="00C25CFD"/>
    <w:rsid w:val="00C26711"/>
    <w:rsid w:val="00C27CC6"/>
    <w:rsid w:val="00C31EA3"/>
    <w:rsid w:val="00C45043"/>
    <w:rsid w:val="00C459A2"/>
    <w:rsid w:val="00C540DD"/>
    <w:rsid w:val="00C673A5"/>
    <w:rsid w:val="00C768BA"/>
    <w:rsid w:val="00C77114"/>
    <w:rsid w:val="00C77243"/>
    <w:rsid w:val="00C826A7"/>
    <w:rsid w:val="00C8732F"/>
    <w:rsid w:val="00CA34B5"/>
    <w:rsid w:val="00CD046A"/>
    <w:rsid w:val="00CD2A33"/>
    <w:rsid w:val="00CD73AB"/>
    <w:rsid w:val="00CE181D"/>
    <w:rsid w:val="00CE1DE8"/>
    <w:rsid w:val="00CE5122"/>
    <w:rsid w:val="00CE5810"/>
    <w:rsid w:val="00CE6EEC"/>
    <w:rsid w:val="00CE7337"/>
    <w:rsid w:val="00CE7CA3"/>
    <w:rsid w:val="00CF5454"/>
    <w:rsid w:val="00CF7529"/>
    <w:rsid w:val="00CF7FD0"/>
    <w:rsid w:val="00D056C4"/>
    <w:rsid w:val="00D07BC0"/>
    <w:rsid w:val="00D10B17"/>
    <w:rsid w:val="00D1548C"/>
    <w:rsid w:val="00D16152"/>
    <w:rsid w:val="00D16B00"/>
    <w:rsid w:val="00D20127"/>
    <w:rsid w:val="00D27E15"/>
    <w:rsid w:val="00D351C1"/>
    <w:rsid w:val="00D37004"/>
    <w:rsid w:val="00D37C4A"/>
    <w:rsid w:val="00D40247"/>
    <w:rsid w:val="00D41147"/>
    <w:rsid w:val="00D4585B"/>
    <w:rsid w:val="00D51B90"/>
    <w:rsid w:val="00D56988"/>
    <w:rsid w:val="00D57AB2"/>
    <w:rsid w:val="00D71E1B"/>
    <w:rsid w:val="00D768B7"/>
    <w:rsid w:val="00D823F4"/>
    <w:rsid w:val="00D85A41"/>
    <w:rsid w:val="00D93294"/>
    <w:rsid w:val="00D96F75"/>
    <w:rsid w:val="00D9775A"/>
    <w:rsid w:val="00DB029A"/>
    <w:rsid w:val="00DB5A3B"/>
    <w:rsid w:val="00DC0493"/>
    <w:rsid w:val="00DC4A52"/>
    <w:rsid w:val="00DC5B5B"/>
    <w:rsid w:val="00DE151A"/>
    <w:rsid w:val="00DE4185"/>
    <w:rsid w:val="00DE493D"/>
    <w:rsid w:val="00DE63E7"/>
    <w:rsid w:val="00DF4B83"/>
    <w:rsid w:val="00DF5087"/>
    <w:rsid w:val="00DF59A5"/>
    <w:rsid w:val="00E01F00"/>
    <w:rsid w:val="00E0267E"/>
    <w:rsid w:val="00E0703E"/>
    <w:rsid w:val="00E12068"/>
    <w:rsid w:val="00E12E12"/>
    <w:rsid w:val="00E15F93"/>
    <w:rsid w:val="00E25DCB"/>
    <w:rsid w:val="00E26FA5"/>
    <w:rsid w:val="00E31706"/>
    <w:rsid w:val="00E31F65"/>
    <w:rsid w:val="00E32297"/>
    <w:rsid w:val="00E34FA8"/>
    <w:rsid w:val="00E428BC"/>
    <w:rsid w:val="00E57739"/>
    <w:rsid w:val="00E626AC"/>
    <w:rsid w:val="00E639BB"/>
    <w:rsid w:val="00E6472E"/>
    <w:rsid w:val="00E6680F"/>
    <w:rsid w:val="00E763F3"/>
    <w:rsid w:val="00E83D6E"/>
    <w:rsid w:val="00E85990"/>
    <w:rsid w:val="00E86B3F"/>
    <w:rsid w:val="00E914E6"/>
    <w:rsid w:val="00EA2D98"/>
    <w:rsid w:val="00EA4716"/>
    <w:rsid w:val="00EB3BC7"/>
    <w:rsid w:val="00EB7CB2"/>
    <w:rsid w:val="00EC101B"/>
    <w:rsid w:val="00EC6CAC"/>
    <w:rsid w:val="00ED1C7F"/>
    <w:rsid w:val="00ED5552"/>
    <w:rsid w:val="00EE4634"/>
    <w:rsid w:val="00EE4DBD"/>
    <w:rsid w:val="00EE5DD8"/>
    <w:rsid w:val="00EF0BBA"/>
    <w:rsid w:val="00EF0CFA"/>
    <w:rsid w:val="00EF152C"/>
    <w:rsid w:val="00EF7628"/>
    <w:rsid w:val="00F0487B"/>
    <w:rsid w:val="00F10947"/>
    <w:rsid w:val="00F149DB"/>
    <w:rsid w:val="00F15086"/>
    <w:rsid w:val="00F17ED1"/>
    <w:rsid w:val="00F23409"/>
    <w:rsid w:val="00F235E9"/>
    <w:rsid w:val="00F26904"/>
    <w:rsid w:val="00F26D14"/>
    <w:rsid w:val="00F33E40"/>
    <w:rsid w:val="00F36798"/>
    <w:rsid w:val="00F64AEB"/>
    <w:rsid w:val="00F76C68"/>
    <w:rsid w:val="00F77F4A"/>
    <w:rsid w:val="00F86B25"/>
    <w:rsid w:val="00F92D6E"/>
    <w:rsid w:val="00F92DAE"/>
    <w:rsid w:val="00F96096"/>
    <w:rsid w:val="00FA0A52"/>
    <w:rsid w:val="00FA0E9B"/>
    <w:rsid w:val="00FA7DAE"/>
    <w:rsid w:val="00FB237D"/>
    <w:rsid w:val="00FB252B"/>
    <w:rsid w:val="00FC0F65"/>
    <w:rsid w:val="00FC6B44"/>
    <w:rsid w:val="00FD548B"/>
    <w:rsid w:val="00FE017D"/>
    <w:rsid w:val="00FE153F"/>
    <w:rsid w:val="00FE62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E83D6E"/>
    <w:tblPr>
      <w:tblBorders>
        <w:insideH w:val="single" w:sz="6" w:space="0" w:color="F2F2F2"/>
        <w:insideV w:val="single" w:sz="4" w:space="0" w:color="000000"/>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nsojournals.onlinelibrary.wiley.com/doi/full/10.1111/oik.08554?casa_token=q0Ts27QOSPQAAAAA%3A0RcNePOPnD5nQnh6J2HIpqpBJ51swMASybHeVcnYZQNrRg_O7PiQiN8gVBN8MjtkDyFIbKFsGa3_Qqyy" TargetMode="External"/><Relationship Id="rId2" Type="http://schemas.openxmlformats.org/officeDocument/2006/relationships/hyperlink" Target="https://www.frontiersin.org/articles/10.3389/fmars.2022.870308/full" TargetMode="External"/><Relationship Id="rId1" Type="http://schemas.openxmlformats.org/officeDocument/2006/relationships/hyperlink" Target="https://besjournals.onlinelibrary.wiley.com/doi/full/10.1111/1365-2656.1353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bone.biol.sc.edu/tide/tideshow.cgi?site=Bamfield%2C+British+Columbia"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8/08/relationships/commentsExtensible" Target="commentsExtensible.xml"/><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32DA5-2E30-894D-8F5D-8E0F1A399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TotalTime>
  <Pages>35</Pages>
  <Words>26516</Words>
  <Characters>151146</Characters>
  <Application>Microsoft Office Word</Application>
  <DocSecurity>0</DocSecurity>
  <Lines>1259</Lines>
  <Paragraphs>354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64</cp:revision>
  <dcterms:created xsi:type="dcterms:W3CDTF">2024-03-15T22:42:00Z</dcterms:created>
  <dcterms:modified xsi:type="dcterms:W3CDTF">2024-05-16T23:45:00Z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id="mYt45XEf"/&gt;&lt;style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