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10A36" w14:textId="6C9F3120" w:rsidR="008307A0" w:rsidRPr="005F1E8D" w:rsidRDefault="008307A0" w:rsidP="00CE7337">
      <w:pPr>
        <w:spacing w:line="480" w:lineRule="auto"/>
        <w:jc w:val="center"/>
        <w:rPr>
          <w:rFonts w:ascii="Times New Roman" w:hAnsi="Times New Roman" w:cs="Times New Roman"/>
          <w:b/>
          <w:lang w:val="en-CA"/>
        </w:rPr>
      </w:pPr>
      <w:r w:rsidRPr="005F1E8D">
        <w:rPr>
          <w:rFonts w:ascii="Times New Roman" w:hAnsi="Times New Roman" w:cs="Times New Roman"/>
          <w:b/>
          <w:bCs/>
          <w:lang w:val="en-CA"/>
        </w:rPr>
        <w:t>Spatial 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in temperate waters</w:t>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77777777"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t>Em G Lim</w:t>
      </w:r>
      <w:r w:rsidRPr="005F1E8D">
        <w:rPr>
          <w:rFonts w:ascii="Times New Roman" w:hAnsi="Times New Roman" w:cs="Times New Roman"/>
          <w:vertAlign w:val="superscript"/>
          <w:lang w:val="en-CA"/>
        </w:rPr>
        <w:t>1</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77777777" w:rsidR="008307A0" w:rsidRPr="005F1E8D" w:rsidRDefault="008307A0" w:rsidP="00CE7337">
      <w:pPr>
        <w:spacing w:line="480" w:lineRule="auto"/>
        <w:rPr>
          <w:rFonts w:ascii="Times New Roman" w:hAnsi="Times New Roman" w:cs="Times New Roman"/>
          <w:lang w:val="en-CA"/>
        </w:rPr>
      </w:pP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commentRangeStart w:id="0"/>
      <w:r w:rsidRPr="005F1E8D">
        <w:rPr>
          <w:rFonts w:ascii="Times New Roman" w:hAnsi="Times New Roman" w:cs="Times New Roman"/>
          <w:b/>
          <w:lang w:val="en-CA"/>
        </w:rPr>
        <w:lastRenderedPageBreak/>
        <w:t>Abstract</w:t>
      </w:r>
      <w:commentRangeEnd w:id="0"/>
      <w:r w:rsidR="00CE5810" w:rsidRPr="005F1E8D">
        <w:rPr>
          <w:rStyle w:val="CommentReference"/>
          <w:rFonts w:ascii="Times New Roman" w:hAnsi="Times New Roman" w:cs="Times New Roman"/>
        </w:rPr>
        <w:commentReference w:id="0"/>
      </w:r>
    </w:p>
    <w:p w14:paraId="2FE39DE9" w14:textId="0BF08D59" w:rsidR="008307A0" w:rsidRPr="005F1E8D" w:rsidRDefault="008307A0" w:rsidP="00813785">
      <w:pPr>
        <w:spacing w:line="480" w:lineRule="auto"/>
        <w:ind w:firstLine="720"/>
        <w:rPr>
          <w:rFonts w:ascii="Times New Roman" w:hAnsi="Times New Roman" w:cs="Times New Roman"/>
          <w:lang w:val="en-CA"/>
        </w:rPr>
      </w:pPr>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w:t>
      </w:r>
      <w:del w:id="1" w:author="Em Lim" w:date="2024-03-26T08:42:00Z">
        <w:r w:rsidRPr="005F1E8D" w:rsidDel="005E2FEE">
          <w:rPr>
            <w:rFonts w:ascii="Times New Roman" w:hAnsi="Times New Roman" w:cs="Times New Roman"/>
            <w:lang w:val="en-CA"/>
          </w:rPr>
          <w:delText xml:space="preserve">is known to </w:delText>
        </w:r>
      </w:del>
      <w:r w:rsidRPr="005F1E8D">
        <w:rPr>
          <w:rFonts w:ascii="Times New Roman" w:hAnsi="Times New Roman" w:cs="Times New Roman"/>
          <w:lang w:val="en-CA"/>
        </w:rPr>
        <w:t>drive</w:t>
      </w:r>
      <w:ins w:id="2" w:author="Em Lim" w:date="2024-03-26T08:42:00Z">
        <w:r w:rsidR="005E2FEE">
          <w:rPr>
            <w:rFonts w:ascii="Times New Roman" w:hAnsi="Times New Roman" w:cs="Times New Roman"/>
            <w:lang w:val="en-CA"/>
          </w:rPr>
          <w:t>s</w:t>
        </w:r>
      </w:ins>
      <w:r w:rsidRPr="005F1E8D">
        <w:rPr>
          <w:rFonts w:ascii="Times New Roman" w:hAnsi="Times New Roman" w:cs="Times New Roman"/>
          <w:lang w:val="en-CA"/>
        </w:rPr>
        <w:t xml:space="preser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w:t>
      </w:r>
      <w:r w:rsidR="00676DAB">
        <w:rPr>
          <w:rFonts w:ascii="Times New Roman" w:eastAsia="Times New Roman" w:hAnsi="Times New Roman" w:cs="Times New Roman"/>
        </w:rPr>
        <w:t>marine eco</w:t>
      </w:r>
      <w:r w:rsidR="005E0538" w:rsidRPr="005F1E8D">
        <w:rPr>
          <w:rFonts w:ascii="Times New Roman" w:eastAsia="Times New Roman" w:hAnsi="Times New Roman" w:cs="Times New Roman"/>
        </w:rPr>
        <w:t>systems are limited.</w:t>
      </w:r>
      <w:r w:rsidR="002D40ED" w:rsidRPr="005F1E8D">
        <w:rPr>
          <w:rFonts w:ascii="Times New Roman" w:eastAsia="Times New Roman" w:hAnsi="Times New Roman" w:cs="Times New Roman"/>
        </w:rPr>
        <w:t xml:space="preserve"> </w:t>
      </w:r>
      <w:r w:rsidRPr="005F1E8D">
        <w:rPr>
          <w:rFonts w:ascii="Times New Roman" w:hAnsi="Times New Roman" w:cs="Times New Roman"/>
          <w:lang w:val="en-CA"/>
        </w:rPr>
        <w:t>Therefore, we aimed to quantify and explain spatial variation in CN</w:t>
      </w:r>
      <w:r w:rsidR="002840C9" w:rsidRPr="005F1E8D">
        <w:rPr>
          <w:rFonts w:ascii="Times New Roman" w:hAnsi="Times New Roman" w:cs="Times New Roman"/>
          <w:lang w:val="en-CA"/>
        </w:rPr>
        <w:t>D</w:t>
      </w:r>
      <w:r w:rsidRPr="005F1E8D">
        <w:rPr>
          <w:rFonts w:ascii="Times New Roman" w:hAnsi="Times New Roman" w:cs="Times New Roman"/>
          <w:lang w:val="en-CA"/>
        </w:rPr>
        <w:t xml:space="preserve"> by surveying </w:t>
      </w:r>
      <w:r w:rsidR="008C2771">
        <w:rPr>
          <w:rFonts w:ascii="Times New Roman" w:hAnsi="Times New Roman" w:cs="Times New Roman"/>
          <w:lang w:val="en-CA"/>
        </w:rPr>
        <w:t xml:space="preserve">the occurrences of X </w:t>
      </w:r>
      <w:r w:rsidRPr="005F1E8D">
        <w:rPr>
          <w:rFonts w:ascii="Times New Roman" w:hAnsi="Times New Roman" w:cs="Times New Roman"/>
          <w:lang w:val="en-CA"/>
        </w:rPr>
        <w:t xml:space="preserve">fish and </w:t>
      </w:r>
      <w:r w:rsidR="008C2771">
        <w:rPr>
          <w:rFonts w:ascii="Times New Roman" w:hAnsi="Times New Roman" w:cs="Times New Roman"/>
          <w:lang w:val="en-CA"/>
        </w:rPr>
        <w:t xml:space="preserve">X </w:t>
      </w:r>
      <w:r w:rsidRPr="005F1E8D">
        <w:rPr>
          <w:rFonts w:ascii="Times New Roman" w:hAnsi="Times New Roman" w:cs="Times New Roman"/>
          <w:lang w:val="en-CA"/>
        </w:rPr>
        <w:t xml:space="preserve">macroinvertebrates </w:t>
      </w:r>
      <w:commentRangeStart w:id="3"/>
      <w:commentRangeStart w:id="4"/>
      <w:r w:rsidRPr="005F1E8D">
        <w:rPr>
          <w:rFonts w:ascii="Times New Roman" w:hAnsi="Times New Roman" w:cs="Times New Roman"/>
          <w:lang w:val="en-CA"/>
        </w:rPr>
        <w:t xml:space="preserve">and </w:t>
      </w:r>
      <w:commentRangeEnd w:id="3"/>
      <w:r w:rsidR="00813785">
        <w:rPr>
          <w:rStyle w:val="CommentReference"/>
        </w:rPr>
        <w:commentReference w:id="3"/>
      </w:r>
      <w:commentRangeEnd w:id="4"/>
      <w:r w:rsidR="00813785">
        <w:rPr>
          <w:rStyle w:val="CommentReference"/>
        </w:rPr>
        <w:commentReference w:id="4"/>
      </w:r>
      <w:r w:rsidRPr="005F1E8D">
        <w:rPr>
          <w:rFonts w:ascii="Times New Roman" w:hAnsi="Times New Roman" w:cs="Times New Roman"/>
          <w:lang w:val="en-CA"/>
        </w:rPr>
        <w:t xml:space="preserve">measuring their ammonium excretions at 27 rocky reefs (3 years) and 17 kelp forests of varying density (1 year) in Barkley Sound, British Columbia. Ammonium concentrations </w:t>
      </w:r>
      <w:r w:rsidR="00F86B25">
        <w:rPr>
          <w:rFonts w:ascii="Times New Roman" w:hAnsi="Times New Roman" w:cs="Times New Roman"/>
          <w:lang w:val="en-CA"/>
        </w:rPr>
        <w:t>rang</w:t>
      </w:r>
      <w:r w:rsidRPr="005F1E8D">
        <w:rPr>
          <w:rFonts w:ascii="Times New Roman" w:hAnsi="Times New Roman" w:cs="Times New Roman"/>
          <w:lang w:val="en-CA"/>
        </w:rPr>
        <w:t xml:space="preserve">ed from 0.009 to 2.5 uM across rocky reefs, and the relationship between animal biomass and ammonium </w:t>
      </w:r>
      <w:commentRangeStart w:id="5"/>
      <w:r w:rsidRPr="005F1E8D">
        <w:rPr>
          <w:rFonts w:ascii="Times New Roman" w:hAnsi="Times New Roman" w:cs="Times New Roman"/>
          <w:lang w:val="en-CA"/>
        </w:rPr>
        <w:t xml:space="preserve">varied </w:t>
      </w:r>
      <w:commentRangeEnd w:id="5"/>
      <w:r w:rsidR="00171DD6">
        <w:rPr>
          <w:rStyle w:val="CommentReference"/>
        </w:rPr>
        <w:commentReference w:id="5"/>
      </w:r>
      <w:r w:rsidRPr="005F1E8D">
        <w:rPr>
          <w:rFonts w:ascii="Times New Roman" w:hAnsi="Times New Roman" w:cs="Times New Roman"/>
          <w:lang w:val="en-CA"/>
        </w:rPr>
        <w:t xml:space="preserve">with tidal exchange–weakly positive at slack and ebb tides, but weakly negative at flood tide. Ammonium was significantly higher within than near kelp forests, a difference that increased with </w:t>
      </w:r>
      <w:r w:rsidR="00915C04" w:rsidRPr="005F1E8D">
        <w:rPr>
          <w:rFonts w:ascii="Times New Roman" w:hAnsi="Times New Roman" w:cs="Times New Roman"/>
          <w:lang w:val="en-CA"/>
        </w:rPr>
        <w:t xml:space="preserve">tide exchange, </w:t>
      </w:r>
      <w:r w:rsidRPr="005F1E8D">
        <w:rPr>
          <w:rFonts w:ascii="Times New Roman" w:hAnsi="Times New Roman" w:cs="Times New Roman"/>
          <w:lang w:val="en-CA"/>
        </w:rPr>
        <w:t xml:space="preserve">kelp </w:t>
      </w:r>
      <w:r w:rsidR="008C2771">
        <w:rPr>
          <w:rFonts w:ascii="Times New Roman" w:hAnsi="Times New Roman" w:cs="Times New Roman"/>
          <w:lang w:val="en-CA"/>
        </w:rPr>
        <w:t xml:space="preserve">biomass, </w:t>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We </w:t>
      </w:r>
      <w:ins w:id="6" w:author="Kieran Cox" w:date="2024-03-21T12:19:00Z">
        <w:r w:rsidR="00F86B25">
          <w:rPr>
            <w:rFonts w:ascii="Times New Roman" w:hAnsi="Times New Roman" w:cs="Times New Roman"/>
            <w:lang w:val="en-CA"/>
          </w:rPr>
          <w:t>observed</w:t>
        </w:r>
        <w:r w:rsidR="00F86B25" w:rsidRPr="005F1E8D">
          <w:rPr>
            <w:rFonts w:ascii="Times New Roman" w:hAnsi="Times New Roman" w:cs="Times New Roman"/>
            <w:lang w:val="en-CA"/>
          </w:rPr>
          <w:t xml:space="preserve"> </w:t>
        </w:r>
      </w:ins>
      <w:sdt>
        <w:sdtPr>
          <w:rPr>
            <w:rFonts w:ascii="Times New Roman" w:hAnsi="Times New Roman" w:cs="Times New Roman"/>
          </w:rPr>
          <w:tag w:val="goog_rdk_3"/>
          <w:id w:val="594221998"/>
        </w:sdtPr>
        <w:sdtEndPr/>
        <w:sdtContent/>
      </w:sdt>
      <w:r w:rsidRPr="005F1E8D">
        <w:rPr>
          <w:rFonts w:ascii="Times New Roman" w:hAnsi="Times New Roman" w:cs="Times New Roman"/>
          <w:lang w:val="en-CA"/>
        </w:rPr>
        <w:t xml:space="preserve">fine-scale ammonium variability and nutrient enrichment on a scale of meters </w:t>
      </w:r>
      <w:commentRangeStart w:id="7"/>
      <w:r w:rsidRPr="005F1E8D">
        <w:rPr>
          <w:rFonts w:ascii="Times New Roman" w:hAnsi="Times New Roman" w:cs="Times New Roman"/>
          <w:lang w:val="en-CA"/>
        </w:rPr>
        <w:t>was</w:t>
      </w:r>
      <w:r w:rsidR="005E0538" w:rsidRPr="005F1E8D">
        <w:rPr>
          <w:rFonts w:ascii="Times New Roman" w:hAnsi="Times New Roman" w:cs="Times New Roman"/>
          <w:lang w:val="en-CA"/>
        </w:rPr>
        <w:t xml:space="preserve"> </w:t>
      </w:r>
      <w:commentRangeEnd w:id="7"/>
      <w:r w:rsidR="00F86B25">
        <w:rPr>
          <w:rStyle w:val="CommentReference"/>
        </w:rPr>
        <w:commentReference w:id="7"/>
      </w:r>
      <w:r w:rsidR="005E0538" w:rsidRPr="005F1E8D">
        <w:rPr>
          <w:rFonts w:ascii="Times New Roman" w:hAnsi="Times New Roman" w:cs="Times New Roman"/>
          <w:lang w:val="en-CA"/>
        </w:rPr>
        <w:t>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 flow conditions</w:t>
      </w:r>
      <w:commentRangeStart w:id="8"/>
      <w:commentRangeStart w:id="9"/>
      <w:commentRangeStart w:id="10"/>
      <w:r w:rsidRPr="005F1E8D">
        <w:rPr>
          <w:rFonts w:ascii="Times New Roman" w:hAnsi="Times New Roman" w:cs="Times New Roman"/>
          <w:iCs/>
          <w:lang w:val="en-CA"/>
        </w:rPr>
        <w:t>.</w:t>
      </w:r>
      <w:commentRangeEnd w:id="8"/>
      <w:r w:rsidR="00813785">
        <w:rPr>
          <w:rStyle w:val="CommentReference"/>
        </w:rPr>
        <w:commentReference w:id="8"/>
      </w:r>
      <w:commentRangeEnd w:id="9"/>
      <w:r w:rsidR="00813785">
        <w:rPr>
          <w:rStyle w:val="CommentReference"/>
        </w:rPr>
        <w:commentReference w:id="9"/>
      </w:r>
      <w:commentRangeEnd w:id="10"/>
      <w:r w:rsidR="00813785">
        <w:rPr>
          <w:rStyle w:val="CommentReference"/>
        </w:rPr>
        <w:commentReference w:id="10"/>
      </w:r>
      <w:r w:rsidRPr="005F1E8D">
        <w:rPr>
          <w:rFonts w:ascii="Times New Roman" w:hAnsi="Times New Roman" w:cs="Times New Roman"/>
          <w:iCs/>
          <w:lang w:val="en-CA"/>
        </w:rPr>
        <w:t xml:space="preserve">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few meters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r w:rsidR="005E0538" w:rsidRPr="005F1E8D">
        <w:rPr>
          <w:rFonts w:ascii="Times New Roman" w:hAnsi="Times New Roman" w:cs="Times New Roman"/>
          <w:lang w:val="en-CA"/>
        </w:rPr>
        <w:t xml:space="preserve">Therefore, </w:t>
      </w:r>
      <w:r w:rsidRPr="005F1E8D">
        <w:rPr>
          <w:rFonts w:ascii="Times New Roman" w:hAnsi="Times New Roman" w:cs="Times New Roman"/>
          <w:lang w:val="en-CA"/>
        </w:rPr>
        <w:t>CN</w:t>
      </w:r>
      <w:r w:rsidR="00FC6B44" w:rsidRPr="005F1E8D">
        <w:rPr>
          <w:rFonts w:ascii="Times New Roman" w:hAnsi="Times New Roman" w:cs="Times New Roman"/>
          <w:lang w:val="en-CA"/>
        </w:rPr>
        <w:t>D</w:t>
      </w:r>
      <w:r w:rsidR="005E0538" w:rsidRPr="005F1E8D">
        <w:rPr>
          <w:rFonts w:ascii="Times New Roman" w:hAnsi="Times New Roman" w:cs="Times New Roman"/>
          <w:lang w:val="en-CA"/>
        </w:rPr>
        <w:t xml:space="preserve"> may play</w:t>
      </w:r>
      <w:r w:rsidRPr="005F1E8D">
        <w:rPr>
          <w:rFonts w:ascii="Times New Roman" w:hAnsi="Times New Roman" w:cs="Times New Roman"/>
          <w:lang w:val="en-CA"/>
        </w:rPr>
        <w:t xml:space="preserve"> </w:t>
      </w:r>
      <w:r w:rsidR="005E0538" w:rsidRPr="005F1E8D">
        <w:rPr>
          <w:rFonts w:ascii="Times New Roman" w:hAnsi="Times New Roman" w:cs="Times New Roman"/>
          <w:lang w:val="en-CA"/>
        </w:rPr>
        <w:t xml:space="preserve">a previously unrecognized </w:t>
      </w:r>
      <w:sdt>
        <w:sdtPr>
          <w:rPr>
            <w:rFonts w:ascii="Times New Roman" w:hAnsi="Times New Roman" w:cs="Times New Roman"/>
          </w:rPr>
          <w:tag w:val="goog_rdk_4"/>
          <w:id w:val="1148018418"/>
        </w:sdtPr>
        <w:sdtEndPr/>
        <w:sdtContent/>
      </w:sdt>
      <w:r w:rsidR="005E0538" w:rsidRPr="005F1E8D">
        <w:rPr>
          <w:rFonts w:ascii="Times New Roman" w:eastAsia="Times New Roman" w:hAnsi="Times New Roman" w:cs="Times New Roman"/>
        </w:rPr>
        <w:t>role</w:t>
      </w:r>
      <w:r w:rsidR="002D40ED" w:rsidRPr="005F1E8D">
        <w:rPr>
          <w:rFonts w:ascii="Times New Roman" w:eastAsia="Times New Roman" w:hAnsi="Times New Roman" w:cs="Times New Roman"/>
        </w:rPr>
        <w:t xml:space="preserve"> in </w:t>
      </w:r>
      <w:r w:rsidRPr="005F1E8D">
        <w:rPr>
          <w:rFonts w:ascii="Times New Roman" w:hAnsi="Times New Roman" w:cs="Times New Roman"/>
          <w:lang w:val="en-CA"/>
        </w:rPr>
        <w:t>structuring temperate marine ecosystems from the bottom up.</w:t>
      </w:r>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79E1ED54" w14:textId="07B2C1ED" w:rsidR="00DC4A52" w:rsidRPr="005F1E8D" w:rsidRDefault="00C768BA" w:rsidP="004317DC">
      <w:pPr>
        <w:pBdr>
          <w:top w:val="nil"/>
          <w:left w:val="nil"/>
          <w:bottom w:val="nil"/>
          <w:right w:val="nil"/>
          <w:between w:val="nil"/>
        </w:pBdr>
        <w:spacing w:line="480" w:lineRule="auto"/>
        <w:rPr>
          <w:rFonts w:ascii="Times New Roman" w:eastAsia="Times New Roman" w:hAnsi="Times New Roman" w:cs="Times New Roman"/>
          <w:color w:val="000000"/>
        </w:rPr>
      </w:pPr>
      <w:commentRangeStart w:id="11"/>
      <w:commentRangeStart w:id="12"/>
      <w:commentRangeStart w:id="13"/>
      <w:r w:rsidRPr="005F1E8D">
        <w:rPr>
          <w:rFonts w:ascii="Times New Roman" w:eastAsia="Times New Roman" w:hAnsi="Times New Roman" w:cs="Times New Roman"/>
          <w:color w:val="000000"/>
        </w:rPr>
        <w:t>Variability</w:t>
      </w:r>
      <w:r w:rsidR="004317DC" w:rsidRPr="005F1E8D">
        <w:rPr>
          <w:rFonts w:ascii="Times New Roman" w:eastAsia="Times New Roman" w:hAnsi="Times New Roman" w:cs="Times New Roman"/>
          <w:color w:val="000000"/>
        </w:rPr>
        <w:t xml:space="preserve"> </w:t>
      </w:r>
      <w:commentRangeEnd w:id="11"/>
      <w:r w:rsidR="008C6BDA">
        <w:rPr>
          <w:rStyle w:val="CommentReference"/>
        </w:rPr>
        <w:commentReference w:id="11"/>
      </w:r>
      <w:commentRangeEnd w:id="12"/>
      <w:r w:rsidR="00B047D8">
        <w:rPr>
          <w:rStyle w:val="CommentReference"/>
        </w:rPr>
        <w:commentReference w:id="12"/>
      </w:r>
      <w:r w:rsidRPr="005F1E8D">
        <w:rPr>
          <w:rFonts w:ascii="Times New Roman" w:eastAsia="Times New Roman" w:hAnsi="Times New Roman" w:cs="Times New Roman"/>
          <w:color w:val="000000"/>
        </w:rPr>
        <w:t>in</w:t>
      </w:r>
      <w:r w:rsidR="004317DC"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resource</w:t>
      </w:r>
      <w:r w:rsidR="004317DC" w:rsidRPr="005F1E8D">
        <w:rPr>
          <w:rFonts w:ascii="Times New Roman" w:eastAsia="Times New Roman" w:hAnsi="Times New Roman" w:cs="Times New Roman"/>
          <w:color w:val="000000"/>
        </w:rPr>
        <w:t xml:space="preserve"> availability can drive substantial variation </w:t>
      </w:r>
      <w:commentRangeEnd w:id="13"/>
      <w:r w:rsidR="00BB6F7F">
        <w:rPr>
          <w:rStyle w:val="CommentReference"/>
        </w:rPr>
        <w:commentReference w:id="13"/>
      </w:r>
      <w:r w:rsidR="004317DC" w:rsidRPr="005F1E8D">
        <w:rPr>
          <w:rFonts w:ascii="Times New Roman" w:eastAsia="Times New Roman" w:hAnsi="Times New Roman" w:cs="Times New Roman"/>
          <w:color w:val="000000"/>
        </w:rPr>
        <w:t xml:space="preserve">in the growth, biomass and composition of primary producers </w:t>
      </w:r>
      <w:r w:rsidR="004317DC" w:rsidRPr="005F1E8D">
        <w:rPr>
          <w:rFonts w:ascii="Times New Roman" w:eastAsia="Times New Roman" w:hAnsi="Times New Roman" w:cs="Times New Roman"/>
          <w:color w:val="000000"/>
        </w:rPr>
        <w:fldChar w:fldCharType="begin"/>
      </w:r>
      <w:r w:rsidR="004317DC" w:rsidRPr="005F1E8D">
        <w:rPr>
          <w:rFonts w:ascii="Times New Roman" w:eastAsia="Times New Roman" w:hAnsi="Times New Roman" w:cs="Times New Roman"/>
          <w:color w:val="000000"/>
        </w:rPr>
        <w:instrText xml:space="preserve"> ADDIN ZOTERO_ITEM CSL_CITATION {"citationID":"DwJVJdZr","properties":{"formattedCitation":"(Dayton et al., 1999; Leibold, 1991; Tilman, 1984)","plainCitation":"(Dayton et al., 1999; Leibold, 1991;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004317DC" w:rsidRPr="005F1E8D">
        <w:rPr>
          <w:rFonts w:ascii="Times New Roman" w:eastAsia="Times New Roman" w:hAnsi="Times New Roman" w:cs="Times New Roman"/>
          <w:color w:val="000000"/>
        </w:rPr>
        <w:fldChar w:fldCharType="separate"/>
      </w:r>
      <w:r w:rsidR="004317DC" w:rsidRPr="005F1E8D">
        <w:rPr>
          <w:rFonts w:ascii="Times New Roman" w:eastAsia="Times New Roman" w:hAnsi="Times New Roman" w:cs="Times New Roman"/>
          <w:noProof/>
          <w:color w:val="000000"/>
        </w:rPr>
        <w:t>(Dayton et al., 1999; Leibold, 1991; Tilman, 1984)</w:t>
      </w:r>
      <w:r w:rsidR="004317DC" w:rsidRPr="005F1E8D">
        <w:rPr>
          <w:rFonts w:ascii="Times New Roman" w:eastAsia="Times New Roman" w:hAnsi="Times New Roman" w:cs="Times New Roman"/>
          <w:color w:val="000000"/>
        </w:rPr>
        <w:fldChar w:fldCharType="end"/>
      </w:r>
      <w:r w:rsidR="004317DC"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r w:rsidR="001F69F0" w:rsidRPr="005F1E8D">
        <w:rPr>
          <w:rFonts w:ascii="Times New Roman" w:eastAsia="Times New Roman" w:hAnsi="Times New Roman" w:cs="Times New Roman"/>
          <w:color w:val="000000"/>
        </w:rPr>
        <w:t xml:space="preserve">There is evidence </w:t>
      </w:r>
      <w:r w:rsidR="007256B0" w:rsidRPr="005F1E8D">
        <w:rPr>
          <w:rFonts w:ascii="Times New Roman" w:eastAsia="Times New Roman" w:hAnsi="Times New Roman" w:cs="Times New Roman"/>
          <w:color w:val="000000"/>
        </w:rPr>
        <w:t xml:space="preserve">in many </w:t>
      </w:r>
      <w:r w:rsidR="001A0C35" w:rsidRPr="005F1E8D">
        <w:rPr>
          <w:rFonts w:ascii="Times New Roman" w:eastAsia="Times New Roman" w:hAnsi="Times New Roman" w:cs="Times New Roman"/>
          <w:color w:val="000000"/>
        </w:rPr>
        <w:t xml:space="preserve">marine </w:t>
      </w:r>
      <w:r w:rsidR="007256B0" w:rsidRPr="005F1E8D">
        <w:rPr>
          <w:rFonts w:ascii="Times New Roman" w:eastAsia="Times New Roman" w:hAnsi="Times New Roman" w:cs="Times New Roman"/>
          <w:color w:val="000000"/>
        </w:rPr>
        <w:t xml:space="preserve">ecosystems </w:t>
      </w:r>
      <w:r w:rsidR="001F69F0" w:rsidRPr="005F1E8D">
        <w:rPr>
          <w:rFonts w:ascii="Times New Roman" w:eastAsia="Times New Roman" w:hAnsi="Times New Roman" w:cs="Times New Roman"/>
          <w:color w:val="000000"/>
        </w:rPr>
        <w:t xml:space="preserve">that </w:t>
      </w:r>
      <w:r w:rsidR="007256B0" w:rsidRPr="005F1E8D">
        <w:rPr>
          <w:rFonts w:ascii="Times New Roman" w:eastAsia="Times New Roman" w:hAnsi="Times New Roman" w:cs="Times New Roman"/>
          <w:color w:val="000000"/>
        </w:rPr>
        <w:t>community structure depends on factors producing variation in the resources available to lower trophic levels</w:t>
      </w:r>
      <w:r w:rsidR="00F33E40" w:rsidRPr="005F1E8D">
        <w:rPr>
          <w:rFonts w:ascii="Times New Roman" w:eastAsia="Times New Roman" w:hAnsi="Times New Roman" w:cs="Times New Roman"/>
          <w:color w:val="000000"/>
        </w:rPr>
        <w:t xml:space="preserve">, </w:t>
      </w:r>
      <w:r w:rsidR="00BC1B34" w:rsidRPr="005F1E8D">
        <w:rPr>
          <w:rFonts w:ascii="Times New Roman" w:eastAsia="Times New Roman" w:hAnsi="Times New Roman" w:cs="Times New Roman"/>
          <w:color w:val="000000"/>
        </w:rPr>
        <w:t>termed</w:t>
      </w:r>
      <w:r w:rsidR="00F33E40" w:rsidRPr="005F1E8D">
        <w:rPr>
          <w:rFonts w:ascii="Times New Roman" w:eastAsia="Times New Roman" w:hAnsi="Times New Roman" w:cs="Times New Roman"/>
          <w:color w:val="000000"/>
        </w:rPr>
        <w:t xml:space="preserve"> bottom-up control</w:t>
      </w:r>
      <w:r w:rsidR="007256B0" w:rsidRPr="005F1E8D">
        <w:rPr>
          <w:rFonts w:ascii="Times New Roman" w:eastAsia="Times New Roman" w:hAnsi="Times New Roman" w:cs="Times New Roman"/>
          <w:color w:val="000000"/>
        </w:rPr>
        <w:t xml:space="preserve"> </w:t>
      </w:r>
      <w:r w:rsidR="007256B0" w:rsidRPr="005F1E8D">
        <w:rPr>
          <w:rFonts w:ascii="Times New Roman" w:eastAsia="Times New Roman" w:hAnsi="Times New Roman" w:cs="Times New Roman"/>
          <w:color w:val="000000"/>
        </w:rPr>
        <w:fldChar w:fldCharType="begin"/>
      </w:r>
      <w:r w:rsidR="007256B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7256B0" w:rsidRPr="005F1E8D">
        <w:rPr>
          <w:rFonts w:ascii="Times New Roman" w:eastAsia="Times New Roman" w:hAnsi="Times New Roman" w:cs="Times New Roman"/>
          <w:color w:val="000000"/>
        </w:rPr>
        <w:fldChar w:fldCharType="separate"/>
      </w:r>
      <w:r w:rsidR="007256B0" w:rsidRPr="005F1E8D">
        <w:rPr>
          <w:rFonts w:ascii="Times New Roman" w:eastAsia="Times New Roman" w:hAnsi="Times New Roman" w:cs="Times New Roman"/>
          <w:noProof/>
          <w:color w:val="000000"/>
        </w:rPr>
        <w:t>(Gruner et al., 2008)</w:t>
      </w:r>
      <w:r w:rsidR="007256B0"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2142F2" w:rsidRPr="005F1E8D">
        <w:rPr>
          <w:rFonts w:ascii="Times New Roman" w:eastAsia="Times New Roman" w:hAnsi="Times New Roman" w:cs="Times New Roman"/>
          <w:color w:val="000000"/>
        </w:rPr>
        <w:t xml:space="preserve"> 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ecologists historically focused on external, abiotic sources of nutrients</w:t>
      </w:r>
      <w:r w:rsidR="00CE5810" w:rsidRPr="005F1E8D">
        <w:rPr>
          <w:rFonts w:ascii="Times New Roman" w:eastAsia="Times New Roman" w:hAnsi="Times New Roman" w:cs="Times New Roman"/>
          <w:color w:val="000000"/>
        </w:rPr>
        <w:t xml:space="preserve"> such as upwelling</w:t>
      </w:r>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 xml:space="preserve">onsumers </w:t>
      </w:r>
      <w:ins w:id="14" w:author="Em Lim" w:date="2024-03-26T08:53:00Z">
        <w:r w:rsidR="00AF1C1D">
          <w:rPr>
            <w:rFonts w:ascii="Times New Roman" w:eastAsia="Times New Roman" w:hAnsi="Times New Roman" w:cs="Times New Roman"/>
            <w:color w:val="000000"/>
          </w:rPr>
          <w:t xml:space="preserve">also </w:t>
        </w:r>
      </w:ins>
      <w:r w:rsidR="007256B0" w:rsidRPr="005F1E8D">
        <w:rPr>
          <w:rFonts w:ascii="Times New Roman" w:eastAsia="Times New Roman" w:hAnsi="Times New Roman" w:cs="Times New Roman"/>
          <w:color w:val="000000"/>
        </w:rPr>
        <w:t>contribute to bottom-up effects</w:t>
      </w:r>
      <w:r w:rsidR="000D41B2" w:rsidRPr="005F1E8D">
        <w:rPr>
          <w:rFonts w:ascii="Times New Roman" w:eastAsia="Times New Roman" w:hAnsi="Times New Roman" w:cs="Times New Roman"/>
          <w:color w:val="000000"/>
        </w:rPr>
        <w:t xml:space="preserve"> </w:t>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A</w:t>
      </w:r>
      <w:r w:rsidR="000D41B2" w:rsidRPr="005F1E8D">
        <w:rPr>
          <w:rFonts w:ascii="Times New Roman" w:eastAsia="Times New Roman" w:hAnsi="Times New Roman" w:cs="Times New Roman"/>
          <w:color w:val="000000"/>
        </w:rPr>
        <w:t>nimals’</w:t>
      </w:r>
      <w:r w:rsidR="007256B0" w:rsidRPr="005F1E8D">
        <w:rPr>
          <w:rFonts w:ascii="Times New Roman" w:eastAsia="Times New Roman" w:hAnsi="Times New Roman" w:cs="Times New Roman"/>
          <w:color w:val="000000"/>
        </w:rPr>
        <w:t xml:space="preserve"> 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 fertilize primary producers</w:t>
      </w:r>
      <w:r w:rsidR="0002013E" w:rsidRPr="005F1E8D">
        <w:rPr>
          <w:rFonts w:ascii="Times New Roman" w:eastAsia="Times New Roman" w:hAnsi="Times New Roman" w:cs="Times New Roman"/>
          <w:color w:val="000000"/>
        </w:rPr>
        <w:t xml:space="preserve"> via a process termed consumer-mediated nutrient dynamics (</w:t>
      </w:r>
      <w:commentRangeStart w:id="15"/>
      <w:r w:rsidR="0002013E" w:rsidRPr="005F1E8D">
        <w:rPr>
          <w:rFonts w:ascii="Times New Roman" w:eastAsia="Times New Roman" w:hAnsi="Times New Roman" w:cs="Times New Roman"/>
          <w:color w:val="000000"/>
        </w:rPr>
        <w:t>CND</w:t>
      </w:r>
      <w:commentRangeEnd w:id="15"/>
      <w:r w:rsidR="00D93294">
        <w:rPr>
          <w:rStyle w:val="CommentReference"/>
        </w:rPr>
        <w:commentReference w:id="15"/>
      </w:r>
      <w:r w:rsidR="0002013E" w:rsidRPr="005F1E8D">
        <w:rPr>
          <w:rFonts w:ascii="Times New Roman" w:eastAsia="Times New Roman" w:hAnsi="Times New Roman" w:cs="Times New Roman"/>
          <w:color w:val="000000"/>
        </w:rPr>
        <w:t>)</w:t>
      </w:r>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commentRangeStart w:id="16"/>
      <w:r w:rsidR="001A0C35" w:rsidRPr="005F1E8D">
        <w:rPr>
          <w:rFonts w:ascii="Times New Roman" w:eastAsia="Times New Roman" w:hAnsi="Times New Roman" w:cs="Times New Roman"/>
          <w:color w:val="000000"/>
        </w:rPr>
        <w:t>However</w:t>
      </w:r>
      <w:commentRangeEnd w:id="16"/>
      <w:r w:rsidR="00171DD6">
        <w:rPr>
          <w:rStyle w:val="CommentReference"/>
        </w:rPr>
        <w:commentReference w:id="16"/>
      </w:r>
      <w:r w:rsidR="001A0C35" w:rsidRPr="005F1E8D">
        <w:rPr>
          <w:rFonts w:ascii="Times New Roman" w:eastAsia="Times New Roman" w:hAnsi="Times New Roman" w:cs="Times New Roman"/>
          <w:color w:val="000000"/>
        </w:rPr>
        <w:t xml:space="preserve">, </w:t>
      </w:r>
      <w:commentRangeStart w:id="17"/>
      <w:r w:rsidR="001A0C35" w:rsidRPr="005F1E8D">
        <w:rPr>
          <w:rFonts w:ascii="Times New Roman" w:eastAsia="Times New Roman" w:hAnsi="Times New Roman" w:cs="Times New Roman"/>
          <w:color w:val="000000"/>
        </w:rPr>
        <w:t xml:space="preserve">the </w:t>
      </w:r>
      <w:commentRangeEnd w:id="17"/>
      <w:r w:rsidR="009500AF">
        <w:rPr>
          <w:rStyle w:val="CommentReference"/>
        </w:rPr>
        <w:commentReference w:id="17"/>
      </w:r>
      <w:r w:rsidR="001A0C35" w:rsidRPr="005F1E8D">
        <w:rPr>
          <w:rFonts w:ascii="Times New Roman" w:eastAsia="Times New Roman" w:hAnsi="Times New Roman" w:cs="Times New Roman"/>
          <w:color w:val="000000"/>
        </w:rPr>
        <w:t xml:space="preserve">relative importance of </w:t>
      </w:r>
      <w:r w:rsidR="00CE5810" w:rsidRPr="005F1E8D">
        <w:rPr>
          <w:rFonts w:ascii="Times New Roman" w:eastAsia="Times New Roman" w:hAnsi="Times New Roman" w:cs="Times New Roman"/>
          <w:color w:val="000000"/>
        </w:rPr>
        <w:t xml:space="preserve">consumer-regenerated </w:t>
      </w:r>
      <w:r w:rsidR="001A0C35" w:rsidRPr="005F1E8D">
        <w:rPr>
          <w:rFonts w:ascii="Times New Roman" w:eastAsia="Times New Roman" w:hAnsi="Times New Roman" w:cs="Times New Roman"/>
          <w:color w:val="000000"/>
        </w:rPr>
        <w:t xml:space="preserve">nutrients in contributing to meaningful variation across spatial and temporal scales remains </w:t>
      </w:r>
      <w:r w:rsidR="00CE5810" w:rsidRPr="005F1E8D">
        <w:rPr>
          <w:rFonts w:ascii="Times New Roman" w:eastAsia="Times New Roman" w:hAnsi="Times New Roman" w:cs="Times New Roman"/>
          <w:color w:val="000000"/>
        </w:rPr>
        <w:t>unclear</w:t>
      </w:r>
      <w:r w:rsidR="00DC4A52" w:rsidRPr="005F1E8D">
        <w:rPr>
          <w:rFonts w:ascii="Times New Roman" w:eastAsia="Times New Roman" w:hAnsi="Times New Roman" w:cs="Times New Roman"/>
          <w:color w:val="000000"/>
        </w:rPr>
        <w:t xml:space="preserve">. Therefore, identifying the scale on which biologically relevant variation in nutrient availability contributes </w:t>
      </w:r>
      <w:commentRangeStart w:id="18"/>
      <w:r w:rsidR="00DC4A52" w:rsidRPr="005F1E8D">
        <w:rPr>
          <w:rFonts w:ascii="Times New Roman" w:eastAsia="Times New Roman" w:hAnsi="Times New Roman" w:cs="Times New Roman"/>
          <w:color w:val="000000"/>
        </w:rPr>
        <w:t xml:space="preserve">meaningfully </w:t>
      </w:r>
      <w:commentRangeEnd w:id="18"/>
      <w:r w:rsidR="009500AF">
        <w:rPr>
          <w:rStyle w:val="CommentReference"/>
        </w:rPr>
        <w:commentReference w:id="18"/>
      </w:r>
      <w:r w:rsidR="00DC4A52" w:rsidRPr="005F1E8D">
        <w:rPr>
          <w:rFonts w:ascii="Times New Roman" w:eastAsia="Times New Roman" w:hAnsi="Times New Roman" w:cs="Times New Roman"/>
          <w:color w:val="000000"/>
        </w:rPr>
        <w:t>to community structure remains an active area of research</w:t>
      </w:r>
      <w:commentRangeStart w:id="19"/>
      <w:r w:rsidR="00565A8B" w:rsidRPr="005F1E8D">
        <w:rPr>
          <w:rFonts w:ascii="Times New Roman" w:eastAsia="Times New Roman" w:hAnsi="Times New Roman" w:cs="Times New Roman"/>
          <w:color w:val="000000"/>
        </w:rPr>
        <w:t>.</w:t>
      </w:r>
      <w:commentRangeEnd w:id="19"/>
      <w:r w:rsidR="009500AF">
        <w:rPr>
          <w:rStyle w:val="CommentReference"/>
        </w:rPr>
        <w:commentReference w:id="19"/>
      </w:r>
    </w:p>
    <w:p w14:paraId="0023B6D6" w14:textId="6930DEB0"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2001)","plainCitation":"(Benkwitt et al., 2019; Roman and McCarthy, 2010; Uthicke, 2001)","noteIndex":0},"citationItems":[{"id":1791,"uris":["http://zotero.org/users/local/idKDtb7T/items/6WSKZ5HX"],"itemData":{"id":1791,"type":"article-journal","abstract":"Cross-ecosystem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(Benkwitt et al., 2019; Roman and McCarthy, 2010; Uthicke, 2001)</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r w:rsidR="00F86B25">
        <w:rPr>
          <w:rFonts w:ascii="Times New Roman" w:eastAsia="Times New Roman" w:hAnsi="Times New Roman" w:cs="Times New Roman"/>
          <w:color w:val="000000"/>
        </w:rPr>
        <w:t>that</w:t>
      </w:r>
      <w:r w:rsidR="00F86B25"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 xml:space="preserve">consumers, </w:t>
      </w:r>
      <w:r w:rsidR="00AF1C1D">
        <w:rPr>
          <w:rFonts w:ascii="Times New Roman" w:eastAsia="Times New Roman" w:hAnsi="Times New Roman" w:cs="Times New Roman"/>
          <w:color w:val="000000"/>
        </w:rPr>
        <w:t xml:space="preserve">which create </w:t>
      </w:r>
      <w:r w:rsidRPr="005F1E8D">
        <w:rPr>
          <w:rFonts w:ascii="Times New Roman" w:eastAsia="Times New Roman" w:hAnsi="Times New Roman" w:cs="Times New Roman"/>
          <w:color w:val="000000"/>
        </w:rPr>
        <w:t>regenerated</w:t>
      </w:r>
      <w:r w:rsidR="009500AF">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commentRangeStart w:id="20"/>
      <w:commentRangeStart w:id="21"/>
      <w:r w:rsidR="00761A9D" w:rsidRPr="005F1E8D">
        <w:rPr>
          <w:rFonts w:ascii="Times New Roman" w:eastAsia="Times New Roman" w:hAnsi="Times New Roman" w:cs="Times New Roman"/>
          <w:color w:val="000000"/>
        </w:rPr>
        <w:t xml:space="preserve">productivity increases with proximity </w:t>
      </w:r>
      <w:commentRangeEnd w:id="20"/>
      <w:r w:rsidR="00F86B25">
        <w:rPr>
          <w:rStyle w:val="CommentReference"/>
        </w:rPr>
        <w:commentReference w:id="20"/>
      </w:r>
      <w:commentRangeEnd w:id="21"/>
      <w:r w:rsidR="00AF1C1D">
        <w:rPr>
          <w:rStyle w:val="CommentReference"/>
        </w:rPr>
        <w:commentReference w:id="21"/>
      </w:r>
      <w:r w:rsidR="00761A9D" w:rsidRPr="005F1E8D">
        <w:rPr>
          <w:rFonts w:ascii="Times New Roman" w:eastAsia="Times New Roman" w:hAnsi="Times New Roman" w:cs="Times New Roman"/>
          <w:color w:val="000000"/>
        </w:rPr>
        <w:t xml:space="preserve">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xml:space="preserve">, while on a fine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 xml:space="preserve">fishes travel from their </w:t>
      </w:r>
      <w:r w:rsidR="00B16FBC" w:rsidRPr="005F1E8D">
        <w:rPr>
          <w:rFonts w:ascii="Times New Roman" w:eastAsia="Times New Roman" w:hAnsi="Times New Roman" w:cs="Times New Roman"/>
          <w:color w:val="000000"/>
        </w:rPr>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lastRenderedPageBreak/>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ins w:id="22" w:author="Em Lim" w:date="2024-03-26T09:00:00Z">
        <w:r w:rsidR="00AF1C1D">
          <w:rPr>
            <w:rFonts w:ascii="Times New Roman" w:eastAsia="Times New Roman" w:hAnsi="Times New Roman" w:cs="Times New Roman"/>
            <w:color w:val="000000"/>
          </w:rPr>
          <w:t xml:space="preserve"> in their tissues</w:t>
        </w:r>
      </w:ins>
      <w:r w:rsidR="00F92DAE" w:rsidRPr="005F1E8D">
        <w:rPr>
          <w:rFonts w:ascii="Times New Roman" w:eastAsia="Times New Roman" w:hAnsi="Times New Roman" w:cs="Times New Roman"/>
          <w:color w:val="000000"/>
        </w:rPr>
        <w:t xml:space="preserve"> </w:t>
      </w:r>
      <w:commentRangeStart w:id="23"/>
      <w:commentRangeStart w:id="24"/>
      <w:r w:rsidR="00F92DAE" w:rsidRPr="005F1E8D">
        <w:rPr>
          <w:rFonts w:ascii="Times New Roman" w:eastAsia="Times New Roman" w:hAnsi="Times New Roman" w:cs="Times New Roman"/>
          <w:color w:val="000000"/>
        </w:rPr>
        <w:t>with them</w:t>
      </w:r>
      <w:commentRangeEnd w:id="23"/>
      <w:r w:rsidR="009500AF">
        <w:rPr>
          <w:rStyle w:val="CommentReference"/>
        </w:rPr>
        <w:commentReference w:id="23"/>
      </w:r>
      <w:commentRangeEnd w:id="24"/>
      <w:r w:rsidR="00AF1C1D">
        <w:rPr>
          <w:rStyle w:val="CommentReference"/>
        </w:rPr>
        <w:commentReference w:id="24"/>
      </w:r>
      <w:r w:rsidR="00F92DAE"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Large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 xml:space="preserve">whales </w:t>
      </w:r>
      <w:commentRangeStart w:id="25"/>
      <w:commentRangeStart w:id="26"/>
      <w:r w:rsidR="004C7077" w:rsidRPr="005F1E8D">
        <w:rPr>
          <w:rFonts w:ascii="Times New Roman" w:eastAsia="Times New Roman" w:hAnsi="Times New Roman" w:cs="Times New Roman"/>
          <w:color w:val="000000"/>
        </w:rPr>
        <w:t>transport</w:t>
      </w:r>
      <w:r w:rsidR="00F92DAE" w:rsidRPr="005F1E8D">
        <w:rPr>
          <w:rFonts w:ascii="Times New Roman" w:eastAsia="Times New Roman" w:hAnsi="Times New Roman" w:cs="Times New Roman"/>
          <w:color w:val="000000"/>
        </w:rPr>
        <w:t xml:space="preserve"> </w:t>
      </w:r>
      <w:commentRangeEnd w:id="25"/>
      <w:r w:rsidR="009500AF">
        <w:rPr>
          <w:rStyle w:val="CommentReference"/>
        </w:rPr>
        <w:commentReference w:id="25"/>
      </w:r>
      <w:commentRangeEnd w:id="26"/>
      <w:r w:rsidR="00AF1C1D">
        <w:rPr>
          <w:rStyle w:val="CommentReference"/>
        </w:rPr>
        <w:commentReference w:id="26"/>
      </w:r>
      <w:r w:rsidR="00F92DAE" w:rsidRPr="005F1E8D">
        <w:rPr>
          <w:rFonts w:ascii="Times New Roman" w:eastAsia="Times New Roman" w:hAnsi="Times New Roman" w:cs="Times New Roman"/>
          <w:color w:val="000000"/>
        </w:rPr>
        <w:t>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r w:rsidR="003D17AC" w:rsidRPr="005F1E8D">
        <w:rPr>
          <w:rFonts w:ascii="Times New Roman" w:eastAsia="Times New Roman" w:hAnsi="Times New Roman" w:cs="Times New Roman"/>
          <w:color w:val="000000"/>
        </w:rPr>
        <w:t xml:space="preserve">spatio-temporal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w:t>
      </w:r>
      <w:commentRangeStart w:id="27"/>
      <w:r w:rsidR="00066613" w:rsidRPr="005F1E8D">
        <w:rPr>
          <w:rFonts w:ascii="Times New Roman" w:eastAsia="Times New Roman" w:hAnsi="Times New Roman" w:cs="Times New Roman"/>
          <w:color w:val="000000"/>
        </w:rPr>
        <w:t>,</w:t>
      </w:r>
      <w:commentRangeEnd w:id="27"/>
      <w:r w:rsidR="002B400A">
        <w:rPr>
          <w:rStyle w:val="CommentReference"/>
        </w:rPr>
        <w:commentReference w:id="27"/>
      </w:r>
      <w:r w:rsidR="00066613" w:rsidRPr="005F1E8D">
        <w:rPr>
          <w:rFonts w:ascii="Times New Roman" w:eastAsia="Times New Roman" w:hAnsi="Times New Roman" w:cs="Times New Roman"/>
          <w:color w:val="000000"/>
        </w:rPr>
        <w:t xml:space="preserve"> </w:t>
      </w:r>
      <w:r w:rsidR="00676581" w:rsidRPr="005F1E8D">
        <w:rPr>
          <w:rFonts w:ascii="Times New Roman" w:eastAsia="Times New Roman" w:hAnsi="Times New Roman" w:cs="Times New Roman"/>
          <w:color w:val="000000"/>
        </w:rPr>
        <w:t xml:space="preserve">often </w:t>
      </w:r>
      <w:r w:rsidR="00066613" w:rsidRPr="005F1E8D">
        <w:rPr>
          <w:rFonts w:ascii="Times New Roman" w:eastAsia="Times New Roman" w:hAnsi="Times New Roman" w:cs="Times New Roman"/>
          <w:color w:val="000000"/>
        </w:rPr>
        <w:t>disregarding 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4270CB56" w:rsidR="00237ED0" w:rsidRPr="005F1E8D" w:rsidRDefault="00237ED0" w:rsidP="00C31EA3">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r w:rsidR="006D7F06" w:rsidRPr="005F1E8D">
        <w:rPr>
          <w:rFonts w:ascii="Times New Roman" w:eastAsia="Times New Roman" w:hAnsi="Times New Roman" w:cs="Times New Roman"/>
          <w:color w:val="000000"/>
        </w:rPr>
        <w:t>theorized</w:t>
      </w:r>
      <w:r w:rsidR="00B874D2" w:rsidRPr="005F1E8D">
        <w:rPr>
          <w:rFonts w:ascii="Times New Roman" w:eastAsia="Times New Roman" w:hAnsi="Times New Roman" w:cs="Times New Roman"/>
          <w:color w:val="000000"/>
        </w:rPr>
        <w:t xml:space="preserve"> 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w:t>
      </w:r>
      <w:commentRangeStart w:id="28"/>
      <w:r w:rsidR="00A44D01" w:rsidRPr="005F1E8D">
        <w:rPr>
          <w:rFonts w:ascii="Times New Roman" w:eastAsia="Times New Roman" w:hAnsi="Times New Roman" w:cs="Times New Roman"/>
          <w:color w:val="000000"/>
        </w:rPr>
        <w:t xml:space="preserve">traditionally </w:t>
      </w:r>
      <w:commentRangeEnd w:id="28"/>
      <w:r w:rsidR="00EF7628">
        <w:rPr>
          <w:rStyle w:val="CommentReference"/>
        </w:rPr>
        <w:commentReference w:id="28"/>
      </w:r>
      <w:r w:rsidR="00A44D01" w:rsidRPr="005F1E8D">
        <w:rPr>
          <w:rFonts w:ascii="Times New Roman" w:eastAsia="Times New Roman" w:hAnsi="Times New Roman" w:cs="Times New Roman"/>
          <w:color w:val="000000"/>
        </w:rPr>
        <w:t>focused on top-down,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meso</w:t>
      </w:r>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6680F" w:rsidRPr="005F1E8D">
        <w:rPr>
          <w:rFonts w:ascii="Times New Roman" w:eastAsia="Times New Roman" w:hAnsi="Times New Roman" w:cs="Times New Roman"/>
          <w:color w:val="000000"/>
        </w:rPr>
        <w:t>For example, i</w:t>
      </w:r>
      <w:r w:rsidRPr="005F1E8D">
        <w:rPr>
          <w:rFonts w:ascii="Times New Roman" w:eastAsia="Times New Roman" w:hAnsi="Times New Roman" w:cs="Times New Roman"/>
          <w:color w:val="000000"/>
        </w:rPr>
        <w:t>ntertidal mussel beds</w:t>
      </w:r>
      <w:r w:rsidR="00565A8B"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contributed to </w:t>
      </w:r>
      <w:commentRangeStart w:id="29"/>
      <w:r w:rsidRPr="005F1E8D">
        <w:rPr>
          <w:rFonts w:ascii="Times New Roman" w:eastAsia="Times New Roman" w:hAnsi="Times New Roman" w:cs="Times New Roman"/>
          <w:color w:val="000000"/>
        </w:rPr>
        <w:t xml:space="preserve">meso-scale </w:t>
      </w:r>
      <w:r w:rsidR="008964CE" w:rsidRPr="005F1E8D">
        <w:rPr>
          <w:rFonts w:ascii="Times New Roman" w:eastAsia="Times New Roman" w:hAnsi="Times New Roman" w:cs="Times New Roman"/>
          <w:color w:val="000000"/>
        </w:rPr>
        <w:t>(</w:t>
      </w:r>
      <w:commentRangeStart w:id="30"/>
      <w:r w:rsidR="008964CE" w:rsidRPr="005F1E8D">
        <w:rPr>
          <w:rFonts w:ascii="Times New Roman" w:eastAsia="Times New Roman" w:hAnsi="Times New Roman" w:cs="Times New Roman"/>
          <w:color w:val="000000"/>
        </w:rPr>
        <w:t>10 to 100 km</w:t>
      </w:r>
      <w:commentRangeEnd w:id="30"/>
      <w:r w:rsidR="008964CE" w:rsidRPr="005F1E8D">
        <w:rPr>
          <w:rStyle w:val="CommentReference"/>
          <w:rFonts w:ascii="Times New Roman" w:hAnsi="Times New Roman" w:cs="Times New Roman"/>
        </w:rPr>
        <w:commentReference w:id="30"/>
      </w:r>
      <w:r w:rsidR="008964CE"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variation</w:t>
      </w:r>
      <w:commentRangeEnd w:id="29"/>
      <w:r w:rsidR="00EF7628">
        <w:rPr>
          <w:rStyle w:val="CommentReference"/>
        </w:rPr>
        <w:commentReference w:id="29"/>
      </w:r>
      <w:r w:rsidRPr="005F1E8D">
        <w:rPr>
          <w:rFonts w:ascii="Times New Roman" w:eastAsia="Times New Roman" w:hAnsi="Times New Roman" w:cs="Times New Roman"/>
          <w:color w:val="000000"/>
        </w:rPr>
        <w:t xml:space="preserve"> in </w:t>
      </w:r>
      <w:r w:rsidR="00A213FF" w:rsidRPr="005F1E8D">
        <w:rPr>
          <w:rFonts w:ascii="Times New Roman" w:eastAsia="Times New Roman" w:hAnsi="Times New Roman" w:cs="Times New Roman"/>
          <w:color w:val="000000"/>
        </w:rPr>
        <w:t xml:space="preserve">nitrogen </w:t>
      </w:r>
      <w:r w:rsidR="00676581" w:rsidRPr="005F1E8D">
        <w:rPr>
          <w:rFonts w:ascii="Times New Roman" w:eastAsia="Times New Roman" w:hAnsi="Times New Roman" w:cs="Times New Roman"/>
          <w:color w:val="000000"/>
        </w:rPr>
        <w:t xml:space="preserve">via regenerative processes </w:t>
      </w:r>
      <w:r w:rsidRPr="005F1E8D">
        <w:rPr>
          <w:rFonts w:ascii="Times New Roman" w:eastAsia="Times New Roman" w:hAnsi="Times New Roman" w:cs="Times New Roman"/>
          <w:color w:val="000000"/>
        </w:rPr>
        <w:t xml:space="preserve">along a coastline with varying mussel cover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(Pfister et al., 2014)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commentRangeStart w:id="31"/>
      <w:r w:rsidRPr="005F1E8D">
        <w:rPr>
          <w:rFonts w:ascii="Times New Roman" w:eastAsia="Times New Roman" w:hAnsi="Times New Roman" w:cs="Times New Roman"/>
          <w:color w:val="000000"/>
        </w:rPr>
        <w:t>In a nearby wave</w:t>
      </w:r>
      <w:r w:rsidR="00E6680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exposed shoreline</w:t>
      </w:r>
      <w:commentRangeEnd w:id="31"/>
      <w:r w:rsidR="00C31EA3">
        <w:rPr>
          <w:rStyle w:val="CommentReference"/>
        </w:rPr>
        <w:commentReference w:id="31"/>
      </w:r>
      <w:r w:rsidRPr="005F1E8D">
        <w:rPr>
          <w:rFonts w:ascii="Times New Roman" w:eastAsia="Times New Roman" w:hAnsi="Times New Roman" w:cs="Times New Roman"/>
          <w:color w:val="000000"/>
        </w:rPr>
        <w:t xml:space="preserve">, mussels also contributed to </w:t>
      </w:r>
      <w:r w:rsidR="008964CE" w:rsidRPr="005F1E8D">
        <w:rPr>
          <w:rFonts w:ascii="Times New Roman" w:eastAsia="Times New Roman" w:hAnsi="Times New Roman" w:cs="Times New Roman"/>
          <w:color w:val="000000"/>
        </w:rPr>
        <w:t>small, local</w:t>
      </w:r>
      <w:r w:rsidRPr="005F1E8D">
        <w:rPr>
          <w:rFonts w:ascii="Times New Roman" w:eastAsia="Times New Roman" w:hAnsi="Times New Roman" w:cs="Times New Roman"/>
          <w:color w:val="000000"/>
        </w:rPr>
        <w:t xml:space="preserve">-scale </w:t>
      </w:r>
      <w:r w:rsidR="008964CE" w:rsidRPr="005F1E8D">
        <w:rPr>
          <w:rFonts w:ascii="Times New Roman" w:eastAsia="Times New Roman" w:hAnsi="Times New Roman" w:cs="Times New Roman"/>
          <w:color w:val="000000"/>
        </w:rPr>
        <w:t>(1 – 100 m</w:t>
      </w:r>
      <w:r w:rsidR="008964CE" w:rsidRPr="005F1E8D">
        <w:rPr>
          <w:rFonts w:ascii="Times New Roman" w:eastAsia="Times New Roman" w:hAnsi="Times New Roman" w:cs="Times New Roman"/>
          <w:color w:val="000000"/>
          <w:vertAlign w:val="superscript"/>
        </w:rPr>
        <w:t>2</w:t>
      </w:r>
      <w:r w:rsidR="008964CE" w:rsidRPr="005F1E8D">
        <w:rPr>
          <w:rFonts w:ascii="Times New Roman" w:eastAsia="Times New Roman" w:hAnsi="Times New Roman" w:cs="Times New Roman"/>
          <w:color w:val="000000"/>
        </w:rPr>
        <w:t>)</w:t>
      </w:r>
      <w:ins w:id="32" w:author="Isabelle Cote" w:date="2024-02-07T11:22:00Z">
        <w:r w:rsidR="00E6680F" w:rsidRPr="005F1E8D">
          <w:rPr>
            <w:rFonts w:ascii="Times New Roman" w:eastAsia="Times New Roman" w:hAnsi="Times New Roman" w:cs="Times New Roman"/>
            <w:color w:val="000000"/>
          </w:rPr>
          <w:t xml:space="preserve"> </w:t>
        </w:r>
      </w:ins>
      <w:commentRangeStart w:id="33"/>
      <w:commentRangeStart w:id="34"/>
      <w:r w:rsidRPr="005F1E8D">
        <w:rPr>
          <w:rFonts w:ascii="Times New Roman" w:eastAsia="Times New Roman" w:hAnsi="Times New Roman" w:cs="Times New Roman"/>
          <w:color w:val="000000"/>
        </w:rPr>
        <w:t xml:space="preserve">variation </w:t>
      </w:r>
      <w:commentRangeEnd w:id="33"/>
      <w:r w:rsidR="007A1A41">
        <w:rPr>
          <w:rStyle w:val="CommentReference"/>
        </w:rPr>
        <w:commentReference w:id="33"/>
      </w:r>
      <w:commentRangeEnd w:id="34"/>
      <w:r w:rsidR="007A1A41">
        <w:rPr>
          <w:rStyle w:val="CommentReference"/>
        </w:rPr>
        <w:commentReference w:id="34"/>
      </w:r>
      <w:commentRangeStart w:id="35"/>
      <w:r w:rsidRPr="005F1E8D">
        <w:rPr>
          <w:rFonts w:ascii="Times New Roman" w:eastAsia="Times New Roman" w:hAnsi="Times New Roman" w:cs="Times New Roman"/>
          <w:color w:val="000000"/>
        </w:rPr>
        <w:t>by</w:t>
      </w:r>
      <w:commentRangeEnd w:id="35"/>
      <w:r w:rsidR="00D93294">
        <w:rPr>
          <w:rStyle w:val="CommentReference"/>
        </w:rPr>
        <w:commentReference w:id="35"/>
      </w:r>
      <w:r w:rsidRPr="005F1E8D">
        <w:rPr>
          <w:rFonts w:ascii="Times New Roman" w:eastAsia="Times New Roman" w:hAnsi="Times New Roman" w:cs="Times New Roman"/>
          <w:color w:val="000000"/>
        </w:rPr>
        <w:t xml:space="preserve"> increasing the concentration of nitrogen in the water column directly over the </w:t>
      </w:r>
      <w:r w:rsidR="00290BF1" w:rsidRPr="005F1E8D">
        <w:rPr>
          <w:rFonts w:ascii="Times New Roman" w:eastAsia="Times New Roman" w:hAnsi="Times New Roman" w:cs="Times New Roman"/>
          <w:color w:val="000000"/>
        </w:rPr>
        <w:t>mussel</w:t>
      </w:r>
      <w:r w:rsidRPr="005F1E8D">
        <w:rPr>
          <w:rFonts w:ascii="Times New Roman" w:eastAsia="Times New Roman" w:hAnsi="Times New Roman" w:cs="Times New Roman"/>
          <w:color w:val="000000"/>
        </w:rPr>
        <w:t xml:space="preserve"> beds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(Aquilino et al., 2009)</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A0E9B" w:rsidRPr="005F1E8D">
        <w:rPr>
          <w:rFonts w:ascii="Times New Roman" w:eastAsia="Times New Roman" w:hAnsi="Times New Roman" w:cs="Times New Roman"/>
          <w:color w:val="000000"/>
        </w:rPr>
        <w:t xml:space="preserve"> Vertical gradients in ammonium concentration in the water column </w:t>
      </w:r>
      <w:commentRangeStart w:id="36"/>
      <w:ins w:id="37" w:author="Kieran Cox" w:date="2024-03-21T16:11:00Z">
        <w:r w:rsidR="007A283D">
          <w:rPr>
            <w:rFonts w:ascii="Times New Roman" w:eastAsia="Times New Roman" w:hAnsi="Times New Roman" w:cs="Times New Roman"/>
            <w:color w:val="000000"/>
          </w:rPr>
          <w:t xml:space="preserve">can </w:t>
        </w:r>
      </w:ins>
      <w:commentRangeEnd w:id="36"/>
      <w:ins w:id="38" w:author="Kieran Cox" w:date="2024-03-21T16:12:00Z">
        <w:r w:rsidR="007A283D">
          <w:rPr>
            <w:rStyle w:val="CommentReference"/>
          </w:rPr>
          <w:commentReference w:id="36"/>
        </w:r>
      </w:ins>
      <w:r w:rsidR="00FA0E9B" w:rsidRPr="005F1E8D">
        <w:rPr>
          <w:rFonts w:ascii="Times New Roman" w:eastAsia="Times New Roman" w:hAnsi="Times New Roman" w:cs="Times New Roman"/>
          <w:color w:val="000000"/>
        </w:rPr>
        <w:t xml:space="preserve">arise from microbial </w:t>
      </w:r>
      <w:r w:rsidR="00C26711" w:rsidRPr="005F1E8D">
        <w:rPr>
          <w:rFonts w:ascii="Times New Roman" w:eastAsia="Times New Roman" w:hAnsi="Times New Roman" w:cs="Times New Roman"/>
          <w:color w:val="000000"/>
        </w:rPr>
        <w:t>remineralization</w:t>
      </w:r>
      <w:r w:rsidR="00FA0E9B" w:rsidRPr="005F1E8D">
        <w:rPr>
          <w:rFonts w:ascii="Times New Roman" w:eastAsia="Times New Roman" w:hAnsi="Times New Roman" w:cs="Times New Roman"/>
          <w:color w:val="000000"/>
        </w:rPr>
        <w:t xml:space="preserve"> </w:t>
      </w:r>
      <w:commentRangeStart w:id="39"/>
      <w:commentRangeStart w:id="40"/>
      <w:r w:rsidR="00FA0E9B" w:rsidRPr="005F1E8D">
        <w:rPr>
          <w:rFonts w:ascii="Times New Roman" w:eastAsia="Times New Roman" w:hAnsi="Times New Roman" w:cs="Times New Roman"/>
          <w:color w:val="000000"/>
        </w:rPr>
        <w:t xml:space="preserve">in </w:t>
      </w:r>
      <w:r w:rsidR="00C26711" w:rsidRPr="005F1E8D">
        <w:rPr>
          <w:rFonts w:ascii="Times New Roman" w:eastAsia="Times New Roman" w:hAnsi="Times New Roman" w:cs="Times New Roman"/>
          <w:color w:val="000000"/>
        </w:rPr>
        <w:t xml:space="preserve">sandy </w:t>
      </w:r>
      <w:r w:rsidR="00FA0E9B" w:rsidRPr="005F1E8D">
        <w:rPr>
          <w:rFonts w:ascii="Times New Roman" w:eastAsia="Times New Roman" w:hAnsi="Times New Roman" w:cs="Times New Roman"/>
          <w:color w:val="000000"/>
        </w:rPr>
        <w:t>sediment</w:t>
      </w:r>
      <w:r w:rsidR="00C26711" w:rsidRPr="005F1E8D">
        <w:rPr>
          <w:rFonts w:ascii="Times New Roman" w:eastAsia="Times New Roman" w:hAnsi="Times New Roman" w:cs="Times New Roman"/>
          <w:color w:val="000000"/>
        </w:rPr>
        <w:t xml:space="preserve"> </w:t>
      </w:r>
      <w:commentRangeEnd w:id="39"/>
      <w:r w:rsidR="007A283D">
        <w:rPr>
          <w:rStyle w:val="CommentReference"/>
        </w:rPr>
        <w:commentReference w:id="39"/>
      </w:r>
      <w:r w:rsidR="00C26711" w:rsidRPr="005F1E8D">
        <w:rPr>
          <w:rFonts w:ascii="Times New Roman" w:eastAsia="Times New Roman" w:hAnsi="Times New Roman" w:cs="Times New Roman"/>
          <w:color w:val="000000"/>
        </w:rPr>
        <w:t>around kelp forests</w:t>
      </w:r>
      <w:commentRangeEnd w:id="40"/>
      <w:r w:rsidR="007A283D">
        <w:rPr>
          <w:rStyle w:val="CommentReference"/>
        </w:rPr>
        <w:commentReference w:id="40"/>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lastRenderedPageBreak/>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(Lowman et 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commentRangeStart w:id="41"/>
      <w:r w:rsidR="00BC463D" w:rsidRPr="005F1E8D">
        <w:rPr>
          <w:rFonts w:ascii="Times New Roman" w:eastAsia="Times New Roman" w:hAnsi="Times New Roman" w:cs="Times New Roman"/>
          <w:color w:val="000000"/>
        </w:rPr>
        <w:t>Therefore</w:t>
      </w:r>
      <w:commentRangeEnd w:id="41"/>
      <w:r w:rsidR="007A283D">
        <w:rPr>
          <w:rStyle w:val="CommentReference"/>
        </w:rPr>
        <w:commentReference w:id="41"/>
      </w:r>
      <w:r w:rsidR="00BC463D" w:rsidRPr="005F1E8D">
        <w:rPr>
          <w:rFonts w:ascii="Times New Roman" w:eastAsia="Times New Roman" w:hAnsi="Times New Roman" w:cs="Times New Roman"/>
          <w:color w:val="000000"/>
        </w:rPr>
        <w:t xml:space="preserv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meso-,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 xml:space="preserve">flow, upwelling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05CB36FF" w:rsidR="00D57AB2" w:rsidRPr="005F1E8D" w:rsidRDefault="00AD64D7" w:rsidP="003A204B">
      <w:pPr>
        <w:pBdr>
          <w:top w:val="nil"/>
          <w:left w:val="nil"/>
          <w:bottom w:val="nil"/>
          <w:right w:val="nil"/>
          <w:between w:val="nil"/>
        </w:pBdr>
        <w:spacing w:line="480" w:lineRule="auto"/>
        <w:ind w:firstLine="720"/>
        <w:rPr>
          <w:rFonts w:ascii="Times New Roman" w:eastAsia="Times New Roman" w:hAnsi="Times New Roman" w:cs="Times New Roman"/>
          <w:color w:val="000000"/>
        </w:rPr>
      </w:pPr>
      <w:commentRangeStart w:id="42"/>
      <w:r w:rsidRPr="005F1E8D">
        <w:rPr>
          <w:rFonts w:ascii="Times New Roman" w:eastAsia="Times New Roman" w:hAnsi="Times New Roman" w:cs="Times New Roman"/>
          <w:color w:val="000000"/>
        </w:rPr>
        <w:t xml:space="preserve">Contrary </w:t>
      </w:r>
      <w:commentRangeEnd w:id="42"/>
      <w:r w:rsidR="003A204B">
        <w:rPr>
          <w:rStyle w:val="CommentReference"/>
        </w:rPr>
        <w:commentReference w:id="42"/>
      </w:r>
      <w:commentRangeStart w:id="43"/>
      <w:r w:rsidRPr="005F1E8D">
        <w:rPr>
          <w:rFonts w:ascii="Times New Roman" w:eastAsia="Times New Roman" w:hAnsi="Times New Roman" w:cs="Times New Roman"/>
          <w:color w:val="000000"/>
        </w:rPr>
        <w:t>to</w:t>
      </w:r>
      <w:commentRangeEnd w:id="43"/>
      <w:r w:rsidR="003A204B">
        <w:rPr>
          <w:rStyle w:val="CommentReference"/>
        </w:rPr>
        <w:commentReference w:id="43"/>
      </w:r>
      <w:r w:rsidRPr="005F1E8D">
        <w:rPr>
          <w:rFonts w:ascii="Times New Roman" w:eastAsia="Times New Roman" w:hAnsi="Times New Roman" w:cs="Times New Roman"/>
          <w:color w:val="000000"/>
        </w:rPr>
        <w:t xml:space="preserve"> experiments </w:t>
      </w:r>
      <w:r w:rsidR="00E6680F" w:rsidRPr="005F1E8D">
        <w:rPr>
          <w:rFonts w:ascii="Times New Roman" w:eastAsia="Times New Roman" w:hAnsi="Times New Roman" w:cs="Times New Roman"/>
          <w:color w:val="000000"/>
        </w:rPr>
        <w:t xml:space="preserve">that </w:t>
      </w:r>
      <w:r w:rsidRPr="005F1E8D">
        <w:rPr>
          <w:rFonts w:ascii="Times New Roman" w:eastAsia="Times New Roman" w:hAnsi="Times New Roman" w:cs="Times New Roman"/>
          <w:color w:val="000000"/>
        </w:rPr>
        <w:t xml:space="preserve">focused on intertidal animals as sources of nitrogen, </w:t>
      </w:r>
      <w:r w:rsidR="00437D27" w:rsidRPr="005F1E8D">
        <w:rPr>
          <w:rFonts w:ascii="Times New Roman" w:eastAsia="Times New Roman" w:hAnsi="Times New Roman" w:cs="Times New Roman"/>
          <w:color w:val="000000"/>
        </w:rPr>
        <w:t xml:space="preserve">here </w:t>
      </w:r>
      <w:r w:rsidRPr="005F1E8D">
        <w:rPr>
          <w:rFonts w:ascii="Times New Roman" w:eastAsia="Times New Roman" w:hAnsi="Times New Roman" w:cs="Times New Roman"/>
          <w:color w:val="000000"/>
        </w:rPr>
        <w:t xml:space="preserve">we consider </w:t>
      </w:r>
      <w:r w:rsidR="00E6472E" w:rsidRPr="005F1E8D">
        <w:rPr>
          <w:rFonts w:ascii="Times New Roman" w:eastAsia="Times New Roman" w:hAnsi="Times New Roman" w:cs="Times New Roman"/>
          <w:color w:val="000000"/>
        </w:rPr>
        <w:t xml:space="preserve">animal-mediated variation in nutrient availability in shallow </w:t>
      </w:r>
      <w:r w:rsidRPr="005F1E8D">
        <w:rPr>
          <w:rFonts w:ascii="Times New Roman" w:eastAsia="Times New Roman" w:hAnsi="Times New Roman" w:cs="Times New Roman"/>
          <w:color w:val="000000"/>
        </w:rPr>
        <w:t>subtidal r</w:t>
      </w:r>
      <w:r w:rsidR="004A6A89" w:rsidRPr="005F1E8D">
        <w:rPr>
          <w:rFonts w:ascii="Times New Roman" w:eastAsia="Times New Roman" w:hAnsi="Times New Roman" w:cs="Times New Roman"/>
          <w:color w:val="000000"/>
        </w:rPr>
        <w:t xml:space="preserve">ocky </w:t>
      </w:r>
      <w:r w:rsidR="009B4C2B" w:rsidRPr="005F1E8D">
        <w:rPr>
          <w:rFonts w:ascii="Times New Roman" w:eastAsia="Times New Roman" w:hAnsi="Times New Roman" w:cs="Times New Roman"/>
          <w:color w:val="000000"/>
        </w:rPr>
        <w:t>reef and kelp forest</w:t>
      </w:r>
      <w:r w:rsidRPr="005F1E8D">
        <w:rPr>
          <w:rFonts w:ascii="Times New Roman" w:eastAsia="Times New Roman" w:hAnsi="Times New Roman" w:cs="Times New Roman"/>
          <w:color w:val="000000"/>
        </w:rPr>
        <w:t xml:space="preserve"> communities. </w:t>
      </w:r>
      <w:commentRangeStart w:id="44"/>
      <w:r w:rsidRPr="005F1E8D">
        <w:rPr>
          <w:rFonts w:ascii="Times New Roman" w:eastAsia="Times New Roman" w:hAnsi="Times New Roman" w:cs="Times New Roman"/>
          <w:color w:val="000000"/>
        </w:rPr>
        <w:t xml:space="preserve">Both of these </w:t>
      </w:r>
      <w:commentRangeEnd w:id="44"/>
      <w:r w:rsidR="003A204B">
        <w:rPr>
          <w:rStyle w:val="CommentReference"/>
        </w:rPr>
        <w:commentReference w:id="44"/>
      </w:r>
      <w:r w:rsidRPr="005F1E8D">
        <w:rPr>
          <w:rFonts w:ascii="Times New Roman" w:eastAsia="Times New Roman" w:hAnsi="Times New Roman" w:cs="Times New Roman"/>
          <w:color w:val="000000"/>
        </w:rPr>
        <w:t>habitats</w:t>
      </w:r>
      <w:r w:rsidR="009B4C2B" w:rsidRPr="005F1E8D">
        <w:rPr>
          <w:rFonts w:ascii="Times New Roman" w:eastAsia="Times New Roman" w:hAnsi="Times New Roman" w:cs="Times New Roman"/>
          <w:color w:val="000000"/>
        </w:rPr>
        <w:t xml:space="preserve"> 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These animals excrete metabolic waste in the form of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commentRangeStart w:id="45"/>
      <w:commentRangeStart w:id="46"/>
      <w:r w:rsidR="00E34FA8" w:rsidRPr="005F1E8D">
        <w:rPr>
          <w:rFonts w:ascii="Times New Roman" w:eastAsia="Times New Roman" w:hAnsi="Times New Roman" w:cs="Times New Roman"/>
          <w:color w:val="000000"/>
        </w:rPr>
        <w:t xml:space="preserve">These </w:t>
      </w:r>
      <w:commentRangeEnd w:id="45"/>
      <w:r w:rsidR="00477D12">
        <w:rPr>
          <w:rStyle w:val="CommentReference"/>
        </w:rPr>
        <w:commentReference w:id="45"/>
      </w:r>
      <w:r w:rsidR="00E34FA8" w:rsidRPr="005F1E8D">
        <w:rPr>
          <w:rFonts w:ascii="Times New Roman" w:eastAsia="Times New Roman" w:hAnsi="Times New Roman" w:cs="Times New Roman"/>
          <w:color w:val="000000"/>
        </w:rPr>
        <w:t xml:space="preserve">biomass and biodiversity hot spots </w:t>
      </w:r>
      <w:commentRangeEnd w:id="46"/>
      <w:r w:rsidR="003A204B">
        <w:rPr>
          <w:rStyle w:val="CommentReference"/>
        </w:rPr>
        <w:commentReference w:id="46"/>
      </w:r>
      <w:r w:rsidR="00E34FA8" w:rsidRPr="005F1E8D">
        <w:rPr>
          <w:rFonts w:ascii="Times New Roman" w:eastAsia="Times New Roman" w:hAnsi="Times New Roman" w:cs="Times New Roman"/>
          <w:color w:val="000000"/>
        </w:rPr>
        <w:t xml:space="preserve">may also contribute to 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meso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r w:rsidR="002C320F" w:rsidRPr="005F1E8D">
        <w:rPr>
          <w:rFonts w:ascii="Times New Roman" w:eastAsia="Times New Roman" w:hAnsi="Times New Roman" w:cs="Times New Roman"/>
          <w:i/>
          <w:color w:val="000000"/>
        </w:rPr>
        <w:t>Macrocystis pyrifera</w:t>
      </w:r>
      <w:r w:rsidR="002C320F" w:rsidRPr="005F1E8D">
        <w:rPr>
          <w:rFonts w:ascii="Times New Roman" w:eastAsia="Times New Roman" w:hAnsi="Times New Roman" w:cs="Times New Roman"/>
          <w:color w:val="000000"/>
        </w:rPr>
        <w:t>) and bull kelp (</w:t>
      </w:r>
      <w:r w:rsidR="002C320F" w:rsidRPr="005F1E8D">
        <w:rPr>
          <w:rFonts w:ascii="Times New Roman" w:eastAsia="Times New Roman" w:hAnsi="Times New Roman" w:cs="Times New Roman"/>
          <w:i/>
          <w:color w:val="000000"/>
        </w:rPr>
        <w:t>Nereocystis leutkeana</w:t>
      </w:r>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xml:space="preserve">, also affect seawater hydrodynamics and physical composition, both slowing </w:t>
      </w:r>
      <w:r w:rsidR="006C6F43">
        <w:rPr>
          <w:rFonts w:ascii="Times New Roman" w:eastAsia="Times New Roman" w:hAnsi="Times New Roman" w:cs="Times New Roman"/>
          <w:color w:val="000000"/>
        </w:rPr>
        <w:t xml:space="preserve">water </w:t>
      </w:r>
      <w:r w:rsidR="002C320F" w:rsidRPr="005F1E8D">
        <w:rPr>
          <w:rFonts w:ascii="Times New Roman" w:eastAsia="Times New Roman" w:hAnsi="Times New Roman" w:cs="Times New Roman"/>
          <w:color w:val="000000"/>
        </w:rPr>
        <w:t>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E626AC" w:rsidRPr="005F1E8D">
        <w:rPr>
          <w:rFonts w:ascii="Times New Roman" w:eastAsia="Times New Roman" w:hAnsi="Times New Roman" w:cs="Times New Roman"/>
          <w:color w:val="000000"/>
        </w:rPr>
        <w:instrText xml:space="preserve"> ADDIN ZOTERO_ITEM CSL_CITATION {"citationID":"SsC1eYKH","properties":{"formattedCitation":"(Gaylord et al., 2007; Pfister et al., 2019)","plainCitation":"(Gaylord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E626AC" w:rsidRPr="005F1E8D">
        <w:rPr>
          <w:rFonts w:ascii="Times New Roman" w:eastAsia="Times New Roman" w:hAnsi="Times New Roman" w:cs="Times New Roman"/>
          <w:noProof/>
          <w:color w:val="000000"/>
        </w:rPr>
        <w:t>(Gaylord et al., 2007;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135277BC"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r w:rsidR="00D57AB2" w:rsidRPr="005F1E8D">
        <w:rPr>
          <w:rFonts w:ascii="Times New Roman" w:eastAsia="Times New Roman" w:hAnsi="Times New Roman" w:cs="Times New Roman"/>
          <w:color w:val="000000"/>
        </w:rPr>
        <w:t xml:space="preserve">regenerated nutrients to </w:t>
      </w:r>
      <w:commentRangeStart w:id="47"/>
      <w:commentRangeStart w:id="48"/>
      <w:r w:rsidR="00D57AB2" w:rsidRPr="005F1E8D">
        <w:rPr>
          <w:rFonts w:ascii="Times New Roman" w:eastAsia="Times New Roman" w:hAnsi="Times New Roman" w:cs="Times New Roman"/>
          <w:color w:val="000000"/>
        </w:rPr>
        <w:t>spatial variability</w:t>
      </w:r>
      <w:r w:rsidRPr="005F1E8D">
        <w:rPr>
          <w:rFonts w:ascii="Times New Roman" w:eastAsia="Times New Roman" w:hAnsi="Times New Roman" w:cs="Times New Roman"/>
          <w:color w:val="000000"/>
        </w:rPr>
        <w:t xml:space="preserve"> </w:t>
      </w:r>
      <w:commentRangeEnd w:id="47"/>
      <w:r w:rsidR="00477D12">
        <w:rPr>
          <w:rStyle w:val="CommentReference"/>
        </w:rPr>
        <w:commentReference w:id="47"/>
      </w:r>
      <w:commentRangeEnd w:id="48"/>
      <w:r w:rsidR="00355A76">
        <w:rPr>
          <w:rStyle w:val="CommentReference"/>
        </w:rPr>
        <w:commentReference w:id="48"/>
      </w:r>
      <w:commentRangeStart w:id="49"/>
      <w:r w:rsidRPr="005F1E8D">
        <w:rPr>
          <w:rFonts w:ascii="Times New Roman" w:eastAsia="Times New Roman" w:hAnsi="Times New Roman" w:cs="Times New Roman"/>
          <w:color w:val="000000"/>
        </w:rPr>
        <w:t>in</w:t>
      </w:r>
      <w:commentRangeEnd w:id="49"/>
      <w:r w:rsidR="00477D12">
        <w:rPr>
          <w:rStyle w:val="CommentReference"/>
        </w:rPr>
        <w:commentReference w:id="49"/>
      </w:r>
      <w:r w:rsidRPr="005F1E8D">
        <w:rPr>
          <w:rFonts w:ascii="Times New Roman" w:eastAsia="Times New Roman" w:hAnsi="Times New Roman" w:cs="Times New Roman"/>
          <w:color w:val="000000"/>
        </w:rPr>
        <w:t xml:space="preserve">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Canada. This region is located on the traditional territories of the Huu-ay-aht First Nations and comprises an archipelago of islands</w:t>
      </w:r>
      <w:r w:rsidRPr="005F1E8D">
        <w:rPr>
          <w:rFonts w:ascii="Times New Roman" w:eastAsia="Times New Roman" w:hAnsi="Times New Roman" w:cs="Times New Roman"/>
          <w:color w:val="000000"/>
        </w:rPr>
        <w:t xml:space="preserve">, </w:t>
      </w:r>
      <w:commentRangeStart w:id="50"/>
      <w:r w:rsidRPr="005F1E8D">
        <w:rPr>
          <w:rFonts w:ascii="Times New Roman" w:eastAsia="Times New Roman" w:hAnsi="Times New Roman" w:cs="Times New Roman"/>
          <w:color w:val="000000"/>
        </w:rPr>
        <w:t xml:space="preserve">which are </w:t>
      </w:r>
      <w:commentRangeEnd w:id="50"/>
      <w:r w:rsidR="00477D12">
        <w:rPr>
          <w:rStyle w:val="CommentReference"/>
        </w:rPr>
        <w:commentReference w:id="50"/>
      </w:r>
      <w:r w:rsidRPr="005F1E8D">
        <w:rPr>
          <w:rFonts w:ascii="Times New Roman" w:eastAsia="Times New Roman" w:hAnsi="Times New Roman" w:cs="Times New Roman"/>
          <w:color w:val="000000"/>
        </w:rPr>
        <w:t>dotted with rocky reefs and kelp forests</w:t>
      </w:r>
      <w:r w:rsidR="00D57AB2" w:rsidRPr="005F1E8D">
        <w:rPr>
          <w:rFonts w:ascii="Times New Roman" w:eastAsia="Times New Roman" w:hAnsi="Times New Roman" w:cs="Times New Roman"/>
          <w:color w:val="000000"/>
        </w:rPr>
        <w:t xml:space="preserve">. </w:t>
      </w:r>
      <w:r w:rsidR="00A213FF" w:rsidRPr="005F1E8D">
        <w:rPr>
          <w:rFonts w:ascii="Times New Roman" w:eastAsia="Times New Roman" w:hAnsi="Times New Roman" w:cs="Times New Roman"/>
          <w:color w:val="000000"/>
        </w:rPr>
        <w:t>Specifically, w</w:t>
      </w:r>
      <w:r w:rsidR="00E34FA8" w:rsidRPr="005F1E8D">
        <w:rPr>
          <w:rFonts w:ascii="Times New Roman" w:eastAsia="Times New Roman" w:hAnsi="Times New Roman" w:cs="Times New Roman"/>
          <w:color w:val="000000"/>
        </w:rPr>
        <w:t xml:space="preserve">e </w:t>
      </w:r>
      <w:r w:rsidR="00A213FF" w:rsidRPr="005F1E8D">
        <w:rPr>
          <w:rFonts w:ascii="Times New Roman" w:eastAsia="Times New Roman" w:hAnsi="Times New Roman" w:cs="Times New Roman"/>
          <w:color w:val="000000"/>
        </w:rPr>
        <w:lastRenderedPageBreak/>
        <w:t xml:space="preserve">measured </w:t>
      </w:r>
      <w:commentRangeStart w:id="51"/>
      <w:r w:rsidR="00A213FF" w:rsidRPr="005F1E8D">
        <w:rPr>
          <w:rFonts w:ascii="Times New Roman" w:eastAsia="Times New Roman" w:hAnsi="Times New Roman" w:cs="Times New Roman"/>
          <w:color w:val="000000"/>
        </w:rPr>
        <w:t>variation in</w:t>
      </w:r>
      <w:commentRangeEnd w:id="51"/>
      <w:r w:rsidR="00477D12">
        <w:rPr>
          <w:rStyle w:val="CommentReference"/>
        </w:rPr>
        <w:commentReference w:id="51"/>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 xml:space="preserve">rocky reef sites, </w:t>
      </w:r>
      <w:r w:rsidR="00E34FA8" w:rsidRPr="005F1E8D">
        <w:rPr>
          <w:rFonts w:ascii="Times New Roman" w:eastAsia="Times New Roman" w:hAnsi="Times New Roman" w:cs="Times New Roman"/>
          <w:color w:val="000000"/>
        </w:rPr>
        <w:t xml:space="preserve">within </w:t>
      </w:r>
      <w:r w:rsidR="00FC6B44" w:rsidRPr="005F1E8D">
        <w:rPr>
          <w:rFonts w:ascii="Times New Roman" w:eastAsia="Times New Roman" w:hAnsi="Times New Roman" w:cs="Times New Roman"/>
          <w:color w:val="000000"/>
        </w:rPr>
        <w:t xml:space="preserve">kelp forest </w:t>
      </w:r>
      <w:r w:rsidR="00E34FA8" w:rsidRPr="005F1E8D">
        <w:rPr>
          <w:rFonts w:ascii="Times New Roman" w:eastAsia="Times New Roman" w:hAnsi="Times New Roman" w:cs="Times New Roman"/>
          <w:color w:val="000000"/>
        </w:rPr>
        <w:t>sites</w:t>
      </w:r>
      <w:r w:rsidR="00FC6B44" w:rsidRPr="005F1E8D">
        <w:rPr>
          <w:rFonts w:ascii="Times New Roman" w:eastAsia="Times New Roman" w:hAnsi="Times New Roman" w:cs="Times New Roman"/>
          <w:color w:val="000000"/>
        </w:rPr>
        <w:t xml:space="preserve">, </w:t>
      </w:r>
      <w:commentRangeStart w:id="52"/>
      <w:r w:rsidR="00FC6B44" w:rsidRPr="005F1E8D">
        <w:rPr>
          <w:rFonts w:ascii="Times New Roman" w:eastAsia="Times New Roman" w:hAnsi="Times New Roman" w:cs="Times New Roman"/>
          <w:color w:val="000000"/>
        </w:rPr>
        <w:t xml:space="preserve">and </w:t>
      </w:r>
      <w:r w:rsidR="000E691F" w:rsidRPr="005F1E8D">
        <w:rPr>
          <w:rFonts w:ascii="Times New Roman" w:eastAsia="Times New Roman" w:hAnsi="Times New Roman" w:cs="Times New Roman"/>
          <w:color w:val="000000"/>
        </w:rPr>
        <w:t xml:space="preserve">at an even smaller </w:t>
      </w:r>
      <w:r w:rsidR="00FC6B44" w:rsidRPr="005F1E8D">
        <w:rPr>
          <w:rFonts w:ascii="Times New Roman" w:eastAsia="Times New Roman" w:hAnsi="Times New Roman" w:cs="Times New Roman"/>
          <w:color w:val="000000"/>
        </w:rPr>
        <w:t xml:space="preserve">scale of a </w:t>
      </w:r>
      <w:r w:rsidR="000E691F" w:rsidRPr="005F1E8D">
        <w:rPr>
          <w:rFonts w:ascii="Times New Roman" w:eastAsia="Times New Roman" w:hAnsi="Times New Roman" w:cs="Times New Roman"/>
          <w:color w:val="000000"/>
        </w:rPr>
        <w:t xml:space="preserve">few </w:t>
      </w:r>
      <w:r w:rsidR="006C6F43" w:rsidRPr="005F1E8D">
        <w:rPr>
          <w:rFonts w:ascii="Times New Roman" w:eastAsia="Times New Roman" w:hAnsi="Times New Roman" w:cs="Times New Roman"/>
          <w:color w:val="000000"/>
        </w:rPr>
        <w:t>meters</w:t>
      </w:r>
      <w:commentRangeEnd w:id="52"/>
      <w:r w:rsidR="006B016A">
        <w:rPr>
          <w:rStyle w:val="CommentReference"/>
        </w:rPr>
        <w:commentReference w:id="52"/>
      </w:r>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 and invertebrate communities at each rocky reef and kelp forest site, measured kelp forest metrics,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r w:rsidR="00E34FA8" w:rsidRPr="005F1E8D">
        <w:rPr>
          <w:rFonts w:ascii="Times New Roman" w:eastAsia="Times New Roman" w:hAnsi="Times New Roman" w:cs="Times New Roman"/>
          <w:color w:val="000000"/>
        </w:rPr>
        <w:t>Due to this region’s external nutrient sources and high flow, CN</w:t>
      </w:r>
      <w:r w:rsidR="00FC6B44" w:rsidRPr="005F1E8D">
        <w:rPr>
          <w:rFonts w:ascii="Times New Roman" w:eastAsia="Times New Roman" w:hAnsi="Times New Roman" w:cs="Times New Roman"/>
          <w:color w:val="000000"/>
        </w:rPr>
        <w:t>D</w:t>
      </w:r>
      <w:r w:rsidR="00E34FA8" w:rsidRPr="005F1E8D">
        <w:rPr>
          <w:rFonts w:ascii="Times New Roman" w:eastAsia="Times New Roman" w:hAnsi="Times New Roman" w:cs="Times New Roman"/>
          <w:color w:val="000000"/>
        </w:rPr>
        <w:t xml:space="preserve"> would not be expected to contribute substantially to small-scale nutrient variability, but we hypothesize that </w:t>
      </w:r>
      <w:r w:rsidR="007F6203" w:rsidRPr="005F1E8D">
        <w:rPr>
          <w:rFonts w:ascii="Times New Roman" w:eastAsia="Times New Roman" w:hAnsi="Times New Roman" w:cs="Times New Roman"/>
          <w:color w:val="000000"/>
        </w:rPr>
        <w:t>meso-scale</w:t>
      </w:r>
      <w:r w:rsidR="002C3747" w:rsidRPr="005F1E8D">
        <w:rPr>
          <w:rFonts w:ascii="Times New Roman" w:eastAsia="Times New Roman" w:hAnsi="Times New Roman" w:cs="Times New Roman"/>
          <w:color w:val="000000"/>
        </w:rPr>
        <w:t>,</w:t>
      </w:r>
      <w:r w:rsidR="007F6203" w:rsidRPr="005F1E8D">
        <w:rPr>
          <w:rFonts w:ascii="Times New Roman" w:eastAsia="Times New Roman" w:hAnsi="Times New Roman" w:cs="Times New Roman"/>
          <w:color w:val="000000"/>
        </w:rPr>
        <w:t xml:space="preserve"> among-site</w:t>
      </w:r>
      <w:r w:rsidR="00E34FA8" w:rsidRPr="005F1E8D">
        <w:rPr>
          <w:rFonts w:ascii="Times New Roman" w:eastAsia="Times New Roman" w:hAnsi="Times New Roman" w:cs="Times New Roman"/>
          <w:color w:val="000000"/>
        </w:rPr>
        <w:t xml:space="preserve"> variation may be possible under normal mixing conditions. By characterizing </w:t>
      </w:r>
      <w:commentRangeStart w:id="53"/>
      <w:r w:rsidR="00E34FA8" w:rsidRPr="005F1E8D">
        <w:rPr>
          <w:rFonts w:ascii="Times New Roman" w:eastAsia="Times New Roman" w:hAnsi="Times New Roman" w:cs="Times New Roman"/>
          <w:color w:val="000000"/>
        </w:rPr>
        <w:t>the meaningful scale of animal-driven nutrient variability</w:t>
      </w:r>
      <w:r w:rsidR="002C3747" w:rsidRPr="005F1E8D">
        <w:rPr>
          <w:rFonts w:ascii="Times New Roman" w:eastAsia="Times New Roman" w:hAnsi="Times New Roman" w:cs="Times New Roman"/>
          <w:color w:val="000000"/>
        </w:rPr>
        <w:t xml:space="preserve"> </w:t>
      </w:r>
      <w:commentRangeEnd w:id="53"/>
      <w:r w:rsidR="008D04B8">
        <w:rPr>
          <w:rStyle w:val="CommentReference"/>
        </w:rPr>
        <w:commentReference w:id="53"/>
      </w:r>
      <w:r w:rsidR="002C3747" w:rsidRPr="005F1E8D">
        <w:rPr>
          <w:rFonts w:ascii="Times New Roman" w:eastAsia="Times New Roman" w:hAnsi="Times New Roman" w:cs="Times New Roman"/>
          <w:color w:val="000000"/>
        </w:rPr>
        <w:t>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we hope </w:t>
      </w:r>
      <w:commentRangeStart w:id="54"/>
      <w:r w:rsidR="002C3747" w:rsidRPr="005F1E8D">
        <w:rPr>
          <w:rFonts w:ascii="Times New Roman" w:eastAsia="Times New Roman" w:hAnsi="Times New Roman" w:cs="Times New Roman"/>
          <w:color w:val="000000"/>
        </w:rPr>
        <w:t xml:space="preserve">to better explain </w:t>
      </w:r>
      <w:commentRangeEnd w:id="54"/>
      <w:r w:rsidR="008D04B8">
        <w:rPr>
          <w:rStyle w:val="CommentReference"/>
        </w:rPr>
        <w:commentReference w:id="54"/>
      </w:r>
      <w:r w:rsidR="002C3747" w:rsidRPr="005F1E8D">
        <w:rPr>
          <w:rFonts w:ascii="Times New Roman" w:eastAsia="Times New Roman" w:hAnsi="Times New Roman" w:cs="Times New Roman"/>
          <w:color w:val="000000"/>
        </w:rPr>
        <w:t>the role of consumers in structuring not only top-down, but also bottom-up control.</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205C64B6" w14:textId="6D447F58" w:rsidR="00E31F65" w:rsidRDefault="004E6F16" w:rsidP="00EB3BC7">
      <w:pPr>
        <w:spacing w:line="480" w:lineRule="auto"/>
        <w:rPr>
          <w:rFonts w:ascii="Times New Roman" w:hAnsi="Times New Roman" w:cs="Times New Roman"/>
          <w:lang w:val="en-CA"/>
        </w:rPr>
      </w:pPr>
      <w:r w:rsidRPr="005F1E8D">
        <w:rPr>
          <w:rFonts w:ascii="Times New Roman" w:hAnsi="Times New Roman" w:cs="Times New Roman"/>
          <w:lang w:val="en-CA"/>
        </w:rPr>
        <w:tab/>
        <w:t>Barkley Sound is located in an upwelling region on the west coast of Vancouver Island, Canada. Upwelling supplies nitrates in the spring and early summer, while storm</w:t>
      </w:r>
      <w:ins w:id="55" w:author="Kieran Cox" w:date="2024-03-21T12:28:00Z">
        <w:r w:rsidR="005E0A73">
          <w:rPr>
            <w:rFonts w:ascii="Times New Roman" w:hAnsi="Times New Roman" w:cs="Times New Roman"/>
            <w:lang w:val="en-CA"/>
          </w:rPr>
          <w:t>s</w:t>
        </w:r>
      </w:ins>
      <w:r w:rsidRPr="005F1E8D">
        <w:rPr>
          <w:rFonts w:ascii="Times New Roman" w:hAnsi="Times New Roman" w:cs="Times New Roman"/>
          <w:lang w:val="en-CA"/>
        </w:rPr>
        <w:t xml:space="preserve">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Due to the proximity of the Bamfield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scale patterns of kelp response to heatwaves and establish ecological baselines</w:t>
      </w:r>
      <w:r w:rsidR="00E639BB">
        <w:rPr>
          <w:rFonts w:ascii="Times New Roman" w:hAnsi="Times New Roman" w:cs="Times New Roman"/>
          <w:lang w:val="en-CA"/>
        </w:rPr>
        <w:t xml:space="preserve"> </w:t>
      </w:r>
      <w:r w:rsidR="00E639BB">
        <w:rPr>
          <w:rFonts w:ascii="Times New Roman" w:hAnsi="Times New Roman" w:cs="Times New Roman"/>
          <w:lang w:val="en-CA"/>
        </w:rPr>
        <w:fldChar w:fldCharType="begin"/>
      </w:r>
      <w:r w:rsidR="00990B37">
        <w:rPr>
          <w:rFonts w:ascii="Times New Roman" w:hAnsi="Times New Roman" w:cs="Times New Roman"/>
          <w:lang w:val="en-CA"/>
        </w:rPr>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Pr>
          <w:rFonts w:ascii="Times New Roman" w:hAnsi="Times New Roman" w:cs="Times New Roman"/>
          <w:lang w:val="en-CA"/>
        </w:rPr>
        <w:fldChar w:fldCharType="separate"/>
      </w:r>
      <w:r w:rsidR="00990B37">
        <w:rPr>
          <w:rFonts w:ascii="Times New Roman" w:hAnsi="Times New Roman" w:cs="Times New Roman"/>
          <w:noProof/>
          <w:lang w:val="en-CA"/>
        </w:rPr>
        <w:t>(Attridge et al., 2024; Howard et al., 2019; Starko et al., 2024, 2022; Tanasichuk, 1998)</w:t>
      </w:r>
      <w:r w:rsidR="00E639BB">
        <w:rPr>
          <w:rFonts w:ascii="Times New Roman" w:hAnsi="Times New Roman" w:cs="Times New Roman"/>
          <w:lang w:val="en-CA"/>
        </w:rPr>
        <w:fldChar w:fldCharType="end"/>
      </w:r>
      <w:r w:rsidR="00444BD0" w:rsidRPr="005F1E8D">
        <w:rPr>
          <w:rFonts w:ascii="Times New Roman" w:hAnsi="Times New Roman" w:cs="Times New Roman"/>
          <w:lang w:val="en-CA"/>
        </w:rPr>
        <w:t xml:space="preserve">. </w:t>
      </w:r>
      <w:commentRangeStart w:id="56"/>
      <w:r w:rsidR="00444BD0" w:rsidRPr="005F1E8D">
        <w:rPr>
          <w:rFonts w:ascii="Times New Roman" w:hAnsi="Times New Roman" w:cs="Times New Roman"/>
          <w:lang w:val="en-CA"/>
        </w:rPr>
        <w:t xml:space="preserve">Subtidal </w:t>
      </w:r>
      <w:r w:rsidR="00796F8D" w:rsidRPr="005F1E8D">
        <w:rPr>
          <w:rFonts w:ascii="Times New Roman" w:hAnsi="Times New Roman" w:cs="Times New Roman"/>
          <w:lang w:val="en-CA"/>
        </w:rPr>
        <w:t xml:space="preserve">fish </w:t>
      </w:r>
      <w:commentRangeEnd w:id="56"/>
      <w:r w:rsidR="008D04B8">
        <w:rPr>
          <w:rStyle w:val="CommentReference"/>
        </w:rPr>
        <w:commentReference w:id="56"/>
      </w:r>
      <w:r w:rsidR="00444BD0" w:rsidRPr="005F1E8D">
        <w:rPr>
          <w:rFonts w:ascii="Times New Roman" w:hAnsi="Times New Roman" w:cs="Times New Roman"/>
          <w:lang w:val="en-CA"/>
        </w:rPr>
        <w:t xml:space="preserve">communities include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796F8D" w:rsidRPr="005F1E8D">
        <w:rPr>
          <w:rFonts w:ascii="Times New Roman" w:hAnsi="Times New Roman" w:cs="Times New Roman"/>
          <w:lang w:val="en-CA"/>
        </w:rPr>
        <w:t xml:space="preserve"> 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r w:rsidR="002A304B" w:rsidRPr="005F1E8D">
        <w:rPr>
          <w:rFonts w:ascii="Times New Roman" w:hAnsi="Times New Roman" w:cs="Times New Roman"/>
          <w:lang w:val="en-CA"/>
        </w:rPr>
        <w:t>.</w:t>
      </w:r>
    </w:p>
    <w:p w14:paraId="5CA15ECB" w14:textId="77777777" w:rsidR="0067503F" w:rsidRPr="005F1E8D" w:rsidRDefault="0067503F" w:rsidP="00EB3BC7">
      <w:pPr>
        <w:spacing w:line="480" w:lineRule="auto"/>
        <w:rPr>
          <w:rFonts w:ascii="Times New Roman" w:hAnsi="Times New Roman" w:cs="Times New Roman"/>
          <w:i/>
          <w:lang w:val="en-CA"/>
        </w:rPr>
      </w:pPr>
    </w:p>
    <w:p w14:paraId="7DD35F2F" w14:textId="6A3F8236" w:rsidR="00217D47" w:rsidRPr="005F1E8D" w:rsidRDefault="003801C9" w:rsidP="00EB3BC7">
      <w:pPr>
        <w:spacing w:line="480" w:lineRule="auto"/>
        <w:rPr>
          <w:rFonts w:ascii="Times New Roman" w:hAnsi="Times New Roman" w:cs="Times New Roman"/>
          <w:i/>
          <w:lang w:val="en-CA"/>
        </w:rPr>
      </w:pPr>
      <w:r w:rsidRPr="005F1E8D">
        <w:rPr>
          <w:rFonts w:ascii="Times New Roman" w:hAnsi="Times New Roman" w:cs="Times New Roman"/>
          <w:i/>
          <w:lang w:val="en-CA"/>
        </w:rPr>
        <w:lastRenderedPageBreak/>
        <w:t>Amon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(meso-scale) </w:t>
      </w:r>
      <w:r w:rsidR="0067503F">
        <w:rPr>
          <w:rFonts w:ascii="Times New Roman" w:hAnsi="Times New Roman" w:cs="Times New Roman"/>
          <w:i/>
          <w:lang w:val="en-CA"/>
        </w:rPr>
        <w:t>surveys</w:t>
      </w:r>
    </w:p>
    <w:p w14:paraId="58195507" w14:textId="6B3E9A52" w:rsidR="009E6CC7" w:rsidRPr="00356E7A" w:rsidRDefault="00AD64D7" w:rsidP="00AD64D7">
      <w:pPr>
        <w:pBdr>
          <w:top w:val="nil"/>
          <w:left w:val="nil"/>
          <w:bottom w:val="nil"/>
          <w:right w:val="nil"/>
          <w:between w:val="nil"/>
        </w:pBdr>
        <w:spacing w:line="480" w:lineRule="auto"/>
        <w:ind w:firstLine="720"/>
        <w:rPr>
          <w:rFonts w:ascii="Times New Roman" w:hAnsi="Times New Roman" w:cs="Times New Roman"/>
          <w:lang w:val="en-CA"/>
        </w:rPr>
      </w:pPr>
      <w:commentRangeStart w:id="57"/>
      <w:r w:rsidRPr="005F1E8D">
        <w:rPr>
          <w:rFonts w:ascii="Times New Roman" w:eastAsia="Times New Roman" w:hAnsi="Times New Roman" w:cs="Times New Roman"/>
          <w:color w:val="000000"/>
        </w:rPr>
        <w:t xml:space="preserve">We considered </w:t>
      </w:r>
      <w:commentRangeEnd w:id="57"/>
      <w:r w:rsidR="001D7BE9">
        <w:rPr>
          <w:rStyle w:val="CommentReference"/>
        </w:rPr>
        <w:commentReference w:id="57"/>
      </w:r>
      <w:commentRangeStart w:id="58"/>
      <w:r w:rsidRPr="005F1E8D">
        <w:rPr>
          <w:rFonts w:ascii="Times New Roman" w:eastAsia="Times New Roman" w:hAnsi="Times New Roman" w:cs="Times New Roman"/>
          <w:color w:val="000000"/>
        </w:rPr>
        <w:t xml:space="preserve">meso-scale variation </w:t>
      </w:r>
      <w:commentRangeEnd w:id="58"/>
      <w:r w:rsidR="008D04B8">
        <w:rPr>
          <w:rStyle w:val="CommentReference"/>
        </w:rPr>
        <w:commentReference w:id="58"/>
      </w:r>
      <w:r w:rsidRPr="005F1E8D">
        <w:rPr>
          <w:rFonts w:ascii="Times New Roman" w:eastAsia="Times New Roman" w:hAnsi="Times New Roman" w:cs="Times New Roman"/>
          <w:color w:val="000000"/>
        </w:rPr>
        <w:t>as the differences in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concentrations </w:t>
      </w:r>
      <w:r w:rsidR="003801C9" w:rsidRPr="005F1E8D">
        <w:rPr>
          <w:rFonts w:ascii="Times New Roman" w:eastAsia="Times New Roman" w:hAnsi="Times New Roman" w:cs="Times New Roman"/>
          <w:color w:val="000000"/>
        </w:rPr>
        <w:t>among</w:t>
      </w:r>
      <w:r w:rsidRPr="005F1E8D">
        <w:rPr>
          <w:rFonts w:ascii="Times New Roman" w:eastAsia="Times New Roman" w:hAnsi="Times New Roman" w:cs="Times New Roman"/>
          <w:color w:val="000000"/>
        </w:rPr>
        <w:t xml:space="preserve"> rocky reef sites, which ranged from </w:t>
      </w:r>
      <w:r w:rsidR="00701637" w:rsidRPr="005F1E8D">
        <w:rPr>
          <w:rFonts w:ascii="Times New Roman" w:eastAsia="Times New Roman" w:hAnsi="Times New Roman" w:cs="Times New Roman"/>
          <w:color w:val="000000"/>
        </w:rPr>
        <w:t>0.0</w:t>
      </w:r>
      <w:r w:rsidR="007268C2" w:rsidRPr="005F1E8D">
        <w:rPr>
          <w:rFonts w:ascii="Times New Roman" w:eastAsia="Times New Roman" w:hAnsi="Times New Roman" w:cs="Times New Roman"/>
          <w:color w:val="000000"/>
        </w:rPr>
        <w:t>6</w:t>
      </w:r>
      <w:r w:rsidRPr="005F1E8D">
        <w:rPr>
          <w:rFonts w:ascii="Times New Roman" w:eastAsia="Times New Roman" w:hAnsi="Times New Roman" w:cs="Times New Roman"/>
          <w:color w:val="000000"/>
        </w:rPr>
        <w:t xml:space="preserve"> – </w:t>
      </w:r>
      <w:r w:rsidR="003801C9" w:rsidRPr="005F1E8D">
        <w:rPr>
          <w:rFonts w:ascii="Times New Roman" w:eastAsia="Times New Roman" w:hAnsi="Times New Roman" w:cs="Times New Roman"/>
          <w:color w:val="000000"/>
        </w:rPr>
        <w:t>2</w:t>
      </w:r>
      <w:r w:rsidR="007268C2" w:rsidRPr="005F1E8D">
        <w:rPr>
          <w:rFonts w:ascii="Times New Roman" w:eastAsia="Times New Roman" w:hAnsi="Times New Roman" w:cs="Times New Roman"/>
          <w:color w:val="000000"/>
        </w:rPr>
        <w:t>4</w:t>
      </w:r>
      <w:r w:rsidRPr="005F1E8D">
        <w:rPr>
          <w:rFonts w:ascii="Times New Roman" w:eastAsia="Times New Roman" w:hAnsi="Times New Roman" w:cs="Times New Roman"/>
          <w:color w:val="000000"/>
        </w:rPr>
        <w:t xml:space="preserve"> km apart</w:t>
      </w:r>
      <w:r w:rsidR="00CF7FD0" w:rsidRPr="005F1E8D">
        <w:rPr>
          <w:rFonts w:ascii="Times New Roman" w:eastAsia="Times New Roman" w:hAnsi="Times New Roman" w:cs="Times New Roman"/>
          <w:color w:val="000000"/>
        </w:rPr>
        <w:t xml:space="preserve"> </w:t>
      </w:r>
      <w:r w:rsidR="00682CDC" w:rsidRPr="005F1E8D">
        <w:rPr>
          <w:rFonts w:ascii="Times New Roman" w:eastAsia="Times New Roman" w:hAnsi="Times New Roman" w:cs="Times New Roman"/>
          <w:color w:val="000000"/>
          <w:highlight w:val="green"/>
        </w:rPr>
        <w:t>(Fig. 1)</w:t>
      </w:r>
      <w:r w:rsidRPr="005F1E8D">
        <w:rPr>
          <w:rFonts w:ascii="Times New Roman" w:eastAsia="Times New Roman" w:hAnsi="Times New Roman" w:cs="Times New Roman"/>
          <w:color w:val="000000"/>
        </w:rPr>
        <w:t xml:space="preserve">. </w:t>
      </w:r>
      <w:r w:rsidRPr="005F1E8D">
        <w:rPr>
          <w:rFonts w:ascii="Times New Roman" w:hAnsi="Times New Roman" w:cs="Times New Roman"/>
          <w:lang w:val="en-CA"/>
        </w:rPr>
        <w:t>W</w:t>
      </w:r>
      <w:r w:rsidR="00217D47" w:rsidRPr="005F1E8D">
        <w:rPr>
          <w:rFonts w:ascii="Times New Roman" w:hAnsi="Times New Roman" w:cs="Times New Roman"/>
          <w:lang w:val="en-CA"/>
        </w:rPr>
        <w:t xml:space="preserve">e collected subtidal </w:t>
      </w:r>
      <w:r w:rsidR="00217D47" w:rsidRPr="005F1E8D">
        <w:rPr>
          <w:rFonts w:ascii="Times New Roman" w:hAnsi="Times New Roman" w:cs="Times New Roman"/>
          <w:color w:val="000000"/>
          <w:lang w:val="en-CA"/>
        </w:rPr>
        <w:t>NH</w:t>
      </w:r>
      <w:r w:rsidR="00217D47" w:rsidRPr="005F1E8D">
        <w:rPr>
          <w:rFonts w:ascii="Times New Roman" w:hAnsi="Times New Roman" w:cs="Times New Roman"/>
          <w:color w:val="000000"/>
          <w:vertAlign w:val="subscript"/>
          <w:lang w:val="en-CA"/>
        </w:rPr>
        <w:t>4</w:t>
      </w:r>
      <w:r w:rsidR="00217D47" w:rsidRPr="005F1E8D">
        <w:rPr>
          <w:rFonts w:ascii="Times New Roman" w:hAnsi="Times New Roman" w:cs="Times New Roman"/>
          <w:color w:val="000000"/>
          <w:vertAlign w:val="superscript"/>
          <w:lang w:val="en-CA"/>
        </w:rPr>
        <w:t xml:space="preserve">+ </w:t>
      </w:r>
      <w:r w:rsidR="00217D47" w:rsidRPr="005F1E8D">
        <w:rPr>
          <w:rFonts w:ascii="Times New Roman" w:hAnsi="Times New Roman" w:cs="Times New Roman"/>
          <w:lang w:val="en-CA"/>
        </w:rPr>
        <w:t>samples paired with fish and invertebrate surveys using a globally standardized method (</w:t>
      </w:r>
      <w:r w:rsidR="00F235E9" w:rsidRPr="005F1E8D">
        <w:rPr>
          <w:rFonts w:ascii="Times New Roman" w:hAnsi="Times New Roman" w:cs="Times New Roman"/>
          <w:lang w:val="en-CA"/>
        </w:rPr>
        <w:t xml:space="preserve">i.e., </w:t>
      </w:r>
      <w:r w:rsidR="00217D47" w:rsidRPr="005F1E8D">
        <w:rPr>
          <w:rFonts w:ascii="Times New Roman" w:hAnsi="Times New Roman" w:cs="Times New Roman"/>
          <w:lang w:val="en-CA"/>
        </w:rPr>
        <w:t>Reef Life Survey</w:t>
      </w:r>
      <w:r w:rsidR="00F235E9" w:rsidRPr="005F1E8D">
        <w:rPr>
          <w:rFonts w:ascii="Times New Roman" w:hAnsi="Times New Roman" w:cs="Times New Roman"/>
          <w:lang w:val="en-CA"/>
        </w:rPr>
        <w:t>, RLS</w:t>
      </w:r>
      <w:r w:rsidR="00217D47" w:rsidRPr="005F1E8D">
        <w:rPr>
          <w:rFonts w:ascii="Times New Roman" w:hAnsi="Times New Roman" w:cs="Times New Roman"/>
          <w:lang w:val="en-CA"/>
        </w:rPr>
        <w:t xml:space="preserve">) at </w:t>
      </w:r>
      <w:r w:rsidR="00576692" w:rsidRPr="005F1E8D">
        <w:rPr>
          <w:rFonts w:ascii="Times New Roman" w:hAnsi="Times New Roman" w:cs="Times New Roman"/>
          <w:lang w:val="en-CA"/>
        </w:rPr>
        <w:t>27</w:t>
      </w:r>
      <w:r w:rsidR="00217D47" w:rsidRPr="005F1E8D">
        <w:rPr>
          <w:rFonts w:ascii="Times New Roman" w:hAnsi="Times New Roman" w:cs="Times New Roman"/>
          <w:lang w:val="en-CA"/>
        </w:rPr>
        <w:t xml:space="preserve"> subtidal sites </w:t>
      </w:r>
      <w:r w:rsidR="002C3747" w:rsidRPr="005F1E8D">
        <w:rPr>
          <w:rFonts w:ascii="Times New Roman" w:hAnsi="Times New Roman" w:cs="Times New Roman"/>
          <w:lang w:val="en-CA"/>
        </w:rPr>
        <w:t xml:space="preserve">near the </w:t>
      </w:r>
      <w:r w:rsidR="0003350D" w:rsidRPr="005F1E8D">
        <w:rPr>
          <w:rFonts w:ascii="Times New Roman" w:hAnsi="Times New Roman" w:cs="Times New Roman"/>
          <w:lang w:val="en-CA"/>
        </w:rPr>
        <w:t>BMSC</w:t>
      </w:r>
      <w:r w:rsidR="0067503F">
        <w:rPr>
          <w:rFonts w:ascii="Times New Roman" w:hAnsi="Times New Roman" w:cs="Times New Roman"/>
          <w:lang w:val="en-CA"/>
        </w:rPr>
        <w:t xml:space="preserve">. </w:t>
      </w:r>
      <w:r w:rsidR="0067503F" w:rsidRPr="0067503F">
        <w:rPr>
          <w:rFonts w:ascii="Times New Roman" w:hAnsi="Times New Roman" w:cs="Times New Roman"/>
          <w:lang w:val="en-CA"/>
        </w:rPr>
        <w:t>Each site was surveyed between the end of April and middle of May for three years (2021-2023), with all annual surveys occurring within 2 weeks of each other</w:t>
      </w:r>
      <w:r w:rsidR="0003350D"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00576692" w:rsidRPr="0067503F">
        <w:rPr>
          <w:rFonts w:ascii="Times New Roman" w:hAnsi="Times New Roman" w:cs="Times New Roman"/>
          <w:highlight w:val="green"/>
          <w:lang w:val="en-CA"/>
        </w:rPr>
        <w:t>Table 1</w:t>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w:t>
      </w:r>
      <w:r w:rsidR="001D7BE9">
        <w:rPr>
          <w:rFonts w:ascii="Times New Roman" w:hAnsi="Times New Roman" w:cs="Times New Roman"/>
          <w:lang w:val="en-CA"/>
        </w:rPr>
        <w:t>Briefly, a</w:t>
      </w:r>
      <w:r w:rsidR="00547A38" w:rsidRPr="005F1E8D">
        <w:rPr>
          <w:rFonts w:ascii="Times New Roman" w:hAnsi="Times New Roman" w:cs="Times New Roman"/>
          <w:lang w:val="en-CA"/>
        </w:rPr>
        <w:t xml:space="preserve">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CF7FD0" w:rsidRPr="005F1E8D">
        <w:rPr>
          <w:rFonts w:ascii="Times New Roman" w:hAnsi="Times New Roman" w:cs="Times New Roman"/>
          <w:lang w:val="en-CA"/>
        </w:rPr>
        <w:t xml:space="preserve"> </w:t>
      </w:r>
      <w:r w:rsidR="00CF7FD0" w:rsidRPr="005F1E8D">
        <w:rPr>
          <w:rFonts w:ascii="Times New Roman" w:hAnsi="Times New Roman" w:cs="Times New Roman"/>
          <w:highlight w:val="green"/>
          <w:lang w:val="en-CA"/>
        </w:rPr>
        <w:t>(</w:t>
      </w:r>
      <w:commentRangeStart w:id="59"/>
      <w:r w:rsidR="00CF7FD0" w:rsidRPr="005F1E8D">
        <w:rPr>
          <w:rFonts w:ascii="Times New Roman" w:hAnsi="Times New Roman" w:cs="Times New Roman"/>
          <w:highlight w:val="green"/>
          <w:lang w:val="en-CA"/>
        </w:rPr>
        <w:t>Fig. 2</w:t>
      </w:r>
      <w:commentRangeEnd w:id="59"/>
      <w:r w:rsidR="00355A76">
        <w:rPr>
          <w:rStyle w:val="CommentReference"/>
        </w:rPr>
        <w:commentReference w:id="59"/>
      </w:r>
      <w:r w:rsidR="00CF7FD0" w:rsidRPr="005F1E8D">
        <w:rPr>
          <w:rFonts w:ascii="Times New Roman" w:hAnsi="Times New Roman" w:cs="Times New Roman"/>
          <w:highlight w:val="green"/>
          <w:lang w:val="en-CA"/>
        </w:rPr>
        <w:t>)</w:t>
      </w:r>
      <w:r w:rsidR="00547A38" w:rsidRPr="005F1E8D">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(500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 xml:space="preserve">then </w:t>
      </w:r>
      <w:r w:rsidR="0067503F">
        <w:rPr>
          <w:rFonts w:ascii="Times New Roman" w:hAnsi="Times New Roman" w:cs="Times New Roman"/>
          <w:lang w:val="en-CA"/>
        </w:rPr>
        <w:t xml:space="preserve">benthic </w:t>
      </w:r>
      <w:r w:rsidR="00ED5552" w:rsidRPr="005F1E8D">
        <w:rPr>
          <w:rFonts w:ascii="Times New Roman" w:hAnsi="Times New Roman" w:cs="Times New Roman"/>
          <w:lang w:val="en-CA"/>
        </w:rPr>
        <w:t>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were counted within 2.5 m on either side 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(100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w:t>
      </w:r>
      <w:r w:rsidR="00356E7A">
        <w:rPr>
          <w:rFonts w:ascii="Times New Roman" w:hAnsi="Times New Roman" w:cs="Times New Roman"/>
          <w:lang w:val="en-CA"/>
        </w:rPr>
        <w:t xml:space="preserve"> </w:t>
      </w:r>
      <w:r w:rsidR="004433B7">
        <w:rPr>
          <w:rFonts w:ascii="Times New Roman" w:hAnsi="Times New Roman" w:cs="Times New Roman"/>
          <w:lang w:val="en-CA"/>
        </w:rPr>
        <w:t>Given the uneven sampling areas for each method, abundances of animals were divided by their respective sampled areas (500 m</w:t>
      </w:r>
      <w:r w:rsidR="004433B7">
        <w:rPr>
          <w:rFonts w:ascii="Times New Roman" w:hAnsi="Times New Roman" w:cs="Times New Roman"/>
          <w:vertAlign w:val="superscript"/>
          <w:lang w:val="en-CA"/>
        </w:rPr>
        <w:t>2</w:t>
      </w:r>
      <w:r w:rsidR="004433B7">
        <w:rPr>
          <w:rFonts w:ascii="Times New Roman" w:hAnsi="Times New Roman" w:cs="Times New Roman"/>
          <w:lang w:val="en-CA"/>
        </w:rPr>
        <w:t xml:space="preserve"> for fishes recorded in the water column, and 100 m</w:t>
      </w:r>
      <w:r w:rsidR="004433B7">
        <w:rPr>
          <w:rFonts w:ascii="Times New Roman" w:hAnsi="Times New Roman" w:cs="Times New Roman"/>
          <w:vertAlign w:val="superscript"/>
          <w:lang w:val="en-CA"/>
        </w:rPr>
        <w:t>2</w:t>
      </w:r>
      <w:r w:rsidR="004433B7">
        <w:rPr>
          <w:rFonts w:ascii="Times New Roman" w:hAnsi="Times New Roman" w:cs="Times New Roman"/>
          <w:lang w:val="en-CA"/>
        </w:rPr>
        <w:t xml:space="preserve"> for cryptic fishes and large mobile invertebrates).</w:t>
      </w:r>
    </w:p>
    <w:p w14:paraId="31ABE297" w14:textId="33E23AD5" w:rsidR="00AB636E" w:rsidRPr="005F1E8D" w:rsidRDefault="009E6CC7" w:rsidP="001D7BE9">
      <w:pPr>
        <w:spacing w:line="480" w:lineRule="auto"/>
        <w:ind w:firstLine="720"/>
        <w:rPr>
          <w:rFonts w:ascii="Times New Roman" w:hAnsi="Times New Roman" w:cs="Times New Roman"/>
          <w:color w:val="000000"/>
          <w:lang w:val="en-CA"/>
        </w:rPr>
      </w:pPr>
      <w:r w:rsidRPr="005F1E8D">
        <w:rPr>
          <w:rFonts w:ascii="Times New Roman" w:hAnsi="Times New Roman" w:cs="Times New Roman"/>
          <w:lang w:val="en-CA"/>
        </w:rPr>
        <w:t xml:space="preserve">Immediately following the </w:t>
      </w:r>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seawater samples</w:t>
      </w:r>
      <w:r w:rsidR="0067503F">
        <w:rPr>
          <w:rFonts w:ascii="Times New Roman" w:hAnsi="Times New Roman" w:cs="Times New Roman"/>
          <w:lang w:val="en-CA"/>
        </w:rPr>
        <w:t xml:space="preserve"> at 0, 25, and 50 m</w:t>
      </w:r>
      <w:r w:rsidRPr="005F1E8D">
        <w:rPr>
          <w:rFonts w:ascii="Times New Roman" w:hAnsi="Times New Roman" w:cs="Times New Roman"/>
          <w:lang w:val="en-CA"/>
        </w:rPr>
        <w:t xml:space="preserve"> along the transect </w:t>
      </w:r>
      <w:r w:rsidR="00B71E47" w:rsidRPr="005F1E8D">
        <w:rPr>
          <w:rFonts w:ascii="Times New Roman" w:hAnsi="Times New Roman" w:cs="Times New Roman"/>
          <w:lang w:val="en-CA"/>
        </w:rPr>
        <w:t xml:space="preserve">at consistent depths </w:t>
      </w:r>
      <w:r w:rsidRPr="005F1E8D">
        <w:rPr>
          <w:rFonts w:ascii="Times New Roman" w:hAnsi="Times New Roman" w:cs="Times New Roman"/>
          <w:lang w:val="en-CA"/>
        </w:rPr>
        <w:t xml:space="preserve">and stored the syringes 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bags upon collection to prevent contamination. Seawater samples were filtered 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w:t>
      </w:r>
      <w:commentRangeStart w:id="60"/>
      <w:commentRangeStart w:id="61"/>
      <w:r w:rsidR="007268C2" w:rsidRPr="005F1E8D">
        <w:rPr>
          <w:rFonts w:ascii="Times New Roman" w:hAnsi="Times New Roman" w:cs="Times New Roman"/>
          <w:color w:val="000000"/>
          <w:lang w:val="en-CA"/>
        </w:rPr>
        <w:t>Lim, unpublished data</w:t>
      </w:r>
      <w:commentRangeEnd w:id="60"/>
      <w:r w:rsidR="001D7BE9">
        <w:rPr>
          <w:rStyle w:val="CommentReference"/>
        </w:rPr>
        <w:commentReference w:id="60"/>
      </w:r>
      <w:commentRangeEnd w:id="61"/>
      <w:r w:rsidR="0067503F">
        <w:rPr>
          <w:rStyle w:val="CommentReference"/>
        </w:rPr>
        <w:commentReference w:id="61"/>
      </w:r>
      <w:r w:rsidR="007268C2" w:rsidRPr="005F1E8D">
        <w:rPr>
          <w:rFonts w:ascii="Times New Roman" w:hAnsi="Times New Roman" w:cs="Times New Roman"/>
          <w:color w:val="000000"/>
          <w:lang w:val="en-CA"/>
        </w:rPr>
        <w:t>)</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w:t>
      </w:r>
      <w:r w:rsidR="00D56988" w:rsidRPr="005F1E8D">
        <w:rPr>
          <w:rFonts w:ascii="Times New Roman" w:hAnsi="Times New Roman" w:cs="Times New Roman"/>
          <w:color w:val="000000"/>
          <w:lang w:val="en-CA"/>
        </w:rPr>
        <w:lastRenderedPageBreak/>
        <w:t xml:space="preserve">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r w:rsidR="001D7BE9">
        <w:rPr>
          <w:rFonts w:ascii="Times New Roman" w:hAnsi="Times New Roman" w:cs="Times New Roman"/>
          <w:color w:val="000000"/>
          <w:lang w:val="en-CA"/>
        </w:rPr>
        <w:t>,</w:t>
      </w:r>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 xml:space="preserve">standard-additions protocol II </w:t>
      </w:r>
      <w:commentRangeStart w:id="62"/>
      <w:commentRangeStart w:id="63"/>
      <w:r w:rsidRPr="005F1E8D">
        <w:rPr>
          <w:rFonts w:ascii="Times New Roman" w:hAnsi="Times New Roman" w:cs="Times New Roman"/>
          <w:color w:val="000000"/>
          <w:lang w:val="en-CA"/>
        </w:rPr>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commentRangeEnd w:id="62"/>
      <w:r w:rsidR="00895C86" w:rsidRPr="005F1E8D">
        <w:rPr>
          <w:rStyle w:val="CommentReference"/>
          <w:rFonts w:ascii="Times New Roman" w:hAnsi="Times New Roman" w:cs="Times New Roman"/>
        </w:rPr>
        <w:commentReference w:id="62"/>
      </w:r>
      <w:commentRangeEnd w:id="63"/>
      <w:r w:rsidR="001D7BE9">
        <w:rPr>
          <w:rStyle w:val="CommentReference"/>
        </w:rPr>
        <w:commentReference w:id="63"/>
      </w:r>
      <w:r w:rsidRPr="005F1E8D">
        <w:rPr>
          <w:rFonts w:ascii="Times New Roman" w:hAnsi="Times New Roman" w:cs="Times New Roman"/>
          <w:color w:val="000000"/>
          <w:lang w:val="en-CA"/>
        </w:rPr>
        <w:t>.</w:t>
      </w:r>
      <w:r w:rsidR="0067503F">
        <w:rPr>
          <w:rFonts w:ascii="Times New Roman" w:hAnsi="Times New Roman" w:cs="Times New Roman"/>
          <w:color w:val="000000"/>
          <w:lang w:val="en-CA"/>
        </w:rPr>
        <w:t xml:space="preserve"> </w:t>
      </w:r>
      <w:r w:rsidR="0067503F" w:rsidRPr="0067503F">
        <w:rPr>
          <w:rFonts w:ascii="Times New Roman" w:hAnsi="Times New Roman" w:cs="Times New Roman"/>
          <w:color w:val="000000"/>
          <w:lang w:val="en-CA"/>
        </w:rPr>
        <w:t xml:space="preserve">The three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samples collected during each survey were averaged to determine the mean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concentration for each site. </w:t>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2DAEB813" w:rsidR="00217D47" w:rsidRPr="005F1E8D" w:rsidRDefault="00CE7CA3" w:rsidP="00EB3BC7">
      <w:pPr>
        <w:spacing w:line="480" w:lineRule="auto"/>
        <w:rPr>
          <w:rFonts w:ascii="Times New Roman" w:hAnsi="Times New Roman" w:cs="Times New Roman"/>
          <w:i/>
          <w:lang w:val="en-CA"/>
        </w:rPr>
      </w:pPr>
      <w:r w:rsidRPr="005F1E8D">
        <w:rPr>
          <w:rFonts w:ascii="Times New Roman" w:hAnsi="Times New Roman" w:cs="Times New Roman"/>
          <w:i/>
          <w:lang w:val="en-CA"/>
        </w:rPr>
        <w:t>Within</w:t>
      </w:r>
      <w:r w:rsidR="00895C86" w:rsidRPr="005F1E8D">
        <w:rPr>
          <w:rFonts w:ascii="Times New Roman" w:hAnsi="Times New Roman" w:cs="Times New Roman"/>
          <w:i/>
          <w:lang w:val="en-CA"/>
        </w:rPr>
        <w:t>-</w:t>
      </w:r>
      <w:r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w:t>
      </w:r>
      <w:r w:rsidR="0067503F">
        <w:rPr>
          <w:rFonts w:ascii="Times New Roman" w:hAnsi="Times New Roman" w:cs="Times New Roman"/>
          <w:i/>
          <w:lang w:val="en-CA"/>
        </w:rPr>
        <w:t>surveys</w:t>
      </w:r>
    </w:p>
    <w:p w14:paraId="7247B5E3" w14:textId="32D45CC6" w:rsidR="001F79DB" w:rsidRPr="005F1E8D" w:rsidRDefault="00576692" w:rsidP="001F79DB">
      <w:pPr>
        <w:spacing w:line="480" w:lineRule="auto"/>
        <w:ind w:firstLine="720"/>
        <w:rPr>
          <w:rFonts w:ascii="Times New Roman" w:hAnsi="Times New Roman" w:cs="Times New Roman"/>
          <w:lang w:val="en-CA"/>
        </w:rPr>
      </w:pPr>
      <w:r w:rsidRPr="005F1E8D">
        <w:rPr>
          <w:rFonts w:ascii="Times New Roman" w:hAnsi="Times New Roman" w:cs="Times New Roman"/>
          <w:lang w:val="en-CA"/>
        </w:rPr>
        <w:t>To explore within</w:t>
      </w:r>
      <w:r w:rsidR="00895C86" w:rsidRPr="005F1E8D">
        <w:rPr>
          <w:rFonts w:ascii="Times New Roman" w:hAnsi="Times New Roman" w:cs="Times New Roman"/>
          <w:lang w:val="en-CA"/>
        </w:rPr>
        <w:t>-</w:t>
      </w:r>
      <w:r w:rsidRPr="005F1E8D">
        <w:rPr>
          <w:rFonts w:ascii="Times New Roman" w:hAnsi="Times New Roman" w:cs="Times New Roman"/>
          <w:lang w:val="en-CA"/>
        </w:rPr>
        <w:t xml:space="preserve">site variability, we </w:t>
      </w:r>
      <w:r w:rsidR="00895C86"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00895C86" w:rsidRPr="005F1E8D">
        <w:rPr>
          <w:rFonts w:ascii="Times New Roman" w:hAnsi="Times New Roman" w:cs="Times New Roman"/>
          <w:lang w:val="en-CA"/>
        </w:rPr>
        <w:t xml:space="preserve">concentrations </w:t>
      </w:r>
      <w:r w:rsidR="002E568B" w:rsidRPr="005F1E8D">
        <w:rPr>
          <w:rFonts w:ascii="Times New Roman" w:hAnsi="Times New Roman" w:cs="Times New Roman"/>
          <w:lang w:val="en-CA"/>
        </w:rPr>
        <w:t>in and around</w:t>
      </w:r>
      <w:r w:rsidRPr="005F1E8D">
        <w:rPr>
          <w:rFonts w:ascii="Times New Roman" w:hAnsi="Times New Roman" w:cs="Times New Roman"/>
          <w:lang w:val="en-CA"/>
        </w:rPr>
        <w:t xml:space="preserve"> kelp forests of </w:t>
      </w:r>
      <w:commentRangeStart w:id="64"/>
      <w:r w:rsidRPr="005F1E8D">
        <w:rPr>
          <w:rFonts w:ascii="Times New Roman" w:hAnsi="Times New Roman" w:cs="Times New Roman"/>
          <w:lang w:val="en-CA"/>
        </w:rPr>
        <w:t xml:space="preserve">varying density and composition at </w:t>
      </w:r>
      <w:commentRangeEnd w:id="64"/>
      <w:r w:rsidR="00E31706">
        <w:rPr>
          <w:rStyle w:val="CommentReference"/>
        </w:rPr>
        <w:commentReference w:id="64"/>
      </w:r>
      <w:r w:rsidRPr="005F1E8D">
        <w:rPr>
          <w:rFonts w:ascii="Times New Roman" w:hAnsi="Times New Roman" w:cs="Times New Roman"/>
          <w:lang w:val="en-CA"/>
        </w:rPr>
        <w:t>1</w:t>
      </w:r>
      <w:r w:rsidR="0053139F" w:rsidRPr="005F1E8D">
        <w:rPr>
          <w:rFonts w:ascii="Times New Roman" w:hAnsi="Times New Roman" w:cs="Times New Roman"/>
          <w:lang w:val="en-CA"/>
        </w:rPr>
        <w:t>6</w:t>
      </w:r>
      <w:r w:rsidRPr="005F1E8D">
        <w:rPr>
          <w:rFonts w:ascii="Times New Roman" w:hAnsi="Times New Roman" w:cs="Times New Roman"/>
          <w:lang w:val="en-CA"/>
        </w:rPr>
        <w:t xml:space="preserve"> sites in Barkley Sound </w:t>
      </w:r>
      <w:r w:rsidR="008E0F38" w:rsidRPr="005F1E8D">
        <w:rPr>
          <w:rFonts w:ascii="Times New Roman" w:hAnsi="Times New Roman" w:cs="Times New Roman"/>
          <w:lang w:val="en-CA"/>
        </w:rPr>
        <w:t xml:space="preserve">from July </w:t>
      </w:r>
      <w:r w:rsidR="00895C86" w:rsidRPr="005F1E8D">
        <w:rPr>
          <w:rFonts w:ascii="Times New Roman" w:hAnsi="Times New Roman" w:cs="Times New Roman"/>
          <w:lang w:val="en-CA"/>
        </w:rPr>
        <w:t xml:space="preserve">to </w:t>
      </w:r>
      <w:r w:rsidR="008E0F38" w:rsidRPr="005F1E8D">
        <w:rPr>
          <w:rFonts w:ascii="Times New Roman" w:hAnsi="Times New Roman" w:cs="Times New Roman"/>
          <w:lang w:val="en-CA"/>
        </w:rPr>
        <w:t xml:space="preserve">September 2022 </w:t>
      </w:r>
      <w:r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Pr="0067503F">
        <w:rPr>
          <w:rFonts w:ascii="Times New Roman" w:hAnsi="Times New Roman" w:cs="Times New Roman"/>
          <w:highlight w:val="green"/>
          <w:lang w:val="en-CA"/>
        </w:rPr>
        <w:t>Table 2</w:t>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Our 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r w:rsidR="001F79DB" w:rsidRPr="005F1E8D">
        <w:rPr>
          <w:rFonts w:ascii="Times New Roman" w:hAnsi="Times New Roman" w:cs="Times New Roman"/>
          <w:lang w:val="en-CA"/>
        </w:rPr>
        <w:t>giant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Macrocystis pyrifera</w:t>
      </w:r>
      <w:r w:rsidR="0067503F">
        <w:rPr>
          <w:rFonts w:ascii="Times New Roman" w:hAnsi="Times New Roman" w:cs="Times New Roman"/>
          <w:lang w:val="en-CA"/>
        </w:rPr>
        <w:t>)</w:t>
      </w:r>
      <w:r w:rsidR="001F79DB" w:rsidRPr="005F1E8D">
        <w:rPr>
          <w:rFonts w:ascii="Times New Roman" w:hAnsi="Times New Roman" w:cs="Times New Roman"/>
          <w:lang w:val="en-CA"/>
        </w:rPr>
        <w:t xml:space="preserve">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 xml:space="preserve">Nereocystis </w:t>
      </w:r>
      <w:r w:rsidR="0070501D" w:rsidRPr="0070501D">
        <w:rPr>
          <w:rFonts w:ascii="Times New Roman" w:hAnsi="Times New Roman" w:cs="Times New Roman"/>
          <w:i/>
          <w:lang w:val="en-CA"/>
        </w:rPr>
        <w:t>luetkeana</w:t>
      </w:r>
      <w:r w:rsidR="0067503F">
        <w:rPr>
          <w:rFonts w:ascii="Times New Roman" w:hAnsi="Times New Roman" w:cs="Times New Roman"/>
          <w:lang w:val="en-CA"/>
        </w:rPr>
        <w:t>)</w:t>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w:t>
      </w:r>
      <w:r w:rsidR="000300C1">
        <w:rPr>
          <w:rFonts w:ascii="Times New Roman" w:hAnsi="Times New Roman" w:cs="Times New Roman"/>
          <w:lang w:val="en-CA"/>
        </w:rPr>
        <w:t xml:space="preserve">two </w:t>
      </w:r>
      <w:r w:rsidR="00A14B41" w:rsidRPr="005F1E8D">
        <w:rPr>
          <w:rFonts w:ascii="Times New Roman" w:hAnsi="Times New Roman" w:cs="Times New Roman"/>
          <w:lang w:val="en-CA"/>
        </w:rPr>
        <w:t>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site</w:t>
      </w:r>
      <w:r w:rsidR="000300C1">
        <w:rPr>
          <w:rFonts w:ascii="Times New Roman" w:hAnsi="Times New Roman" w:cs="Times New Roman"/>
          <w:lang w:val="en-CA"/>
        </w:rPr>
        <w:t>s</w:t>
      </w:r>
      <w:r w:rsidR="001F79DB" w:rsidRPr="005F1E8D">
        <w:rPr>
          <w:rFonts w:ascii="Times New Roman" w:hAnsi="Times New Roman" w:cs="Times New Roman"/>
          <w:lang w:val="en-CA"/>
        </w:rPr>
        <w:t xml:space="preserve">. </w:t>
      </w:r>
      <w:r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0067503F" w:rsidRPr="0067503F">
        <w:rPr>
          <w:rFonts w:ascii="Times New Roman" w:hAnsi="Times New Roman" w:cs="Times New Roman"/>
          <w:lang w:val="en-CA"/>
        </w:rPr>
        <w:t xml:space="preserve">divers used the RLS protocol to survey fish and invertebrate communities along </w:t>
      </w:r>
      <w:r w:rsidR="00B71E47" w:rsidRPr="005F1E8D">
        <w:rPr>
          <w:rFonts w:ascii="Times New Roman" w:hAnsi="Times New Roman" w:cs="Times New Roman"/>
          <w:lang w:val="en-CA"/>
        </w:rPr>
        <w:t>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r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Pr="005F1E8D">
        <w:rPr>
          <w:rFonts w:ascii="Times New Roman" w:hAnsi="Times New Roman" w:cs="Times New Roman"/>
          <w:lang w:val="en-CA"/>
        </w:rPr>
        <w:t xml:space="preserve"> protocol as above. Next, we ran four 5 m</w:t>
      </w:r>
      <w:r w:rsidR="00895C86" w:rsidRPr="005F1E8D">
        <w:rPr>
          <w:rFonts w:ascii="Times New Roman" w:hAnsi="Times New Roman" w:cs="Times New Roman"/>
          <w:lang w:val="en-CA"/>
        </w:rPr>
        <w:t>-</w:t>
      </w:r>
      <w:r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r w:rsidR="00895C86" w:rsidRPr="005F1E8D">
        <w:rPr>
          <w:rFonts w:ascii="Times New Roman" w:hAnsi="Times New Roman" w:cs="Times New Roman"/>
          <w:lang w:val="en-CA"/>
        </w:rPr>
        <w:t>,</w:t>
      </w:r>
      <w:r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Pr="005F1E8D">
        <w:rPr>
          <w:rFonts w:ascii="Times New Roman" w:hAnsi="Times New Roman" w:cs="Times New Roman"/>
          <w:lang w:val="en-CA"/>
        </w:rPr>
        <w:t xml:space="preserve"> (</w:t>
      </w:r>
      <w:r w:rsidRPr="005F1E8D">
        <w:rPr>
          <w:rFonts w:ascii="Times New Roman" w:hAnsi="Times New Roman" w:cs="Times New Roman"/>
          <w:highlight w:val="green"/>
          <w:lang w:val="en-CA"/>
        </w:rPr>
        <w:t>Fi</w:t>
      </w:r>
      <w:r w:rsidR="005746D1" w:rsidRPr="005F1E8D">
        <w:rPr>
          <w:rFonts w:ascii="Times New Roman" w:hAnsi="Times New Roman" w:cs="Times New Roman"/>
          <w:highlight w:val="green"/>
          <w:lang w:val="en-CA"/>
        </w:rPr>
        <w:t>g.</w:t>
      </w:r>
      <w:r w:rsidRPr="005F1E8D">
        <w:rPr>
          <w:rFonts w:ascii="Times New Roman" w:hAnsi="Times New Roman" w:cs="Times New Roman"/>
          <w:highlight w:val="green"/>
          <w:lang w:val="en-CA"/>
        </w:rPr>
        <w:t xml:space="preserve"> </w:t>
      </w:r>
      <w:r w:rsidR="00682CDC" w:rsidRPr="005F1E8D">
        <w:rPr>
          <w:rFonts w:ascii="Times New Roman" w:hAnsi="Times New Roman" w:cs="Times New Roman"/>
          <w:highlight w:val="green"/>
          <w:lang w:val="en-CA"/>
        </w:rPr>
        <w:t>2</w:t>
      </w:r>
      <w:r w:rsidRPr="005F1E8D">
        <w:rPr>
          <w:rFonts w:ascii="Times New Roman" w:hAnsi="Times New Roman" w:cs="Times New Roman"/>
          <w:lang w:val="en-CA"/>
        </w:rPr>
        <w:t xml:space="preserve">). </w:t>
      </w:r>
      <w:r w:rsidR="0067503F">
        <w:rPr>
          <w:rFonts w:ascii="Times New Roman" w:hAnsi="Times New Roman" w:cs="Times New Roman"/>
          <w:lang w:val="en-CA"/>
        </w:rPr>
        <w:t>Divers then</w:t>
      </w:r>
      <w:r w:rsidRPr="005F1E8D">
        <w:rPr>
          <w:rFonts w:ascii="Times New Roman" w:hAnsi="Times New Roman" w:cs="Times New Roman"/>
          <w:lang w:val="en-CA"/>
        </w:rPr>
        <w:t xml:space="preserve"> counted the number of </w:t>
      </w:r>
      <w:r w:rsidR="004F5624" w:rsidRPr="005F1E8D">
        <w:rPr>
          <w:rFonts w:ascii="Times New Roman" w:hAnsi="Times New Roman" w:cs="Times New Roman"/>
          <w:lang w:val="en-CA"/>
        </w:rPr>
        <w:t xml:space="preserve">canopy </w:t>
      </w:r>
      <w:r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within </w:t>
      </w:r>
      <w:commentRangeStart w:id="65"/>
      <w:commentRangeStart w:id="66"/>
      <w:r w:rsidR="001F79DB" w:rsidRPr="005F1E8D">
        <w:rPr>
          <w:rFonts w:ascii="Times New Roman" w:hAnsi="Times New Roman" w:cs="Times New Roman"/>
          <w:lang w:val="en-CA"/>
        </w:rPr>
        <w:t xml:space="preserve">0.5 m </w:t>
      </w:r>
      <w:commentRangeEnd w:id="65"/>
      <w:r w:rsidR="000A1681" w:rsidRPr="005F1E8D">
        <w:rPr>
          <w:rStyle w:val="CommentReference"/>
          <w:rFonts w:ascii="Times New Roman" w:hAnsi="Times New Roman" w:cs="Times New Roman"/>
        </w:rPr>
        <w:commentReference w:id="65"/>
      </w:r>
      <w:commentRangeEnd w:id="66"/>
      <w:r w:rsidR="00E31706">
        <w:rPr>
          <w:rStyle w:val="CommentReference"/>
        </w:rPr>
        <w:commentReference w:id="66"/>
      </w:r>
      <w:r w:rsidR="001F79DB" w:rsidRPr="005F1E8D">
        <w:rPr>
          <w:rFonts w:ascii="Times New Roman" w:hAnsi="Times New Roman" w:cs="Times New Roman"/>
          <w:lang w:val="en-CA"/>
        </w:rPr>
        <w:t>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ly 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holdfast to pneumatocyst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t xml:space="preserve">formula </w:t>
      </w:r>
      <w:r w:rsidR="0011523B" w:rsidRPr="005F1E8D">
        <w:rPr>
          <w:rFonts w:ascii="Times New Roman" w:hAnsi="Times New Roman" w:cs="Times New Roman"/>
          <w:highlight w:val="yellow"/>
          <w:lang w:val="en-CA"/>
        </w:rPr>
        <w:t>(</w:t>
      </w:r>
      <w:r w:rsidR="00B47743" w:rsidRPr="005F1E8D">
        <w:rPr>
          <w:rFonts w:ascii="Times New Roman" w:hAnsi="Times New Roman" w:cs="Times New Roman"/>
          <w:highlight w:val="yellow"/>
          <w:lang w:val="en-CA"/>
        </w:rPr>
        <w:t>Attridge, unpublished data</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we weighe</w:t>
      </w:r>
      <w:r w:rsidR="001F79DB" w:rsidRPr="005F1E8D">
        <w:rPr>
          <w:rFonts w:ascii="Times New Roman" w:hAnsi="Times New Roman" w:cs="Times New Roman"/>
          <w:lang w:val="en-CA"/>
        </w:rPr>
        <w:t xml:space="preserve">d </w:t>
      </w:r>
      <w:r w:rsidR="00895C86" w:rsidRPr="005F1E8D">
        <w:rPr>
          <w:rFonts w:ascii="Times New Roman" w:hAnsi="Times New Roman" w:cs="Times New Roman"/>
          <w:lang w:val="en-CA"/>
        </w:rPr>
        <w:t xml:space="preserve">using </w:t>
      </w:r>
      <w:r w:rsidR="00895C86" w:rsidRPr="005F1E8D">
        <w:rPr>
          <w:rFonts w:ascii="Times New Roman" w:hAnsi="Times New Roman" w:cs="Times New Roman"/>
          <w:highlight w:val="yellow"/>
          <w:lang w:val="en-CA"/>
        </w:rPr>
        <w:t>X brand scale</w:t>
      </w:r>
      <w:r w:rsidR="00895C86"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w:t>
      </w:r>
      <w:r w:rsidR="00417390" w:rsidRPr="005F1E8D">
        <w:rPr>
          <w:rFonts w:ascii="Times New Roman" w:hAnsi="Times New Roman" w:cs="Times New Roman"/>
          <w:lang w:val="en-CA"/>
        </w:rPr>
        <w:lastRenderedPageBreak/>
        <w:t xml:space="preserve">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estimate for each kelp transect, 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averaged over the four transects per 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w:t>
      </w:r>
      <w:commentRangeStart w:id="67"/>
      <w:r w:rsidR="001F79DB" w:rsidRPr="005F1E8D">
        <w:rPr>
          <w:rFonts w:ascii="Times New Roman" w:hAnsi="Times New Roman" w:cs="Times New Roman"/>
          <w:lang w:val="en-CA"/>
        </w:rPr>
        <w:t xml:space="preserve"> </w:t>
      </w:r>
      <w:commentRangeEnd w:id="67"/>
      <w:r w:rsidR="00B164BF">
        <w:rPr>
          <w:rStyle w:val="CommentReference"/>
        </w:rPr>
        <w:commentReference w:id="67"/>
      </w:r>
    </w:p>
    <w:p w14:paraId="50BA9561" w14:textId="5A938E38" w:rsidR="00B71E47" w:rsidRPr="005F1E8D" w:rsidRDefault="002E568B" w:rsidP="002E568B">
      <w:pPr>
        <w:spacing w:line="480" w:lineRule="auto"/>
        <w:ind w:firstLine="720"/>
        <w:rPr>
          <w:rFonts w:ascii="Times New Roman" w:hAnsi="Times New Roman" w:cs="Times New Roman"/>
          <w:lang w:val="en-CA"/>
        </w:rPr>
      </w:pPr>
      <w:r w:rsidRPr="005F1E8D">
        <w:rPr>
          <w:rFonts w:ascii="Times New Roman" w:hAnsi="Times New Roman" w:cs="Times New Roman"/>
          <w:lang w:val="en-CA"/>
        </w:rPr>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w:t>
      </w:r>
      <w:commentRangeStart w:id="68"/>
      <w:r w:rsidR="00895C86" w:rsidRPr="005F1E8D">
        <w:rPr>
          <w:rFonts w:ascii="Times New Roman" w:hAnsi="Times New Roman" w:cs="Times New Roman"/>
          <w:lang w:val="en-CA"/>
        </w:rPr>
        <w:t>depth</w:t>
      </w:r>
      <w:commentRangeEnd w:id="68"/>
      <w:r w:rsidR="00152CBA" w:rsidRPr="005F1E8D">
        <w:rPr>
          <w:rStyle w:val="CommentReference"/>
          <w:rFonts w:ascii="Times New Roman" w:hAnsi="Times New Roman" w:cs="Times New Roman"/>
        </w:rPr>
        <w:commentReference w:id="68"/>
      </w:r>
      <w:r w:rsidR="00B71E47" w:rsidRPr="005F1E8D">
        <w:rPr>
          <w:rFonts w:ascii="Times New Roman" w:hAnsi="Times New Roman" w:cs="Times New Roman"/>
          <w:lang w:val="en-CA"/>
        </w:rPr>
        <w:t>.</w:t>
      </w:r>
      <w:r w:rsidR="00B164BF" w:rsidRPr="00B164BF">
        <w:t xml:space="preserve"> </w:t>
      </w:r>
      <w:r w:rsidR="00B164BF">
        <w:rPr>
          <w:rFonts w:ascii="Times New Roman" w:hAnsi="Times New Roman" w:cs="Times New Roman"/>
          <w:lang w:val="en-CA"/>
        </w:rPr>
        <w:t>We collected three</w:t>
      </w:r>
      <w:r w:rsidR="00B164BF" w:rsidRPr="00B164BF">
        <w:rPr>
          <w:rFonts w:ascii="Times New Roman" w:hAnsi="Times New Roman" w:cs="Times New Roman"/>
          <w:lang w:val="en-CA"/>
        </w:rPr>
        <w:t xml:space="preserve"> paired NH</w:t>
      </w:r>
      <w:r w:rsidR="00B164BF" w:rsidRPr="00B164BF">
        <w:rPr>
          <w:rFonts w:ascii="Cambria Math" w:hAnsi="Cambria Math" w:cs="Cambria Math"/>
          <w:lang w:val="en-CA"/>
        </w:rPr>
        <w:t>₄⁺</w:t>
      </w:r>
      <w:r w:rsidR="00B164BF" w:rsidRPr="00B164BF">
        <w:rPr>
          <w:rFonts w:ascii="Times New Roman" w:hAnsi="Times New Roman" w:cs="Times New Roman"/>
          <w:lang w:val="en-CA"/>
        </w:rPr>
        <w:t xml:space="preserve"> </w:t>
      </w:r>
      <w:r w:rsidR="00B164BF">
        <w:rPr>
          <w:rFonts w:ascii="Times New Roman" w:hAnsi="Times New Roman" w:cs="Times New Roman"/>
          <w:lang w:val="en-CA"/>
        </w:rPr>
        <w:t>samples</w:t>
      </w:r>
      <w:r w:rsidR="00B164BF" w:rsidRPr="00B164BF">
        <w:rPr>
          <w:rFonts w:ascii="Times New Roman" w:hAnsi="Times New Roman" w:cs="Times New Roman"/>
          <w:lang w:val="en-CA"/>
        </w:rPr>
        <w:t xml:space="preserve"> </w:t>
      </w:r>
      <w:r w:rsidR="00B164BF">
        <w:rPr>
          <w:rFonts w:ascii="Times New Roman" w:hAnsi="Times New Roman" w:cs="Times New Roman"/>
          <w:lang w:val="en-CA"/>
        </w:rPr>
        <w:t>from</w:t>
      </w:r>
      <w:r w:rsidR="00B164BF" w:rsidRPr="00B164BF">
        <w:rPr>
          <w:rFonts w:ascii="Times New Roman" w:hAnsi="Times New Roman" w:cs="Times New Roman"/>
          <w:lang w:val="en-CA"/>
        </w:rPr>
        <w:t xml:space="preserve"> each site, which were spaced 5 m apart by matching them with the first three kelp transects.</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r w:rsidR="00026433">
        <w:rPr>
          <w:rFonts w:ascii="Times New Roman" w:hAnsi="Times New Roman" w:cs="Times New Roman"/>
          <w:lang w:val="en-CA"/>
        </w:rPr>
        <w:t xml:space="preserve"> for</w:t>
      </w:r>
      <w:r w:rsidR="00171464" w:rsidRPr="005F1E8D">
        <w:rPr>
          <w:rFonts w:ascii="Times New Roman" w:hAnsi="Times New Roman" w:cs="Times New Roman"/>
          <w:lang w:val="en-CA"/>
        </w:rPr>
        <w:t xml:space="preserve"> creating standards. </w:t>
      </w:r>
      <w:commentRangeStart w:id="69"/>
      <w:r w:rsidR="00B71E47" w:rsidRPr="005F1E8D">
        <w:rPr>
          <w:rFonts w:ascii="Times New Roman" w:hAnsi="Times New Roman" w:cs="Times New Roman"/>
          <w:lang w:val="en-CA"/>
        </w:rPr>
        <w:t xml:space="preserve">Upon surfacing, we filtered 40 mL of each sample into amber bottles and </w:t>
      </w:r>
      <w:r w:rsidRPr="005F1E8D">
        <w:rPr>
          <w:rFonts w:ascii="Times New Roman" w:hAnsi="Times New Roman" w:cs="Times New Roman"/>
          <w:lang w:val="en-CA"/>
        </w:rPr>
        <w:t xml:space="preserve">also filled 8 amber bottles </w:t>
      </w:r>
      <w:r w:rsidR="00171464" w:rsidRPr="005F1E8D">
        <w:rPr>
          <w:rFonts w:ascii="Times New Roman" w:hAnsi="Times New Roman" w:cs="Times New Roman"/>
          <w:lang w:val="en-CA"/>
        </w:rPr>
        <w:t>each</w:t>
      </w:r>
      <w:r w:rsidRPr="005F1E8D">
        <w:rPr>
          <w:rFonts w:ascii="Times New Roman" w:hAnsi="Times New Roman" w:cs="Times New Roman"/>
          <w:lang w:val="en-CA"/>
        </w:rPr>
        <w:t xml:space="preserve"> with 40 mL of filtered </w:t>
      </w:r>
      <w:r w:rsidR="00B71E47" w:rsidRPr="005F1E8D">
        <w:rPr>
          <w:rFonts w:ascii="Times New Roman" w:hAnsi="Times New Roman" w:cs="Times New Roman"/>
          <w:lang w:val="en-CA"/>
        </w:rPr>
        <w:t xml:space="preserve">seawater from the </w:t>
      </w:r>
      <w:r w:rsidR="00171464" w:rsidRPr="005F1E8D">
        <w:rPr>
          <w:rFonts w:ascii="Times New Roman" w:hAnsi="Times New Roman" w:cs="Times New Roman"/>
          <w:lang w:val="en-CA"/>
        </w:rPr>
        <w:t>Whirl-Pak</w:t>
      </w:r>
      <w:commentRangeEnd w:id="69"/>
      <w:r w:rsidR="00526E5E">
        <w:rPr>
          <w:rStyle w:val="CommentReference"/>
        </w:rPr>
        <w:commentReference w:id="69"/>
      </w:r>
      <w:r w:rsidRPr="005F1E8D">
        <w:rPr>
          <w:rFonts w:ascii="Times New Roman" w:hAnsi="Times New Roman" w:cs="Times New Roman"/>
          <w:lang w:val="en-CA"/>
        </w:rPr>
        <w:t>.</w:t>
      </w:r>
      <w:r w:rsidR="00B71E47" w:rsidRPr="005F1E8D">
        <w:rPr>
          <w:rFonts w:ascii="Times New Roman" w:hAnsi="Times New Roman" w:cs="Times New Roman"/>
          <w:lang w:val="en-CA"/>
        </w:rPr>
        <w:t xml:space="preserve"> </w:t>
      </w:r>
      <w:r w:rsidRPr="005F1E8D">
        <w:rPr>
          <w:rFonts w:ascii="Times New Roman" w:hAnsi="Times New Roman" w:cs="Times New Roman"/>
          <w:lang w:val="en-CA"/>
        </w:rPr>
        <w:t>We</w:t>
      </w:r>
      <w:r w:rsidR="00A05727" w:rsidRPr="005F1E8D">
        <w:rPr>
          <w:rFonts w:ascii="Times New Roman" w:hAnsi="Times New Roman" w:cs="Times New Roman"/>
          <w:lang w:val="en-CA"/>
        </w:rPr>
        <w:t xml:space="preserve"> stored all samples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 xml:space="preserve">fluorometric standard-additions protocol II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 xml:space="preserve">For each </w:t>
      </w:r>
      <w:commentRangeStart w:id="70"/>
      <w:r w:rsidR="00417390" w:rsidRPr="005F1E8D">
        <w:rPr>
          <w:rFonts w:ascii="Times New Roman" w:hAnsi="Times New Roman" w:cs="Times New Roman"/>
          <w:color w:val="000000"/>
          <w:lang w:val="en-CA"/>
        </w:rPr>
        <w:t xml:space="preserve">paired inside </w:t>
      </w:r>
      <w:r w:rsidR="00526E5E">
        <w:rPr>
          <w:rFonts w:ascii="Times New Roman" w:hAnsi="Times New Roman" w:cs="Times New Roman"/>
          <w:color w:val="000000"/>
          <w:lang w:val="en-CA"/>
        </w:rPr>
        <w:t xml:space="preserve">the kelp </w:t>
      </w:r>
      <w:r w:rsidR="00417390" w:rsidRPr="005F1E8D">
        <w:rPr>
          <w:rFonts w:ascii="Times New Roman" w:hAnsi="Times New Roman" w:cs="Times New Roman"/>
          <w:color w:val="000000"/>
          <w:lang w:val="en-CA"/>
        </w:rPr>
        <w:t>vs outside</w:t>
      </w:r>
      <w:r w:rsidR="00526E5E">
        <w:rPr>
          <w:rFonts w:ascii="Times New Roman" w:hAnsi="Times New Roman" w:cs="Times New Roman"/>
          <w:color w:val="000000"/>
          <w:lang w:val="en-CA"/>
        </w:rPr>
        <w:t xml:space="preserve"> the kelp</w:t>
      </w:r>
      <w:commentRangeEnd w:id="70"/>
      <w:r w:rsidR="00526E5E">
        <w:rPr>
          <w:rStyle w:val="CommentReference"/>
        </w:rPr>
        <w:commentReference w:id="70"/>
      </w:r>
      <w:r w:rsidR="00417390" w:rsidRPr="005F1E8D">
        <w:rPr>
          <w:rFonts w:ascii="Times New Roman" w:hAnsi="Times New Roman" w:cs="Times New Roman"/>
          <w:color w:val="000000"/>
          <w:lang w:val="en-CA"/>
        </w:rPr>
        <w:t xml:space="preserv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40F66A3B" w:rsidR="00217D47" w:rsidRPr="005F1E8D" w:rsidRDefault="00CD046A" w:rsidP="00EB3BC7">
      <w:pPr>
        <w:spacing w:line="480" w:lineRule="auto"/>
        <w:rPr>
          <w:rFonts w:ascii="Times New Roman" w:hAnsi="Times New Roman" w:cs="Times New Roman"/>
          <w:i/>
          <w:lang w:val="en-CA"/>
        </w:rPr>
      </w:pPr>
      <w:r w:rsidRPr="005F1E8D">
        <w:rPr>
          <w:rFonts w:ascii="Times New Roman" w:hAnsi="Times New Roman" w:cs="Times New Roman"/>
          <w:i/>
          <w:lang w:val="en-CA"/>
        </w:rPr>
        <w:t>Within</w:t>
      </w:r>
      <w:r w:rsidR="00136DB7" w:rsidRPr="005F1E8D">
        <w:rPr>
          <w:rFonts w:ascii="Times New Roman" w:hAnsi="Times New Roman" w:cs="Times New Roman"/>
          <w:i/>
          <w:lang w:val="en-CA"/>
        </w:rPr>
        <w:t>-</w:t>
      </w:r>
      <w:r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w:t>
      </w:r>
      <w:commentRangeStart w:id="71"/>
      <w:r w:rsidR="00136DB7" w:rsidRPr="005F1E8D">
        <w:rPr>
          <w:rFonts w:ascii="Times New Roman" w:hAnsi="Times New Roman" w:cs="Times New Roman"/>
          <w:i/>
          <w:lang w:val="en-CA"/>
        </w:rPr>
        <w:t>very small-scale</w:t>
      </w:r>
      <w:commentRangeEnd w:id="71"/>
      <w:r w:rsidR="00F17ED1">
        <w:rPr>
          <w:rStyle w:val="CommentReference"/>
        </w:rPr>
        <w:commentReference w:id="71"/>
      </w:r>
      <w:r w:rsidR="00136DB7" w:rsidRPr="005F1E8D">
        <w:rPr>
          <w:rFonts w:ascii="Times New Roman" w:hAnsi="Times New Roman" w:cs="Times New Roman"/>
          <w:i/>
          <w:lang w:val="en-CA"/>
        </w:rPr>
        <w:t>) variation</w:t>
      </w:r>
    </w:p>
    <w:p w14:paraId="39EFC3F8" w14:textId="4958C35C" w:rsidR="00D823F4" w:rsidRPr="005F1E8D" w:rsidRDefault="00230925"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assess the potential for animals to contribute to </w:t>
      </w:r>
      <w:r w:rsidR="00136DB7" w:rsidRPr="005F1E8D">
        <w:rPr>
          <w:rFonts w:ascii="Times New Roman" w:hAnsi="Times New Roman" w:cs="Times New Roman"/>
          <w:lang w:val="en-CA"/>
        </w:rPr>
        <w:t xml:space="preserve">very </w:t>
      </w:r>
      <w:r w:rsidRPr="005F1E8D">
        <w:rPr>
          <w:rFonts w:ascii="Times New Roman" w:hAnsi="Times New Roman" w:cs="Times New Roman"/>
          <w:lang w:val="en-CA"/>
        </w:rPr>
        <w:t xml:space="preserve">small-scale nutrient variability, we </w:t>
      </w:r>
      <w:r w:rsidR="00DE63E7" w:rsidRPr="005F1E8D">
        <w:rPr>
          <w:rFonts w:ascii="Times New Roman" w:hAnsi="Times New Roman" w:cs="Times New Roman"/>
          <w:lang w:val="en-CA"/>
        </w:rPr>
        <w:t>conducted two caging experiments</w:t>
      </w:r>
      <w:r w:rsidR="00FE017D" w:rsidRPr="005F1E8D">
        <w:rPr>
          <w:rFonts w:ascii="Times New Roman" w:hAnsi="Times New Roman" w:cs="Times New Roman"/>
          <w:lang w:val="en-CA"/>
        </w:rPr>
        <w:t xml:space="preserve"> </w:t>
      </w:r>
      <w:r w:rsidR="00FE017D" w:rsidRPr="005F1E8D">
        <w:rPr>
          <w:rFonts w:ascii="Times New Roman" w:hAnsi="Times New Roman" w:cs="Times New Roman"/>
          <w:i/>
          <w:lang w:val="en-CA"/>
        </w:rPr>
        <w:t>in situ</w:t>
      </w:r>
      <w:r w:rsidR="00FE017D" w:rsidRPr="005F1E8D">
        <w:rPr>
          <w:rFonts w:ascii="Times New Roman" w:hAnsi="Times New Roman" w:cs="Times New Roman"/>
          <w:lang w:val="en-CA"/>
        </w:rPr>
        <w:t xml:space="preserve"> to measure </w:t>
      </w:r>
      <w:r w:rsidR="00136DB7" w:rsidRPr="005F1E8D">
        <w:rPr>
          <w:rFonts w:ascii="Times New Roman" w:hAnsi="Times New Roman" w:cs="Times New Roman"/>
          <w:lang w:val="en-CA"/>
        </w:rPr>
        <w:t xml:space="preserve">the </w:t>
      </w:r>
      <w:r w:rsidR="00FE017D" w:rsidRPr="005F1E8D">
        <w:rPr>
          <w:rFonts w:ascii="Times New Roman" w:hAnsi="Times New Roman" w:cs="Times New Roman"/>
          <w:lang w:val="en-CA"/>
        </w:rPr>
        <w:t>effect</w:t>
      </w:r>
      <w:r w:rsidR="00136DB7" w:rsidRPr="005F1E8D">
        <w:rPr>
          <w:rFonts w:ascii="Times New Roman" w:hAnsi="Times New Roman" w:cs="Times New Roman"/>
          <w:lang w:val="en-CA"/>
        </w:rPr>
        <w:t xml:space="preserve"> of</w:t>
      </w:r>
      <w:r w:rsidR="00FE017D" w:rsidRPr="005F1E8D">
        <w:rPr>
          <w:rFonts w:ascii="Times New Roman" w:hAnsi="Times New Roman" w:cs="Times New Roman"/>
          <w:lang w:val="en-CA"/>
        </w:rPr>
        <w:t xml:space="preserve"> </w:t>
      </w:r>
      <w:r w:rsidR="00136DB7" w:rsidRPr="005F1E8D">
        <w:rPr>
          <w:rFonts w:ascii="Times New Roman" w:hAnsi="Times New Roman" w:cs="Times New Roman"/>
          <w:lang w:val="en-CA"/>
        </w:rPr>
        <w:t xml:space="preserve">animals </w:t>
      </w:r>
      <w:r w:rsidR="00FE017D" w:rsidRPr="005F1E8D">
        <w:rPr>
          <w:rFonts w:ascii="Times New Roman" w:hAnsi="Times New Roman" w:cs="Times New Roman"/>
          <w:lang w:val="en-CA"/>
        </w:rPr>
        <w:t xml:space="preserve">on the </w:t>
      </w:r>
      <w:r w:rsidR="00FE017D" w:rsidRPr="005F1E8D">
        <w:rPr>
          <w:rFonts w:ascii="Times New Roman" w:hAnsi="Times New Roman" w:cs="Times New Roman"/>
          <w:color w:val="000000"/>
          <w:lang w:val="en-CA"/>
        </w:rPr>
        <w:t>NH</w:t>
      </w:r>
      <w:r w:rsidR="00FE017D" w:rsidRPr="005F1E8D">
        <w:rPr>
          <w:rFonts w:ascii="Times New Roman" w:hAnsi="Times New Roman" w:cs="Times New Roman"/>
          <w:color w:val="000000"/>
          <w:vertAlign w:val="subscript"/>
          <w:lang w:val="en-CA"/>
        </w:rPr>
        <w:t>4</w:t>
      </w:r>
      <w:r w:rsidR="00FE017D" w:rsidRPr="005F1E8D">
        <w:rPr>
          <w:rFonts w:ascii="Times New Roman" w:hAnsi="Times New Roman" w:cs="Times New Roman"/>
          <w:color w:val="000000"/>
          <w:vertAlign w:val="superscript"/>
          <w:lang w:val="en-CA"/>
        </w:rPr>
        <w:t>+</w:t>
      </w:r>
      <w:r w:rsidR="00FE017D" w:rsidRPr="005F1E8D">
        <w:rPr>
          <w:rFonts w:ascii="Times New Roman" w:hAnsi="Times New Roman" w:cs="Times New Roman"/>
          <w:color w:val="000000"/>
          <w:lang w:val="en-CA"/>
        </w:rPr>
        <w:t xml:space="preserve"> concentration in their </w:t>
      </w:r>
      <w:r w:rsidR="00FE017D" w:rsidRPr="005F1E8D">
        <w:rPr>
          <w:rFonts w:ascii="Times New Roman" w:hAnsi="Times New Roman" w:cs="Times New Roman"/>
          <w:lang w:val="en-CA"/>
        </w:rPr>
        <w:t>immediate surroundings. Both experiments were conducted near Bamfield</w:t>
      </w:r>
      <w:r w:rsidR="00DE63E7" w:rsidRPr="005F1E8D">
        <w:rPr>
          <w:rFonts w:ascii="Times New Roman" w:hAnsi="Times New Roman" w:cs="Times New Roman"/>
          <w:lang w:val="en-CA"/>
        </w:rPr>
        <w:t>; 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at Scott’s Bay (48°50'05.2"N</w:t>
      </w:r>
      <w:r w:rsidR="00AA20C8">
        <w:rPr>
          <w:rFonts w:ascii="Times New Roman" w:hAnsi="Times New Roman" w:cs="Times New Roman"/>
          <w:lang w:val="en-CA"/>
        </w:rPr>
        <w:t>,</w:t>
      </w:r>
      <w:r w:rsidR="00FE017D" w:rsidRPr="005F1E8D">
        <w:rPr>
          <w:rFonts w:ascii="Times New Roman" w:hAnsi="Times New Roman" w:cs="Times New Roman"/>
          <w:lang w:val="en-CA"/>
        </w:rPr>
        <w:t xml:space="preserve"> 125°08'49.3"W) </w:t>
      </w:r>
      <w:r w:rsidR="00FC0F65" w:rsidRPr="005F1E8D">
        <w:rPr>
          <w:rFonts w:ascii="Times New Roman" w:hAnsi="Times New Roman" w:cs="Times New Roman"/>
          <w:lang w:val="en-CA"/>
        </w:rPr>
        <w:t xml:space="preserve">on May 27,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r w:rsidR="0019076A">
        <w:rPr>
          <w:rFonts w:ascii="Times New Roman" w:hAnsi="Times New Roman" w:cs="Times New Roman"/>
          <w:highlight w:val="yellow"/>
          <w:lang w:val="en-CA"/>
        </w:rPr>
        <w:t>26</w:t>
      </w:r>
      <w:r w:rsidR="0003350D" w:rsidRPr="005F1E8D">
        <w:rPr>
          <w:rFonts w:ascii="Times New Roman" w:hAnsi="Times New Roman" w:cs="Times New Roman"/>
          <w:highlight w:val="yellow"/>
          <w:lang w:val="en-CA"/>
        </w:rPr>
        <w:t xml:space="preserve"> x </w:t>
      </w:r>
      <w:r w:rsidR="0019076A">
        <w:rPr>
          <w:rFonts w:ascii="Times New Roman" w:hAnsi="Times New Roman" w:cs="Times New Roman"/>
          <w:highlight w:val="yellow"/>
          <w:lang w:val="en-CA"/>
        </w:rPr>
        <w:t>26</w:t>
      </w:r>
      <w:r w:rsidR="0003350D" w:rsidRPr="005F1E8D">
        <w:rPr>
          <w:rFonts w:ascii="Times New Roman" w:hAnsi="Times New Roman" w:cs="Times New Roman"/>
          <w:highlight w:val="yellow"/>
          <w:lang w:val="en-CA"/>
        </w:rPr>
        <w:t xml:space="preserve"> x </w:t>
      </w:r>
      <w:r w:rsidR="0019076A">
        <w:rPr>
          <w:rFonts w:ascii="Times New Roman" w:hAnsi="Times New Roman" w:cs="Times New Roman"/>
          <w:highlight w:val="yellow"/>
          <w:lang w:val="en-CA"/>
        </w:rPr>
        <w:t>26 cm</w:t>
      </w:r>
      <w:r w:rsidR="0003350D" w:rsidRPr="005F1E8D">
        <w:rPr>
          <w:rFonts w:ascii="Times New Roman" w:hAnsi="Times New Roman" w:cs="Times New Roman"/>
          <w:lang w:val="en-CA"/>
        </w:rPr>
        <w:t xml:space="preserve">, </w:t>
      </w:r>
      <w:r w:rsidR="005F0597" w:rsidRPr="005F1E8D">
        <w:rPr>
          <w:rFonts w:ascii="Times New Roman" w:hAnsi="Times New Roman" w:cs="Times New Roman"/>
          <w:lang w:val="en-CA"/>
        </w:rPr>
        <w:t>which we covered in</w:t>
      </w:r>
      <w:r w:rsidR="00C12458" w:rsidRPr="005F1E8D">
        <w:rPr>
          <w:rFonts w:ascii="Times New Roman" w:hAnsi="Times New Roman" w:cs="Times New Roman"/>
          <w:lang w:val="en-CA"/>
        </w:rPr>
        <w:t xml:space="preserve"> </w:t>
      </w:r>
      <w:r w:rsidR="0019076A">
        <w:rPr>
          <w:rFonts w:ascii="Times New Roman" w:hAnsi="Times New Roman" w:cs="Times New Roman"/>
          <w:highlight w:val="yellow"/>
          <w:lang w:val="en-CA"/>
        </w:rPr>
        <w:t>2</w:t>
      </w:r>
      <w:r w:rsidR="00C12458" w:rsidRPr="005F1E8D">
        <w:rPr>
          <w:rFonts w:ascii="Times New Roman" w:hAnsi="Times New Roman" w:cs="Times New Roman"/>
          <w:highlight w:val="yellow"/>
          <w:lang w:val="en-CA"/>
        </w:rPr>
        <w:t xml:space="preserve">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m apart along two weighted lines 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We collected California sea cucumbers (</w:t>
      </w:r>
      <w:r w:rsidR="00C12458" w:rsidRPr="005F1E8D">
        <w:rPr>
          <w:rFonts w:ascii="Times New Roman" w:hAnsi="Times New Roman" w:cs="Times New Roman"/>
          <w:i/>
          <w:lang w:val="en-CA"/>
        </w:rPr>
        <w:t>Apostichopus californicus</w:t>
      </w:r>
      <w:r w:rsidR="00C12458" w:rsidRPr="005F1E8D">
        <w:rPr>
          <w:rFonts w:ascii="Times New Roman" w:hAnsi="Times New Roman" w:cs="Times New Roman"/>
          <w:lang w:val="en-CA"/>
        </w:rPr>
        <w:t xml:space="preserve">) from the site </w:t>
      </w:r>
      <w:r w:rsidR="00C12458" w:rsidRPr="005F1E8D">
        <w:rPr>
          <w:rFonts w:ascii="Times New Roman" w:hAnsi="Times New Roman" w:cs="Times New Roman"/>
          <w:lang w:val="en-CA"/>
        </w:rPr>
        <w:lastRenderedPageBreak/>
        <w:t>via SCUBA, measured contracted sea cucumber length and girth, and immediately placed them into 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While 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AB222F" w:rsidRPr="005F1E8D">
        <w:rPr>
          <w:rFonts w:ascii="Times New Roman" w:hAnsi="Times New Roman" w:cs="Times New Roman"/>
          <w:color w:val="000000"/>
          <w:lang w:val="en-CA"/>
        </w:rPr>
        <w:t>fluorometric method</w:t>
      </w:r>
      <w:r w:rsidR="00AB222F">
        <w:rPr>
          <w:rFonts w:ascii="Times New Roman" w:hAnsi="Times New Roman" w:cs="Times New Roman"/>
          <w:color w:val="000000"/>
          <w:lang w:val="en-CA"/>
        </w:rPr>
        <w:t xml:space="preserve">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F6C9C8A" w14:textId="7853AB90" w:rsidR="00DE63E7" w:rsidRPr="005F1E8D" w:rsidRDefault="00392DBC" w:rsidP="007D6070">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Bamfield </w:t>
      </w:r>
      <w:r w:rsidR="0003350D" w:rsidRPr="005F1E8D">
        <w:rPr>
          <w:rFonts w:ascii="Times New Roman" w:hAnsi="Times New Roman" w:cs="Times New Roman"/>
          <w:lang w:val="en-CA"/>
        </w:rPr>
        <w:t>I</w:t>
      </w:r>
      <w:r w:rsidRPr="005F1E8D">
        <w:rPr>
          <w:rFonts w:ascii="Times New Roman" w:hAnsi="Times New Roman" w:cs="Times New Roman"/>
          <w:lang w:val="en-CA"/>
        </w:rPr>
        <w:t xml:space="preserve">nlet (48°49'53"N 125°08'11"W)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Cancer productus</w:t>
      </w:r>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r w:rsidR="0019076A">
        <w:rPr>
          <w:rFonts w:ascii="Times New Roman" w:hAnsi="Times New Roman" w:cs="Times New Roman"/>
          <w:color w:val="000000"/>
          <w:highlight w:val="yellow"/>
          <w:lang w:val="en-CA"/>
        </w:rPr>
        <w:t>40</w:t>
      </w:r>
      <w:r w:rsidR="007D6070" w:rsidRPr="005F1E8D">
        <w:rPr>
          <w:rFonts w:ascii="Times New Roman" w:hAnsi="Times New Roman" w:cs="Times New Roman"/>
          <w:color w:val="000000"/>
          <w:highlight w:val="yellow"/>
          <w:lang w:val="en-CA"/>
        </w:rPr>
        <w:t xml:space="preserve"> x </w:t>
      </w:r>
      <w:r w:rsidR="0019076A">
        <w:rPr>
          <w:rFonts w:ascii="Times New Roman" w:hAnsi="Times New Roman" w:cs="Times New Roman"/>
          <w:color w:val="000000"/>
          <w:highlight w:val="yellow"/>
          <w:lang w:val="en-CA"/>
        </w:rPr>
        <w:t>28</w:t>
      </w:r>
      <w:r w:rsidR="007D6070" w:rsidRPr="005F1E8D">
        <w:rPr>
          <w:rFonts w:ascii="Times New Roman" w:hAnsi="Times New Roman" w:cs="Times New Roman"/>
          <w:color w:val="000000"/>
          <w:highlight w:val="yellow"/>
          <w:lang w:val="en-CA"/>
        </w:rPr>
        <w:t xml:space="preserve"> x </w:t>
      </w:r>
      <w:r w:rsidR="0019076A">
        <w:rPr>
          <w:rFonts w:ascii="Times New Roman" w:hAnsi="Times New Roman" w:cs="Times New Roman"/>
          <w:color w:val="000000"/>
          <w:highlight w:val="yellow"/>
          <w:lang w:val="en-CA"/>
        </w:rPr>
        <w:t>17</w:t>
      </w:r>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with two </w:t>
      </w:r>
      <w:r w:rsidR="0019076A">
        <w:rPr>
          <w:rFonts w:ascii="Times New Roman" w:hAnsi="Times New Roman" w:cs="Times New Roman"/>
          <w:color w:val="000000"/>
          <w:highlight w:val="yellow"/>
          <w:lang w:val="en-CA"/>
        </w:rPr>
        <w:t>15</w:t>
      </w:r>
      <w:r w:rsidR="007D6070" w:rsidRPr="005F1E8D">
        <w:rPr>
          <w:rFonts w:ascii="Times New Roman" w:hAnsi="Times New Roman" w:cs="Times New Roman"/>
          <w:color w:val="000000"/>
          <w:highlight w:val="yellow"/>
          <w:lang w:val="en-CA"/>
        </w:rPr>
        <w:t xml:space="preserve"> x </w:t>
      </w:r>
      <w:r w:rsidR="0019076A">
        <w:rPr>
          <w:rFonts w:ascii="Times New Roman" w:hAnsi="Times New Roman" w:cs="Times New Roman"/>
          <w:color w:val="000000"/>
          <w:highlight w:val="yellow"/>
          <w:lang w:val="en-CA"/>
        </w:rPr>
        <w:t>9</w:t>
      </w:r>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windows covered in a dual layer of </w:t>
      </w:r>
      <w:r w:rsidR="0019076A">
        <w:rPr>
          <w:rFonts w:ascii="Times New Roman" w:hAnsi="Times New Roman" w:cs="Times New Roman"/>
          <w:color w:val="000000"/>
          <w:highlight w:val="yellow"/>
          <w:lang w:val="en-CA"/>
        </w:rPr>
        <w:t>10</w:t>
      </w:r>
      <w:r w:rsidR="007D6070" w:rsidRPr="005F1E8D">
        <w:rPr>
          <w:rFonts w:ascii="Times New Roman" w:hAnsi="Times New Roman" w:cs="Times New Roman"/>
          <w:color w:val="000000"/>
          <w:highlight w:val="yellow"/>
          <w:lang w:val="en-CA"/>
        </w:rPr>
        <w:t xml:space="preserve"> mm</w:t>
      </w:r>
      <w:r w:rsidR="007D6070" w:rsidRPr="005F1E8D">
        <w:rPr>
          <w:rFonts w:ascii="Times New Roman" w:hAnsi="Times New Roman" w:cs="Times New Roman"/>
          <w:color w:val="000000"/>
          <w:lang w:val="en-CA"/>
        </w:rPr>
        <w:t xml:space="preserve"> plastic mesh and </w:t>
      </w:r>
      <w:r w:rsidR="0019076A">
        <w:rPr>
          <w:rFonts w:ascii="Times New Roman" w:hAnsi="Times New Roman" w:cs="Times New Roman"/>
          <w:color w:val="000000"/>
          <w:highlight w:val="yellow"/>
          <w:lang w:val="en-CA"/>
        </w:rPr>
        <w:t>1</w:t>
      </w:r>
      <w:r w:rsidR="007D6070" w:rsidRPr="005F1E8D">
        <w:rPr>
          <w:rFonts w:ascii="Times New Roman" w:hAnsi="Times New Roman" w:cs="Times New Roman"/>
          <w:color w:val="000000"/>
          <w:highlight w:val="yellow"/>
          <w:lang w:val="en-CA"/>
        </w:rPr>
        <w:t xml:space="preserve"> m</w:t>
      </w:r>
      <w:r w:rsidR="00CF5454" w:rsidRPr="005F1E8D">
        <w:rPr>
          <w:rFonts w:ascii="Times New Roman" w:hAnsi="Times New Roman" w:cs="Times New Roman"/>
          <w:color w:val="000000"/>
          <w:highlight w:val="yellow"/>
          <w:lang w:val="en-CA"/>
        </w:rPr>
        <w:t>m</w:t>
      </w:r>
      <w:r w:rsidR="007D6070" w:rsidRPr="005F1E8D">
        <w:rPr>
          <w:rFonts w:ascii="Times New Roman" w:hAnsi="Times New Roman" w:cs="Times New Roman"/>
          <w:color w:val="000000"/>
          <w:lang w:val="en-CA"/>
        </w:rPr>
        <w:t xml:space="preserve"> mesh to allow for water flow. The cages were randomly distributed every 2 m along a lead line anchored with cement buckets 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experiment</w:t>
      </w:r>
      <w:r w:rsidR="007D6070" w:rsidRPr="005F1E8D">
        <w:rPr>
          <w:rFonts w:ascii="Times New Roman" w:hAnsi="Times New Roman" w:cs="Times New Roman"/>
          <w:color w:val="000000"/>
          <w:lang w:val="en-CA"/>
        </w:rPr>
        <w:t xml:space="preserve">). During both experiments, we replaced the crabs after 4 days with freshly fed, similar-sized crabs, at which point we re-randomized the order of the cages along the line. </w:t>
      </w:r>
      <w:r w:rsidR="00C540DD" w:rsidRPr="005F1E8D">
        <w:rPr>
          <w:rFonts w:ascii="Times New Roman" w:hAnsi="Times New Roman" w:cs="Times New Roman"/>
          <w:color w:val="000000"/>
          <w:lang w:val="en-CA"/>
        </w:rPr>
        <w:t xml:space="preserve">We 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experiment</w:t>
      </w:r>
      <w:r w:rsidR="00C540DD" w:rsidRPr="005F1E8D">
        <w:rPr>
          <w:rFonts w:ascii="Times New Roman" w:hAnsi="Times New Roman" w:cs="Times New Roman"/>
          <w:color w:val="000000"/>
          <w:lang w:val="en-CA"/>
        </w:rPr>
        <w:t xml:space="preserve"> by drawing water samples using a 60 mL syringe and a narrow tube attached to the </w:t>
      </w:r>
      <w:r w:rsidR="00C540DD" w:rsidRPr="005F1E8D">
        <w:rPr>
          <w:rFonts w:ascii="Times New Roman" w:hAnsi="Times New Roman" w:cs="Times New Roman"/>
          <w:color w:val="000000"/>
          <w:lang w:val="en-CA"/>
        </w:rPr>
        <w:lastRenderedPageBreak/>
        <w:t>cent</w:t>
      </w:r>
      <w:r w:rsidR="00B928B9" w:rsidRPr="005F1E8D">
        <w:rPr>
          <w:rFonts w:ascii="Times New Roman" w:hAnsi="Times New Roman" w:cs="Times New Roman"/>
          <w:color w:val="000000"/>
          <w:lang w:val="en-CA"/>
        </w:rPr>
        <w:t>re</w:t>
      </w:r>
      <w:r w:rsidR="00C540DD" w:rsidRPr="005F1E8D">
        <w:rPr>
          <w:rFonts w:ascii="Times New Roman" w:hAnsi="Times New Roman" w:cs="Times New Roman"/>
          <w:color w:val="000000"/>
          <w:lang w:val="en-CA"/>
        </w:rPr>
        <w:t xml:space="preserve"> of the cage. We 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t>Statistical analyses</w:t>
      </w:r>
    </w:p>
    <w:p w14:paraId="190D2FBA" w14:textId="08B27062" w:rsidR="00670555" w:rsidRPr="005F1E8D" w:rsidRDefault="00263F14"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RStudio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tidyverse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‘glmmTMB’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and DHARMa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8E62A2" w:rsidRPr="005F1E8D">
        <w:rPr>
          <w:rFonts w:ascii="Times New Roman" w:hAnsi="Times New Roman" w:cs="Times New Roman"/>
          <w:lang w:val="en-CA"/>
        </w:rPr>
        <w:t>All data and code are available at https://github.com/em-lim13/Ch2_Spatial_pee.</w:t>
      </w:r>
    </w:p>
    <w:p w14:paraId="3DA15C1F" w14:textId="018617B8" w:rsidR="00943023" w:rsidRPr="00DE4185" w:rsidRDefault="00943023"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For each Reef Life Survey conducted, </w:t>
      </w:r>
      <w:r w:rsidR="00DE4185">
        <w:rPr>
          <w:rFonts w:ascii="Times New Roman" w:hAnsi="Times New Roman" w:cs="Times New Roman"/>
          <w:lang w:val="en-CA"/>
        </w:rPr>
        <w:t xml:space="preserve">we </w:t>
      </w:r>
      <w:r w:rsidRPr="005F1E8D">
        <w:rPr>
          <w:rFonts w:ascii="Times New Roman" w:hAnsi="Times New Roman" w:cs="Times New Roman"/>
          <w:lang w:val="en-CA"/>
        </w:rPr>
        <w:t>calculated fish biomass from fish length following the formula (W = a</w:t>
      </w:r>
      <w:r w:rsidR="00990B37">
        <w:rPr>
          <w:rFonts w:ascii="Times New Roman" w:hAnsi="Times New Roman" w:cs="Times New Roman"/>
          <w:lang w:val="en-CA"/>
        </w:rPr>
        <w:t>*L</w:t>
      </w:r>
      <w:r w:rsidR="00990B37">
        <w:rPr>
          <w:rFonts w:ascii="Times New Roman" w:hAnsi="Times New Roman" w:cs="Times New Roman"/>
          <w:vertAlign w:val="superscript"/>
          <w:lang w:val="en-CA"/>
        </w:rPr>
        <w:t>b</w:t>
      </w:r>
      <w:r w:rsidRPr="005F1E8D">
        <w:rPr>
          <w:rFonts w:ascii="Times New Roman" w:hAnsi="Times New Roman" w:cs="Times New Roman"/>
          <w:lang w:val="en-CA"/>
        </w:rPr>
        <w:t>) where W is fish weight, L is the fish length, a and b are 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FishBase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For invertebrates, sunflower </w:t>
      </w:r>
      <w:r w:rsidR="008600C1" w:rsidRPr="005F1E8D">
        <w:rPr>
          <w:rFonts w:ascii="Times New Roman" w:hAnsi="Times New Roman" w:cs="Times New Roman"/>
          <w:lang w:val="en-CA"/>
        </w:rPr>
        <w:t xml:space="preserve">sea </w:t>
      </w:r>
      <w:r w:rsidRPr="005F1E8D">
        <w:rPr>
          <w:rFonts w:ascii="Times New Roman" w:hAnsi="Times New Roman" w:cs="Times New Roman"/>
          <w:lang w:val="en-CA"/>
        </w:rPr>
        <w:t xml:space="preserve">stars and economically important species (abalone and scallops) were </w:t>
      </w:r>
      <w:r w:rsidR="00792779">
        <w:rPr>
          <w:rFonts w:ascii="Times New Roman" w:hAnsi="Times New Roman" w:cs="Times New Roman"/>
          <w:lang w:val="en-CA"/>
        </w:rPr>
        <w:t>measured</w:t>
      </w:r>
      <w:r w:rsidRPr="005F1E8D">
        <w:rPr>
          <w:rFonts w:ascii="Times New Roman" w:hAnsi="Times New Roman" w:cs="Times New Roman"/>
          <w:lang w:val="en-CA"/>
        </w:rPr>
        <w:t xml:space="preserve">, so we </w:t>
      </w:r>
      <w:r w:rsidR="00792779">
        <w:rPr>
          <w:rFonts w:ascii="Times New Roman" w:hAnsi="Times New Roman" w:cs="Times New Roman"/>
          <w:lang w:val="en-CA"/>
        </w:rPr>
        <w:t xml:space="preserve">used </w:t>
      </w:r>
      <w:r w:rsidR="00792779">
        <w:rPr>
          <w:rFonts w:ascii="Times New Roman" w:eastAsia="Times New Roman" w:hAnsi="Times New Roman" w:cs="Times New Roman"/>
          <w:color w:val="000000"/>
          <w:lang w:val="en-CA"/>
        </w:rPr>
        <w:t xml:space="preserve">published </w:t>
      </w:r>
      <w:r w:rsidR="00792779" w:rsidRPr="00E763F3">
        <w:rPr>
          <w:rFonts w:ascii="Times New Roman" w:eastAsia="Times New Roman" w:hAnsi="Times New Roman" w:cs="Times New Roman"/>
          <w:color w:val="000000"/>
          <w:lang w:val="en-CA"/>
        </w:rPr>
        <w:t>length-weight relationships t</w:t>
      </w:r>
      <w:r w:rsidR="00792779">
        <w:rPr>
          <w:rFonts w:ascii="Times New Roman" w:eastAsia="Times New Roman" w:hAnsi="Times New Roman" w:cs="Times New Roman"/>
          <w:color w:val="000000"/>
          <w:lang w:val="en-CA"/>
        </w:rPr>
        <w:t>o calculate wet weight from size</w:t>
      </w:r>
      <w:r w:rsidRPr="005F1E8D">
        <w:rPr>
          <w:rFonts w:ascii="Times New Roman" w:hAnsi="Times New Roman" w:cs="Times New Roman"/>
          <w:lang w:val="en-CA"/>
        </w:rPr>
        <w:t>. For all other</w:t>
      </w:r>
      <w:r w:rsidR="00792779">
        <w:rPr>
          <w:rFonts w:ascii="Times New Roman" w:hAnsi="Times New Roman" w:cs="Times New Roman"/>
          <w:lang w:val="en-CA"/>
        </w:rPr>
        <w:t xml:space="preserve"> invertebrates</w:t>
      </w:r>
      <w:r w:rsidRPr="005F1E8D">
        <w:rPr>
          <w:rFonts w:ascii="Times New Roman" w:hAnsi="Times New Roman" w:cs="Times New Roman"/>
          <w:lang w:val="en-CA"/>
        </w:rPr>
        <w:t xml:space="preserve">, we used published </w:t>
      </w:r>
      <w:r w:rsidR="005433DA">
        <w:rPr>
          <w:rFonts w:ascii="Times New Roman" w:hAnsi="Times New Roman" w:cs="Times New Roman"/>
          <w:lang w:val="en-CA"/>
        </w:rPr>
        <w:t xml:space="preserve">wet </w:t>
      </w:r>
      <w:r w:rsidRPr="005F1E8D">
        <w:rPr>
          <w:rFonts w:ascii="Times New Roman" w:hAnsi="Times New Roman" w:cs="Times New Roman"/>
          <w:lang w:val="en-CA"/>
        </w:rPr>
        <w:t xml:space="preserve">weight estimates from this region to estimate rough average </w:t>
      </w:r>
      <w:r w:rsidR="005433DA">
        <w:rPr>
          <w:rFonts w:ascii="Times New Roman" w:hAnsi="Times New Roman" w:cs="Times New Roman"/>
          <w:lang w:val="en-CA"/>
        </w:rPr>
        <w:t>biomass</w:t>
      </w:r>
      <w:r w:rsidRPr="005F1E8D">
        <w:rPr>
          <w:rFonts w:ascii="Times New Roman" w:hAnsi="Times New Roman" w:cs="Times New Roman"/>
          <w:lang w:val="en-CA"/>
        </w:rPr>
        <w:t xml:space="preserve"> for each taxon. </w:t>
      </w:r>
      <w:r w:rsidR="00792779">
        <w:rPr>
          <w:rFonts w:ascii="Times New Roman" w:hAnsi="Times New Roman" w:cs="Times New Roman"/>
          <w:lang w:val="en-CA"/>
        </w:rPr>
        <w:t>We used shell-free wet weight for species with large shells such as hermit crabs and snails. When biomass information was unavailable for a species, we used estimates from the closest relative or most similarly sized species available</w:t>
      </w:r>
      <w:r w:rsidR="00920FC5">
        <w:rPr>
          <w:rFonts w:ascii="Times New Roman" w:hAnsi="Times New Roman" w:cs="Times New Roman"/>
          <w:lang w:val="en-CA"/>
        </w:rPr>
        <w:t xml:space="preserve"> </w:t>
      </w:r>
      <w:r w:rsidR="00920FC5" w:rsidRPr="005F1E8D">
        <w:rPr>
          <w:rFonts w:ascii="Times New Roman" w:hAnsi="Times New Roman" w:cs="Times New Roman"/>
          <w:lang w:val="en-CA"/>
        </w:rPr>
        <w:t>(</w:t>
      </w:r>
      <w:r w:rsidR="00920FC5" w:rsidRPr="005F1E8D">
        <w:rPr>
          <w:rFonts w:ascii="Times New Roman" w:hAnsi="Times New Roman" w:cs="Times New Roman"/>
          <w:highlight w:val="green"/>
          <w:lang w:val="en-CA"/>
        </w:rPr>
        <w:t>Supplemental Table 1</w:t>
      </w:r>
      <w:r w:rsidR="00920FC5" w:rsidRPr="005F1E8D">
        <w:rPr>
          <w:rFonts w:ascii="Times New Roman" w:hAnsi="Times New Roman" w:cs="Times New Roman"/>
          <w:lang w:val="en-CA"/>
        </w:rPr>
        <w:t>)</w:t>
      </w:r>
      <w:commentRangeStart w:id="72"/>
      <w:r w:rsidR="00792779">
        <w:rPr>
          <w:rFonts w:ascii="Times New Roman" w:hAnsi="Times New Roman" w:cs="Times New Roman"/>
          <w:lang w:val="en-CA"/>
        </w:rPr>
        <w:t>.</w:t>
      </w:r>
      <w:commentRangeEnd w:id="72"/>
      <w:r w:rsidR="00F17ED1">
        <w:rPr>
          <w:rStyle w:val="CommentReference"/>
        </w:rPr>
        <w:commentReference w:id="72"/>
      </w:r>
      <w:r w:rsidR="00792779">
        <w:rPr>
          <w:rFonts w:ascii="Times New Roman" w:eastAsia="Times New Roman" w:hAnsi="Times New Roman" w:cs="Times New Roman"/>
          <w:color w:val="000000"/>
          <w:lang w:val="en-CA"/>
        </w:rPr>
        <w:t xml:space="preserve"> </w:t>
      </w:r>
      <w:r w:rsidR="0093424F" w:rsidRPr="005F1E8D">
        <w:rPr>
          <w:rFonts w:ascii="Times New Roman" w:hAnsi="Times New Roman" w:cs="Times New Roman"/>
          <w:lang w:val="en-CA"/>
        </w:rPr>
        <w:t>Animal abundance was calculated as the total number of fishes and invertebrates counted on each survey</w:t>
      </w:r>
      <w:r w:rsidR="00EA4716">
        <w:rPr>
          <w:rFonts w:ascii="Times New Roman" w:hAnsi="Times New Roman" w:cs="Times New Roman"/>
          <w:lang w:val="en-CA"/>
        </w:rPr>
        <w:t xml:space="preserve"> </w:t>
      </w:r>
      <w:commentRangeStart w:id="73"/>
      <w:r w:rsidR="00EA4716">
        <w:rPr>
          <w:rFonts w:ascii="Times New Roman" w:hAnsi="Times New Roman" w:cs="Times New Roman"/>
          <w:lang w:val="en-CA"/>
        </w:rPr>
        <w:t>(divided by 500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pelagic fishes and by 100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cryptic fishes and macroinvertebrates)</w:t>
      </w:r>
      <w:r w:rsidR="0093424F" w:rsidRPr="005F1E8D">
        <w:rPr>
          <w:rFonts w:ascii="Times New Roman" w:hAnsi="Times New Roman" w:cs="Times New Roman"/>
          <w:lang w:val="en-CA"/>
        </w:rPr>
        <w:t xml:space="preserve">, </w:t>
      </w:r>
      <w:commentRangeEnd w:id="73"/>
      <w:r w:rsidR="00EA4716">
        <w:rPr>
          <w:rStyle w:val="CommentReference"/>
        </w:rPr>
        <w:commentReference w:id="73"/>
      </w:r>
      <w:r w:rsidR="004433B7">
        <w:rPr>
          <w:rFonts w:ascii="Times New Roman" w:hAnsi="Times New Roman" w:cs="Times New Roman"/>
          <w:lang w:val="en-CA"/>
        </w:rPr>
        <w:t>and w</w:t>
      </w:r>
      <w:r w:rsidR="0041407D" w:rsidRPr="005F1E8D">
        <w:rPr>
          <w:rFonts w:ascii="Times New Roman" w:hAnsi="Times New Roman" w:cs="Times New Roman"/>
          <w:lang w:val="en-CA"/>
        </w:rPr>
        <w:t>e</w:t>
      </w:r>
      <w:r w:rsidR="00C25CFD" w:rsidRPr="005F1E8D">
        <w:rPr>
          <w:rFonts w:ascii="Times New Roman" w:hAnsi="Times New Roman" w:cs="Times New Roman"/>
          <w:lang w:val="en-CA"/>
        </w:rPr>
        <w:t xml:space="preserve"> used the ‘vegan’ package to calculate Shannon 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rate of change of the tide height every minute, starting from the time each survey started and ending </w:t>
      </w:r>
      <w:r w:rsidRPr="005F1E8D">
        <w:rPr>
          <w:rFonts w:ascii="Times New Roman" w:hAnsi="Times New Roman" w:cs="Times New Roman"/>
          <w:lang w:val="en-CA"/>
        </w:rPr>
        <w:lastRenderedPageBreak/>
        <w:t xml:space="preserve">one hour later, and taking the average of those values. We downloaded tide height data from the website: </w:t>
      </w:r>
      <w:hyperlink r:id="rId11" w:history="1">
        <w:r w:rsidRPr="005F1E8D">
          <w:rPr>
            <w:rStyle w:val="Hyperlink"/>
            <w:rFonts w:ascii="Times New Roman" w:hAnsi="Times New Roman" w:cs="Times New Roman"/>
            <w:lang w:val="en-CA"/>
          </w:rPr>
          <w:t>http://tbone.biol.sc.edu/tide/tideshow.cgi?site=Bamfield%2C+British+Columbia</w:t>
        </w:r>
      </w:hyperlink>
      <w:r w:rsidRPr="005F1E8D">
        <w:rPr>
          <w:rFonts w:ascii="Times New Roman" w:hAnsi="Times New Roman" w:cs="Times New Roman"/>
          <w:lang w:val="en-CA"/>
        </w:rPr>
        <w:t xml:space="preserve">. </w:t>
      </w:r>
    </w:p>
    <w:p w14:paraId="3A4A1039" w14:textId="77777777" w:rsidR="001B79C7" w:rsidRPr="005F1E8D" w:rsidRDefault="001B79C7"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Among-site (meso-scale) variation</w:t>
      </w:r>
    </w:p>
    <w:p w14:paraId="5720C576" w14:textId="40258C29" w:rsidR="00670555" w:rsidRDefault="00670555" w:rsidP="00670555">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effect models</w:t>
      </w:r>
      <w:r w:rsidR="000227FF">
        <w:rPr>
          <w:rFonts w:ascii="Times New Roman" w:hAnsi="Times New Roman" w:cs="Times New Roman"/>
          <w:lang w:val="en-CA"/>
        </w:rPr>
        <w:t xml:space="preserve"> (GLMMs)</w:t>
      </w:r>
      <w:r w:rsidRPr="005F1E8D">
        <w:rPr>
          <w:rFonts w:ascii="Times New Roman" w:hAnsi="Times New Roman" w:cs="Times New Roman"/>
          <w:lang w:val="en-CA"/>
        </w:rPr>
        <w:t xml:space="preserve">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tide, 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and a random effect of both 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constructed additional models with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 xml:space="preserve">impson’s diversity instead of Shannon diversity, but we determined </w:t>
      </w:r>
      <w:r w:rsidR="008600C1" w:rsidRPr="005F1E8D">
        <w:rPr>
          <w:rFonts w:ascii="Times New Roman" w:hAnsi="Times New Roman" w:cs="Times New Roman"/>
          <w:lang w:val="en-CA"/>
        </w:rPr>
        <w:t xml:space="preserve">that </w:t>
      </w:r>
      <w:r w:rsidR="002B6ECC" w:rsidRPr="005F1E8D">
        <w:rPr>
          <w:rFonts w:ascii="Times New Roman" w:hAnsi="Times New Roman" w:cs="Times New Roman"/>
          <w:lang w:val="en-CA"/>
        </w:rPr>
        <w:t>abundance and Shannon diversity were the best metrics by comparing alternat</w:t>
      </w:r>
      <w:r w:rsidR="008600C1" w:rsidRPr="005F1E8D">
        <w:rPr>
          <w:rFonts w:ascii="Times New Roman" w:hAnsi="Times New Roman" w:cs="Times New Roman"/>
          <w:lang w:val="en-CA"/>
        </w:rPr>
        <w:t>ive</w:t>
      </w:r>
      <w:r w:rsidR="002B6ECC" w:rsidRPr="005F1E8D">
        <w:rPr>
          <w:rFonts w:ascii="Times New Roman" w:hAnsi="Times New Roman" w:cs="Times New Roman"/>
          <w:lang w:val="en-CA"/>
        </w:rPr>
        <w:t xml:space="preserve"> models using AIC </w:t>
      </w:r>
      <w:r w:rsidR="002B6ECC" w:rsidRPr="005F1E8D">
        <w:rPr>
          <w:rFonts w:ascii="Times New Roman" w:hAnsi="Times New Roman" w:cs="Times New Roman"/>
          <w:highlight w:val="green"/>
          <w:lang w:val="en-CA"/>
        </w:rPr>
        <w:t>(</w:t>
      </w:r>
      <w:r w:rsidR="00792779">
        <w:rPr>
          <w:rFonts w:ascii="Times New Roman" w:hAnsi="Times New Roman" w:cs="Times New Roman"/>
          <w:highlight w:val="green"/>
          <w:lang w:val="en-CA"/>
        </w:rPr>
        <w:t xml:space="preserve">Supplemental </w:t>
      </w:r>
      <w:r w:rsidR="002A304B" w:rsidRPr="005F1E8D">
        <w:rPr>
          <w:rFonts w:ascii="Times New Roman" w:hAnsi="Times New Roman" w:cs="Times New Roman"/>
          <w:highlight w:val="green"/>
          <w:lang w:val="en-CA"/>
        </w:rPr>
        <w:t xml:space="preserve">Table </w:t>
      </w:r>
      <w:r w:rsidR="00792779">
        <w:rPr>
          <w:rFonts w:ascii="Times New Roman" w:hAnsi="Times New Roman" w:cs="Times New Roman"/>
          <w:highlight w:val="green"/>
          <w:lang w:val="en-CA"/>
        </w:rPr>
        <w:t>2</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We checked for collinearity of variables using car::vif, and all values were below 1.</w:t>
      </w:r>
      <w:r w:rsidR="0042174D">
        <w:rPr>
          <w:rFonts w:ascii="Times New Roman" w:hAnsi="Times New Roman" w:cs="Times New Roman"/>
          <w:lang w:val="en-CA"/>
        </w:rPr>
        <w:t>9</w:t>
      </w:r>
      <w:r w:rsidR="002B6ECC" w:rsidRPr="005F1E8D">
        <w:rPr>
          <w:rFonts w:ascii="Times New Roman" w:hAnsi="Times New Roman" w:cs="Times New Roman"/>
          <w:lang w:val="en-CA"/>
        </w:rPr>
        <w:t>. We visually inspected model residuals by plotting the output from DHARMa::simulateResiduals, and the model met all assumptions.</w:t>
      </w:r>
      <w:r w:rsidR="007F416C" w:rsidRPr="005F1E8D">
        <w:rPr>
          <w:rFonts w:ascii="Times New Roman" w:hAnsi="Times New Roman" w:cs="Times New Roman"/>
          <w:lang w:val="en-CA"/>
        </w:rPr>
        <w:t xml:space="preserve"> </w:t>
      </w:r>
    </w:p>
    <w:p w14:paraId="7B7ECA3F" w14:textId="64AB79A6" w:rsidR="0042174D" w:rsidRPr="005F1E8D" w:rsidRDefault="0042174D" w:rsidP="00670555">
      <w:pPr>
        <w:spacing w:line="480" w:lineRule="auto"/>
        <w:rPr>
          <w:rFonts w:ascii="Times New Roman" w:hAnsi="Times New Roman" w:cs="Times New Roman"/>
          <w:lang w:val="en-CA"/>
        </w:rPr>
      </w:pPr>
      <w:r>
        <w:rPr>
          <w:rFonts w:ascii="Times New Roman" w:hAnsi="Times New Roman" w:cs="Times New Roman"/>
          <w:lang w:val="en-CA"/>
        </w:rPr>
        <w:tab/>
      </w:r>
      <w:r w:rsidRPr="00D9775A">
        <w:rPr>
          <w:rFonts w:ascii="Times New Roman" w:hAnsi="Times New Roman" w:cs="Times New Roman"/>
          <w:highlight w:val="yellow"/>
          <w:lang w:val="en-CA"/>
        </w:rPr>
        <w:t xml:space="preserve">We further investigated the relationship between the abundance of </w:t>
      </w:r>
      <w:r w:rsidR="008D5E5B">
        <w:rPr>
          <w:rFonts w:ascii="Times New Roman" w:hAnsi="Times New Roman" w:cs="Times New Roman"/>
          <w:highlight w:val="yellow"/>
          <w:lang w:val="en-CA"/>
        </w:rPr>
        <w:t xml:space="preserve">each individual </w:t>
      </w:r>
      <w:r w:rsidRPr="00D9775A">
        <w:rPr>
          <w:rFonts w:ascii="Times New Roman" w:hAnsi="Times New Roman" w:cs="Times New Roman"/>
          <w:highlight w:val="yellow"/>
          <w:lang w:val="en-CA"/>
        </w:rPr>
        <w:t>famil</w:t>
      </w:r>
      <w:r w:rsidR="008D5E5B">
        <w:rPr>
          <w:rFonts w:ascii="Times New Roman" w:hAnsi="Times New Roman" w:cs="Times New Roman"/>
          <w:highlight w:val="yellow"/>
          <w:lang w:val="en-CA"/>
        </w:rPr>
        <w:t>y</w:t>
      </w:r>
      <w:r w:rsidRPr="00D9775A">
        <w:rPr>
          <w:rFonts w:ascii="Times New Roman" w:hAnsi="Times New Roman" w:cs="Times New Roman"/>
          <w:highlight w:val="yellow"/>
          <w:lang w:val="en-CA"/>
        </w:rPr>
        <w:t xml:space="preserve"> and ammonium concentration</w:t>
      </w:r>
      <w:r w:rsidR="00A71A32">
        <w:rPr>
          <w:rFonts w:ascii="Times New Roman" w:hAnsi="Times New Roman" w:cs="Times New Roman"/>
          <w:lang w:val="en-CA"/>
        </w:rPr>
        <w:t xml:space="preserve">. </w:t>
      </w:r>
      <w:r w:rsidR="00956033">
        <w:rPr>
          <w:rFonts w:ascii="Times New Roman" w:hAnsi="Times New Roman" w:cs="Times New Roman"/>
          <w:lang w:val="en-CA"/>
        </w:rPr>
        <w:t>For each family, we constructed a</w:t>
      </w:r>
      <w:r w:rsidR="008D5E5B">
        <w:rPr>
          <w:rFonts w:ascii="Times New Roman" w:hAnsi="Times New Roman" w:cs="Times New Roman"/>
          <w:lang w:val="en-CA"/>
        </w:rPr>
        <w:t xml:space="preserve"> GLMM</w:t>
      </w:r>
      <w:r w:rsidR="00956033">
        <w:rPr>
          <w:rFonts w:ascii="Times New Roman" w:hAnsi="Times New Roman" w:cs="Times New Roman"/>
          <w:lang w:val="en-CA"/>
        </w:rPr>
        <w:t xml:space="preserve"> by </w:t>
      </w:r>
      <w:r w:rsidR="00A71A32">
        <w:rPr>
          <w:rFonts w:ascii="Times New Roman" w:hAnsi="Times New Roman" w:cs="Times New Roman"/>
          <w:lang w:val="en-CA"/>
        </w:rPr>
        <w:t>regress</w:t>
      </w:r>
      <w:r w:rsidR="00956033">
        <w:rPr>
          <w:rFonts w:ascii="Times New Roman" w:hAnsi="Times New Roman" w:cs="Times New Roman"/>
          <w:lang w:val="en-CA"/>
        </w:rPr>
        <w:t>ing</w:t>
      </w:r>
      <w:r w:rsidR="00A71A32">
        <w:rPr>
          <w:rFonts w:ascii="Times New Roman" w:hAnsi="Times New Roman" w:cs="Times New Roman"/>
          <w:lang w:val="en-CA"/>
        </w:rPr>
        <w:t xml:space="preserve"> the concentration of NH</w:t>
      </w:r>
      <w:r w:rsidR="00A71A32">
        <w:rPr>
          <w:rFonts w:ascii="Cambria Math" w:hAnsi="Cambria Math" w:cs="Cambria Math"/>
          <w:lang w:val="en-CA"/>
        </w:rPr>
        <w:t>₄⁺</w:t>
      </w:r>
      <w:r w:rsidR="00A71A32">
        <w:rPr>
          <w:rFonts w:ascii="Times New Roman" w:hAnsi="Times New Roman" w:cs="Times New Roman"/>
          <w:lang w:val="en-CA"/>
        </w:rPr>
        <w:t xml:space="preserve"> against the </w:t>
      </w:r>
      <w:r w:rsidR="00956033">
        <w:rPr>
          <w:rFonts w:ascii="Times New Roman" w:hAnsi="Times New Roman" w:cs="Times New Roman"/>
          <w:lang w:val="en-CA"/>
        </w:rPr>
        <w:t>family a</w:t>
      </w:r>
      <w:r w:rsidR="00A71A32">
        <w:rPr>
          <w:rFonts w:ascii="Times New Roman" w:hAnsi="Times New Roman" w:cs="Times New Roman"/>
          <w:lang w:val="en-CA"/>
        </w:rPr>
        <w:t xml:space="preserve">bundance, with a random effect of site and year and a </w:t>
      </w:r>
      <w:r w:rsidR="00A71A32" w:rsidRPr="005F1E8D">
        <w:rPr>
          <w:rFonts w:ascii="Times New Roman" w:hAnsi="Times New Roman" w:cs="Times New Roman"/>
          <w:lang w:val="en-CA"/>
        </w:rPr>
        <w:t>gamma distribution (link = ‘log’)</w:t>
      </w:r>
      <w:r w:rsidR="00A71A32">
        <w:rPr>
          <w:rFonts w:ascii="Times New Roman" w:hAnsi="Times New Roman" w:cs="Times New Roman"/>
          <w:lang w:val="en-CA"/>
        </w:rPr>
        <w:t xml:space="preserve">. We considered alternate models that included tide exchange, and interaction between abundance and tide exchange, and depth, but </w:t>
      </w:r>
      <w:r w:rsidR="003922EB">
        <w:rPr>
          <w:rFonts w:ascii="Times New Roman" w:hAnsi="Times New Roman" w:cs="Times New Roman"/>
          <w:lang w:val="en-CA"/>
        </w:rPr>
        <w:t xml:space="preserve">the model with </w:t>
      </w:r>
      <w:r w:rsidR="00A71A32">
        <w:rPr>
          <w:rFonts w:ascii="Times New Roman" w:hAnsi="Times New Roman" w:cs="Times New Roman"/>
          <w:lang w:val="en-CA"/>
        </w:rPr>
        <w:t xml:space="preserve">abundance </w:t>
      </w:r>
      <w:r w:rsidR="003922EB">
        <w:rPr>
          <w:rFonts w:ascii="Times New Roman" w:hAnsi="Times New Roman" w:cs="Times New Roman"/>
          <w:lang w:val="en-CA"/>
        </w:rPr>
        <w:t>as</w:t>
      </w:r>
      <w:r w:rsidR="00A71A32">
        <w:rPr>
          <w:rFonts w:ascii="Times New Roman" w:hAnsi="Times New Roman" w:cs="Times New Roman"/>
          <w:lang w:val="en-CA"/>
        </w:rPr>
        <w:t xml:space="preserve"> the </w:t>
      </w:r>
      <w:r w:rsidR="003922EB">
        <w:rPr>
          <w:rFonts w:ascii="Times New Roman" w:hAnsi="Times New Roman" w:cs="Times New Roman"/>
          <w:lang w:val="en-CA"/>
        </w:rPr>
        <w:t xml:space="preserve">only </w:t>
      </w:r>
      <w:r w:rsidR="00A71A32">
        <w:rPr>
          <w:rFonts w:ascii="Times New Roman" w:hAnsi="Times New Roman" w:cs="Times New Roman"/>
          <w:lang w:val="en-CA"/>
        </w:rPr>
        <w:t>predictor</w:t>
      </w:r>
      <w:r w:rsidR="003922EB">
        <w:rPr>
          <w:rFonts w:ascii="Times New Roman" w:hAnsi="Times New Roman" w:cs="Times New Roman"/>
          <w:lang w:val="en-CA"/>
        </w:rPr>
        <w:t xml:space="preserve"> had the lowest AIC value</w:t>
      </w:r>
      <w:r w:rsidR="00A71A32">
        <w:rPr>
          <w:rFonts w:ascii="Times New Roman" w:hAnsi="Times New Roman" w:cs="Times New Roman"/>
          <w:lang w:val="en-CA"/>
        </w:rPr>
        <w:t>.</w:t>
      </w:r>
      <w:r w:rsidR="00C06EC1">
        <w:rPr>
          <w:rFonts w:ascii="Times New Roman" w:hAnsi="Times New Roman" w:cs="Times New Roman"/>
          <w:lang w:val="en-CA"/>
        </w:rPr>
        <w:t xml:space="preserve"> </w:t>
      </w:r>
      <w:r w:rsidR="008D5E5B">
        <w:rPr>
          <w:rFonts w:ascii="Times New Roman" w:hAnsi="Times New Roman" w:cs="Times New Roman"/>
          <w:lang w:val="en-CA"/>
        </w:rPr>
        <w:t xml:space="preserve">Here, we present </w:t>
      </w:r>
      <w:r w:rsidR="008D5E5B">
        <w:rPr>
          <w:rFonts w:ascii="Times New Roman" w:hAnsi="Times New Roman" w:cs="Times New Roman"/>
          <w:lang w:val="en-CA"/>
        </w:rPr>
        <w:t>the four fish families (Gobiidae, Hexagrammidae, Cottidae, and Sebastidae) and four invertebra</w:t>
      </w:r>
      <w:bookmarkStart w:id="74" w:name="_GoBack"/>
      <w:bookmarkEnd w:id="74"/>
      <w:r w:rsidR="008D5E5B">
        <w:rPr>
          <w:rFonts w:ascii="Times New Roman" w:hAnsi="Times New Roman" w:cs="Times New Roman"/>
          <w:lang w:val="en-CA"/>
        </w:rPr>
        <w:t>te families (</w:t>
      </w:r>
      <w:r w:rsidR="00956033" w:rsidRPr="00956033">
        <w:rPr>
          <w:rFonts w:ascii="Times New Roman" w:hAnsi="Times New Roman" w:cs="Times New Roman"/>
          <w:lang w:val="en-CA"/>
        </w:rPr>
        <w:t xml:space="preserve">Muricidae, Asteriidae, Acmaeidae, </w:t>
      </w:r>
      <w:r w:rsidR="00956033">
        <w:rPr>
          <w:rFonts w:ascii="Times New Roman" w:hAnsi="Times New Roman" w:cs="Times New Roman"/>
          <w:lang w:val="en-CA"/>
        </w:rPr>
        <w:t xml:space="preserve">and </w:t>
      </w:r>
      <w:r w:rsidR="00956033" w:rsidRPr="00956033">
        <w:rPr>
          <w:rFonts w:ascii="Times New Roman" w:hAnsi="Times New Roman" w:cs="Times New Roman"/>
          <w:lang w:val="en-CA"/>
        </w:rPr>
        <w:t>Haliotidae</w:t>
      </w:r>
      <w:r w:rsidR="008D5E5B">
        <w:rPr>
          <w:rFonts w:ascii="Times New Roman" w:hAnsi="Times New Roman" w:cs="Times New Roman"/>
          <w:lang w:val="en-CA"/>
        </w:rPr>
        <w:t>) with the highest R</w:t>
      </w:r>
      <w:r w:rsidR="008D5E5B">
        <w:rPr>
          <w:rFonts w:ascii="Times New Roman" w:hAnsi="Times New Roman" w:cs="Times New Roman"/>
          <w:vertAlign w:val="superscript"/>
          <w:lang w:val="en-CA"/>
        </w:rPr>
        <w:t>2</w:t>
      </w:r>
      <w:r w:rsidR="008D5E5B">
        <w:rPr>
          <w:rFonts w:ascii="Times New Roman" w:hAnsi="Times New Roman" w:cs="Times New Roman"/>
          <w:lang w:val="en-CA"/>
        </w:rPr>
        <w:t xml:space="preserve"> values</w:t>
      </w:r>
      <w:r w:rsidR="008D5E5B">
        <w:rPr>
          <w:rFonts w:ascii="Times New Roman" w:hAnsi="Times New Roman" w:cs="Times New Roman"/>
          <w:lang w:val="en-CA"/>
        </w:rPr>
        <w:t>.</w:t>
      </w:r>
    </w:p>
    <w:p w14:paraId="6C004AB9" w14:textId="623F7F4F" w:rsidR="0061731D" w:rsidRPr="005F1E8D" w:rsidRDefault="0061731D" w:rsidP="00670555">
      <w:pPr>
        <w:spacing w:line="480" w:lineRule="auto"/>
        <w:rPr>
          <w:rFonts w:ascii="Times New Roman" w:hAnsi="Times New Roman" w:cs="Times New Roman"/>
          <w:lang w:val="en-CA"/>
        </w:rPr>
      </w:pP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Within-site (small-scale) variation</w:t>
      </w:r>
    </w:p>
    <w:p w14:paraId="7F72EBCE" w14:textId="00E6D8B0" w:rsidR="005F1E8D" w:rsidRPr="002E7BDB" w:rsidRDefault="0061731D" w:rsidP="00670555">
      <w:pPr>
        <w:spacing w:line="480" w:lineRule="auto"/>
        <w:rPr>
          <w:rFonts w:ascii="Times New Roman" w:hAnsi="Times New Roman" w:cs="Times New Roman"/>
          <w:color w:val="000000"/>
          <w:highlight w:val="yellow"/>
          <w:lang w:val="en-CA"/>
        </w:rPr>
      </w:pPr>
      <w:r w:rsidRPr="005F1E8D">
        <w:rPr>
          <w:rFonts w:ascii="Times New Roman" w:hAnsi="Times New Roman" w:cs="Times New Roman"/>
          <w:lang w:val="en-CA"/>
        </w:rPr>
        <w:tab/>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effects model</w:t>
      </w:r>
      <w:r w:rsidR="000227FF">
        <w:rPr>
          <w:rFonts w:ascii="Times New Roman" w:hAnsi="Times New Roman" w:cs="Times New Roman"/>
          <w:color w:val="000000"/>
          <w:lang w:val="en-CA"/>
        </w:rPr>
        <w:t xml:space="preserve"> (LMM)</w:t>
      </w:r>
      <w:r w:rsidR="00417390" w:rsidRPr="005F1E8D">
        <w:rPr>
          <w:rFonts w:ascii="Times New Roman" w:hAnsi="Times New Roman" w:cs="Times New Roman"/>
          <w:color w:val="000000"/>
          <w:lang w:val="en-CA"/>
        </w:rPr>
        <w:t xml:space="preserve">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xml:space="preserve">, tide exchange, 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survey depth, </w:t>
      </w:r>
      <w:r w:rsidR="00D20127">
        <w:rPr>
          <w:rFonts w:ascii="Times New Roman" w:hAnsi="Times New Roman" w:cs="Times New Roman"/>
          <w:color w:val="000000"/>
          <w:lang w:val="en-CA"/>
        </w:rPr>
        <w:t>Shannon</w:t>
      </w:r>
      <w:r w:rsidR="00E32297" w:rsidRPr="005F1E8D">
        <w:rPr>
          <w:rFonts w:ascii="Times New Roman" w:hAnsi="Times New Roman" w:cs="Times New Roman"/>
          <w:color w:val="000000"/>
          <w:lang w:val="en-CA"/>
        </w:rPr>
        <w:t xml:space="preserve">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tide exchange,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and animal </w:t>
      </w:r>
      <w:r w:rsidR="00EF152C">
        <w:rPr>
          <w:rFonts w:ascii="Times New Roman" w:hAnsi="Times New Roman" w:cs="Times New Roman"/>
          <w:color w:val="000000"/>
          <w:lang w:val="en-CA"/>
        </w:rPr>
        <w:t>biomass</w:t>
      </w:r>
      <w:r w:rsidR="00EF152C"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site as a random effect (1|site) to account for the fact that each site contributed three </w:t>
      </w:r>
      <w:r w:rsidR="00EE5DD8" w:rsidRPr="005F1E8D">
        <w:rPr>
          <w:rFonts w:ascii="Times New Roman" w:hAnsi="Times New Roman" w:cs="Times New Roman"/>
          <w:color w:val="000000"/>
          <w:lang w:val="en-CA"/>
        </w:rPr>
        <w:t xml:space="preserve">estimates </w:t>
      </w:r>
      <w:r w:rsidR="00E32297" w:rsidRPr="005F1E8D">
        <w:rPr>
          <w:rFonts w:ascii="Times New Roman" w:hAnsi="Times New Roman" w:cs="Times New Roman"/>
          <w:color w:val="000000"/>
          <w:lang w:val="en-CA"/>
        </w:rPr>
        <w:t xml:space="preserve">to the analysis and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r w:rsidR="005F1E8D" w:rsidRPr="005F1E8D">
        <w:rPr>
          <w:rFonts w:ascii="Times New Roman" w:hAnsi="Times New Roman" w:cs="Times New Roman"/>
          <w:lang w:val="en-CA"/>
        </w:rPr>
        <w:t>As above</w:t>
      </w:r>
      <w:r w:rsidR="005F1E8D">
        <w:rPr>
          <w:rFonts w:ascii="Times New Roman" w:hAnsi="Times New Roman" w:cs="Times New Roman"/>
          <w:lang w:val="en-CA"/>
        </w:rPr>
        <w:t>,</w:t>
      </w:r>
      <w:r w:rsidR="005F1E8D" w:rsidRPr="005F1E8D">
        <w:rPr>
          <w:rFonts w:ascii="Times New Roman" w:hAnsi="Times New Roman" w:cs="Times New Roman"/>
          <w:lang w:val="en-CA"/>
        </w:rPr>
        <w:t xml:space="preserve"> we </w:t>
      </w:r>
      <w:r w:rsidR="005F1E8D">
        <w:rPr>
          <w:rFonts w:ascii="Times New Roman" w:hAnsi="Times New Roman" w:cs="Times New Roman"/>
          <w:lang w:val="en-CA"/>
        </w:rPr>
        <w:t xml:space="preserve">constructed additional models with animal </w:t>
      </w:r>
      <w:r w:rsidR="00EF152C">
        <w:rPr>
          <w:rFonts w:ascii="Times New Roman" w:hAnsi="Times New Roman" w:cs="Times New Roman"/>
          <w:lang w:val="en-CA"/>
        </w:rPr>
        <w:t>abundance</w:t>
      </w:r>
      <w:r w:rsidR="005F1E8D">
        <w:rPr>
          <w:rFonts w:ascii="Times New Roman" w:hAnsi="Times New Roman" w:cs="Times New Roman"/>
          <w:lang w:val="en-CA"/>
        </w:rPr>
        <w:t xml:space="preserve"> instead of </w:t>
      </w:r>
      <w:r w:rsidR="00EF152C">
        <w:rPr>
          <w:rFonts w:ascii="Times New Roman" w:hAnsi="Times New Roman" w:cs="Times New Roman"/>
          <w:color w:val="000000"/>
          <w:lang w:val="en-CA"/>
        </w:rPr>
        <w:t>biomass</w:t>
      </w:r>
      <w:r w:rsidR="005F1E8D">
        <w:rPr>
          <w:rFonts w:ascii="Times New Roman" w:hAnsi="Times New Roman" w:cs="Times New Roman"/>
          <w:lang w:val="en-CA"/>
        </w:rPr>
        <w:t xml:space="preserve">, and </w:t>
      </w:r>
      <w:r w:rsidR="00EF152C">
        <w:rPr>
          <w:rFonts w:ascii="Times New Roman" w:hAnsi="Times New Roman" w:cs="Times New Roman"/>
          <w:lang w:val="en-CA"/>
        </w:rPr>
        <w:t xml:space="preserve">Simpson’s </w:t>
      </w:r>
      <w:r w:rsidR="005F1E8D">
        <w:rPr>
          <w:rFonts w:ascii="Times New Roman" w:hAnsi="Times New Roman" w:cs="Times New Roman"/>
          <w:lang w:val="en-CA"/>
        </w:rPr>
        <w:t xml:space="preserve">diversity instead of </w:t>
      </w:r>
      <w:r w:rsidR="00EF152C">
        <w:rPr>
          <w:rFonts w:ascii="Times New Roman" w:hAnsi="Times New Roman" w:cs="Times New Roman"/>
          <w:lang w:val="en-CA"/>
        </w:rPr>
        <w:t xml:space="preserve">Shannon </w:t>
      </w:r>
      <w:r w:rsidR="005F1E8D">
        <w:rPr>
          <w:rFonts w:ascii="Times New Roman" w:hAnsi="Times New Roman" w:cs="Times New Roman"/>
          <w:lang w:val="en-CA"/>
        </w:rPr>
        <w:t>diversity, and chose our final set of predictors upon comparing model AIC values</w:t>
      </w:r>
      <w:r w:rsidR="005F1E8D" w:rsidRPr="005F1E8D">
        <w:rPr>
          <w:rFonts w:ascii="Times New Roman" w:hAnsi="Times New Roman" w:cs="Times New Roman"/>
          <w:lang w:val="en-CA"/>
        </w:rPr>
        <w:t xml:space="preserve"> (</w:t>
      </w:r>
      <w:r w:rsidR="00792779" w:rsidRPr="00792779">
        <w:rPr>
          <w:rFonts w:ascii="Times New Roman" w:hAnsi="Times New Roman" w:cs="Times New Roman"/>
          <w:highlight w:val="green"/>
          <w:lang w:val="en-CA"/>
        </w:rPr>
        <w:t xml:space="preserve">Supplemental </w:t>
      </w:r>
      <w:r w:rsidR="005F1E8D" w:rsidRPr="00792779">
        <w:rPr>
          <w:rFonts w:ascii="Times New Roman" w:hAnsi="Times New Roman" w:cs="Times New Roman"/>
          <w:highlight w:val="green"/>
          <w:lang w:val="en-CA"/>
        </w:rPr>
        <w:t xml:space="preserve">Table </w:t>
      </w:r>
      <w:r w:rsidR="00792779" w:rsidRPr="00792779">
        <w:rPr>
          <w:rFonts w:ascii="Times New Roman" w:hAnsi="Times New Roman" w:cs="Times New Roman"/>
          <w:highlight w:val="green"/>
          <w:lang w:val="en-CA"/>
        </w:rPr>
        <w:t>3</w:t>
      </w:r>
      <w:r w:rsidR="005F1E8D"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We inspected residuals as above, and the model met all assumptions.</w:t>
      </w:r>
      <w:r w:rsidR="00F23409" w:rsidRPr="005F1E8D">
        <w:rPr>
          <w:rFonts w:ascii="Times New Roman" w:hAnsi="Times New Roman" w:cs="Times New Roman"/>
          <w:color w:val="000000"/>
          <w:lang w:val="en-CA"/>
        </w:rPr>
        <w:t xml:space="preserve"> </w:t>
      </w:r>
      <w:r w:rsidR="00792779">
        <w:rPr>
          <w:rFonts w:ascii="Times New Roman" w:hAnsi="Times New Roman" w:cs="Times New Roman"/>
          <w:color w:val="000000"/>
          <w:lang w:val="en-CA"/>
        </w:rPr>
        <w:t>We also ran our final model with centred continuous variables instead of scaled variables to facilitate interpretation of coefficients in the results.</w:t>
      </w:r>
    </w:p>
    <w:p w14:paraId="44F8BE8E" w14:textId="29E30BBE" w:rsidR="00670555" w:rsidRPr="005F1E8D" w:rsidRDefault="00670555" w:rsidP="00EB3BC7">
      <w:pPr>
        <w:spacing w:line="480" w:lineRule="auto"/>
        <w:rPr>
          <w:rFonts w:ascii="Times New Roman" w:hAnsi="Times New Roman" w:cs="Times New Roman"/>
          <w:lang w:val="en-CA"/>
        </w:rPr>
      </w:pPr>
    </w:p>
    <w:p w14:paraId="44A5F10B" w14:textId="77777777"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t>Within-meters (very small-scale) variation</w:t>
      </w:r>
    </w:p>
    <w:p w14:paraId="6592586B" w14:textId="477038B9" w:rsidR="00BD1992" w:rsidRPr="005F1E8D" w:rsidRDefault="00BD1992"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quantify the </w:t>
      </w:r>
      <w:r w:rsidR="009B2BF8" w:rsidRPr="005F1E8D">
        <w:rPr>
          <w:rFonts w:ascii="Times New Roman" w:hAnsi="Times New Roman" w:cs="Times New Roman"/>
          <w:lang w:val="en-CA"/>
        </w:rPr>
        <w:t xml:space="preserve">ability of caged animals to affect the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EE5DD8" w:rsidRPr="005F1E8D">
        <w:rPr>
          <w:rFonts w:ascii="Times New Roman" w:hAnsi="Times New Roman" w:cs="Times New Roman"/>
          <w:lang w:val="en-CA"/>
        </w:rPr>
        <w:t xml:space="preserve"> in their immediate vicinity</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aussian distribution</w:t>
      </w:r>
      <w:r w:rsidR="00997D69" w:rsidRPr="005F1E8D">
        <w:rPr>
          <w:rFonts w:ascii="Times New Roman" w:hAnsi="Times New Roman" w:cs="Times New Roman"/>
          <w:lang w:val="en-CA"/>
        </w:rPr>
        <w:t>.</w:t>
      </w:r>
      <w:r w:rsidR="00E25DCB">
        <w:rPr>
          <w:rFonts w:ascii="Times New Roman" w:hAnsi="Times New Roman" w:cs="Times New Roman"/>
          <w:lang w:val="en-CA"/>
        </w:rPr>
        <w:t xml:space="preserve"> The model met all assumptions upon</w:t>
      </w:r>
      <w:r w:rsidR="00997D69" w:rsidRPr="005F1E8D">
        <w:rPr>
          <w:rFonts w:ascii="Times New Roman" w:hAnsi="Times New Roman" w:cs="Times New Roman"/>
          <w:lang w:val="en-CA"/>
        </w:rPr>
        <w:t xml:space="preserve"> </w:t>
      </w:r>
      <w:r w:rsidR="00E25DCB">
        <w:rPr>
          <w:rFonts w:ascii="Times New Roman" w:hAnsi="Times New Roman" w:cs="Times New Roman"/>
          <w:lang w:val="en-CA"/>
        </w:rPr>
        <w:t>i</w:t>
      </w:r>
      <w:r w:rsidR="00997D69" w:rsidRPr="005F1E8D">
        <w:rPr>
          <w:rFonts w:ascii="Times New Roman" w:hAnsi="Times New Roman" w:cs="Times New Roman"/>
          <w:lang w:val="en-CA"/>
        </w:rPr>
        <w:t>nspection of the residual</w:t>
      </w:r>
      <w:r w:rsidR="00E25DCB">
        <w:rPr>
          <w:rFonts w:ascii="Times New Roman" w:hAnsi="Times New Roman" w:cs="Times New Roman"/>
          <w:lang w:val="en-CA"/>
        </w:rPr>
        <w:t>s.</w:t>
      </w:r>
      <w:r w:rsidR="00997D69" w:rsidRPr="005F1E8D">
        <w:rPr>
          <w:rFonts w:ascii="Times New Roman" w:hAnsi="Times New Roman" w:cs="Times New Roman"/>
          <w:lang w:val="en-CA"/>
        </w:rPr>
        <w:t xml:space="preserve"> </w:t>
      </w:r>
      <w:r w:rsidR="00D823F4" w:rsidRPr="005F1E8D">
        <w:rPr>
          <w:rFonts w:ascii="Times New Roman" w:hAnsi="Times New Roman" w:cs="Times New Roman"/>
          <w:lang w:val="en-CA"/>
        </w:rPr>
        <w:t>For the red rock crab experiment, we constructed a 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w:t>
      </w:r>
      <w:r w:rsidR="00D823F4" w:rsidRPr="005F1E8D">
        <w:rPr>
          <w:rFonts w:ascii="Times New Roman" w:hAnsi="Times New Roman" w:cs="Times New Roman"/>
          <w:lang w:val="en-CA"/>
        </w:rPr>
        <w:lastRenderedPageBreak/>
        <w:t>concentration as the response variable</w:t>
      </w:r>
      <w:r w:rsidR="00D85A41">
        <w:rPr>
          <w:rFonts w:ascii="Times New Roman" w:hAnsi="Times New Roman" w:cs="Times New Roman"/>
          <w:lang w:val="en-CA"/>
        </w:rPr>
        <w:t xml:space="preserve"> and</w:t>
      </w:r>
      <w:r w:rsidR="00D823F4" w:rsidRPr="005F1E8D">
        <w:rPr>
          <w:rFonts w:ascii="Times New Roman" w:hAnsi="Times New Roman" w:cs="Times New Roman"/>
          <w:lang w:val="en-CA"/>
        </w:rPr>
        <w:t xml:space="preserve"> treatment (no crab, medium crab, or large crab) as the predictor variable</w:t>
      </w:r>
      <w:r w:rsidR="00E25DCB">
        <w:rPr>
          <w:rFonts w:ascii="Times New Roman" w:hAnsi="Times New Roman" w:cs="Times New Roman"/>
          <w:lang w:val="en-CA"/>
        </w:rPr>
        <w:t>. We included</w:t>
      </w:r>
      <w:r w:rsidR="00D823F4" w:rsidRPr="005F1E8D">
        <w:rPr>
          <w:rFonts w:ascii="Times New Roman" w:hAnsi="Times New Roman" w:cs="Times New Roman"/>
          <w:lang w:val="en-CA"/>
        </w:rPr>
        <w:t xml:space="preserve"> a random effect of </w:t>
      </w:r>
      <w:r w:rsidR="00034975" w:rsidRPr="005F1E8D">
        <w:rPr>
          <w:rFonts w:ascii="Times New Roman" w:hAnsi="Times New Roman" w:cs="Times New Roman"/>
          <w:lang w:val="en-CA"/>
        </w:rPr>
        <w:t>sampling day</w:t>
      </w:r>
      <w:r w:rsidR="00E25DCB">
        <w:rPr>
          <w:rFonts w:ascii="Times New Roman" w:hAnsi="Times New Roman" w:cs="Times New Roman"/>
          <w:lang w:val="en-CA"/>
        </w:rPr>
        <w:t>, because we measured NH</w:t>
      </w:r>
      <w:r w:rsidR="00E25DCB">
        <w:rPr>
          <w:rFonts w:ascii="Cambria Math" w:hAnsi="Cambria Math" w:cs="Cambria Math"/>
          <w:lang w:val="en-CA"/>
        </w:rPr>
        <w:t>₄⁺</w:t>
      </w:r>
      <w:r w:rsidR="00E25DCB">
        <w:rPr>
          <w:rFonts w:ascii="Times New Roman" w:hAnsi="Times New Roman" w:cs="Times New Roman"/>
          <w:lang w:val="en-CA"/>
        </w:rPr>
        <w:t xml:space="preserve"> three times per experiment, and a random effect of experimental week, because we replicated the whole experiment twice. </w:t>
      </w:r>
      <w:r w:rsidR="00D823F4" w:rsidRPr="005F1E8D">
        <w:rPr>
          <w:rFonts w:ascii="Times New Roman" w:hAnsi="Times New Roman" w:cs="Times New Roman"/>
          <w:lang w:val="en-CA"/>
        </w:rPr>
        <w:t xml:space="preserve">We used a gamma distribution (link = ‘log’) to </w:t>
      </w:r>
      <w:r w:rsidR="00034975" w:rsidRPr="005F1E8D">
        <w:rPr>
          <w:rFonts w:ascii="Times New Roman" w:hAnsi="Times New Roman" w:cs="Times New Roman"/>
          <w:lang w:val="en-CA"/>
        </w:rPr>
        <w:t>ensure</w:t>
      </w:r>
      <w:r w:rsidR="00D823F4" w:rsidRPr="005F1E8D">
        <w:rPr>
          <w:rFonts w:ascii="Times New Roman" w:hAnsi="Times New Roman" w:cs="Times New Roman"/>
          <w:lang w:val="en-CA"/>
        </w:rPr>
        <w:t xml:space="preserve"> model residuals</w:t>
      </w:r>
      <w:r w:rsidR="00034975" w:rsidRPr="005F1E8D">
        <w:rPr>
          <w:rFonts w:ascii="Times New Roman" w:hAnsi="Times New Roman" w:cs="Times New Roman"/>
          <w:lang w:val="en-CA"/>
        </w:rPr>
        <w:t xml:space="preserve"> met all assumptions</w:t>
      </w:r>
      <w:r w:rsidR="00D823F4" w:rsidRPr="005F1E8D">
        <w:rPr>
          <w:rFonts w:ascii="Times New Roman" w:hAnsi="Times New Roman" w:cs="Times New Roman"/>
          <w:lang w:val="en-CA"/>
        </w:rPr>
        <w:t xml:space="preserve">. </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tab/>
      </w:r>
    </w:p>
    <w:p w14:paraId="40D29041" w14:textId="1972C698" w:rsidR="00C05A5A" w:rsidRPr="005F1E8D" w:rsidRDefault="00C05A5A" w:rsidP="00EB3BC7">
      <w:pPr>
        <w:spacing w:line="480" w:lineRule="auto"/>
        <w:rPr>
          <w:rFonts w:ascii="Times New Roman" w:hAnsi="Times New Roman" w:cs="Times New Roman"/>
          <w:b/>
          <w:lang w:val="en-CA"/>
        </w:rPr>
      </w:pPr>
      <w:r w:rsidRPr="005F1E8D">
        <w:rPr>
          <w:rFonts w:ascii="Times New Roman" w:hAnsi="Times New Roman" w:cs="Times New Roman"/>
          <w:b/>
          <w:lang w:val="en-CA"/>
        </w:rPr>
        <w:t>Results</w:t>
      </w:r>
    </w:p>
    <w:p w14:paraId="63396D90" w14:textId="5F005F9D" w:rsidR="00C05A5A" w:rsidRPr="005F1E8D" w:rsidRDefault="00C05A5A"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evidence of </w:t>
      </w:r>
      <w:r w:rsidR="00682CDC" w:rsidRPr="005F1E8D">
        <w:rPr>
          <w:rFonts w:ascii="Times New Roman" w:hAnsi="Times New Roman" w:cs="Times New Roman"/>
          <w:lang w:val="en-CA"/>
        </w:rPr>
        <w:t xml:space="preserve">meso-scale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 xml:space="preserve">from 0.01 μM – 2.54 μM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C77243" w:rsidRPr="005F1E8D">
        <w:rPr>
          <w:rFonts w:ascii="Times New Roman" w:hAnsi="Times New Roman" w:cs="Times New Roman"/>
          <w:highlight w:val="green"/>
          <w:lang w:val="en-CA"/>
        </w:rPr>
        <w:t xml:space="preserve">Fig. </w:t>
      </w:r>
      <w:r w:rsidR="00682CDC" w:rsidRPr="005F1E8D">
        <w:rPr>
          <w:rFonts w:ascii="Times New Roman" w:hAnsi="Times New Roman" w:cs="Times New Roman"/>
          <w:highlight w:val="green"/>
          <w:lang w:val="en-CA"/>
        </w:rPr>
        <w:t>1</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B580F">
        <w:rPr>
          <w:rFonts w:ascii="Times New Roman" w:hAnsi="Times New Roman" w:cs="Times New Roman"/>
          <w:lang w:val="en-CA"/>
        </w:rPr>
        <w:t>GLMM</w:t>
      </w:r>
      <w:r w:rsidR="001175F9" w:rsidRPr="005F1E8D">
        <w:rPr>
          <w:rFonts w:ascii="Times New Roman" w:hAnsi="Times New Roman" w:cs="Times New Roman"/>
          <w:lang w:val="en-CA"/>
        </w:rPr>
        <w:t>, p = 0.90), tide exchange (</w:t>
      </w:r>
      <w:r w:rsidR="00A7066E" w:rsidRPr="005F1E8D">
        <w:rPr>
          <w:rFonts w:ascii="Times New Roman" w:hAnsi="Times New Roman" w:cs="Times New Roman"/>
          <w:lang w:val="en-CA"/>
        </w:rPr>
        <w:t xml:space="preserve">p = 0.82), Shannon diversity (p = 0.71), or survey depth (p = 0.65,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xml:space="preserve">). However, we did find a significantly negative interaction between animal abundance and tide exchange (p = 0.02,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 xml:space="preserve">weakly positive effect of animal abundance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p>
    <w:p w14:paraId="68768815" w14:textId="264F7E66" w:rsidR="00701EB0" w:rsidRPr="005F1E8D" w:rsidRDefault="00701EB0" w:rsidP="00EB3BC7">
      <w:pPr>
        <w:spacing w:line="480" w:lineRule="auto"/>
        <w:rPr>
          <w:rFonts w:ascii="Times New Roman" w:hAnsi="Times New Roman" w:cs="Times New Roman"/>
          <w:lang w:val="en-CA"/>
        </w:rPr>
      </w:pPr>
    </w:p>
    <w:p w14:paraId="52B0D0B1" w14:textId="3ECEC1D8" w:rsidR="00701EB0" w:rsidRPr="005F1E8D"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tab/>
      </w:r>
      <w:r w:rsidR="00C146F7" w:rsidRPr="005F1E8D">
        <w:rPr>
          <w:rFonts w:ascii="Times New Roman" w:hAnsi="Times New Roman" w:cs="Times New Roman"/>
          <w:lang w:val="en-CA"/>
        </w:rPr>
        <w:t xml:space="preserve">We </w:t>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6D152A" w:rsidRPr="005F1E8D">
        <w:rPr>
          <w:rFonts w:ascii="Times New Roman" w:hAnsi="Times New Roman" w:cs="Times New Roman"/>
          <w:lang w:val="en-CA"/>
        </w:rPr>
        <w:t xml:space="preserve"> variation</w:t>
      </w:r>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Pr="005F1E8D">
        <w:rPr>
          <w:rFonts w:ascii="Times New Roman" w:hAnsi="Times New Roman" w:cs="Times New Roman"/>
          <w:lang w:val="en-CA"/>
        </w:rPr>
        <w:t xml:space="preserve">higher inside </w:t>
      </w:r>
      <w:r w:rsidR="00682CDC" w:rsidRPr="005F1E8D">
        <w:rPr>
          <w:rFonts w:ascii="Times New Roman" w:hAnsi="Times New Roman" w:cs="Times New Roman"/>
          <w:lang w:val="en-CA"/>
        </w:rPr>
        <w:t xml:space="preserve">than </w:t>
      </w:r>
      <w:r w:rsidRPr="005F1E8D">
        <w:rPr>
          <w:rFonts w:ascii="Times New Roman" w:hAnsi="Times New Roman" w:cs="Times New Roman"/>
          <w:lang w:val="en-CA"/>
        </w:rPr>
        <w:t>outside giant kelp forests (</w:t>
      </w:r>
      <w:r w:rsidR="00D10B17">
        <w:rPr>
          <w:rFonts w:ascii="Times New Roman" w:hAnsi="Times New Roman" w:cs="Times New Roman"/>
          <w:lang w:val="en-CA"/>
        </w:rPr>
        <w:t xml:space="preserve">LMM, </w:t>
      </w:r>
      <w:r w:rsidR="00C673A5" w:rsidRPr="005F1E8D">
        <w:rPr>
          <w:rFonts w:ascii="Times New Roman" w:hAnsi="Times New Roman" w:cs="Times New Roman"/>
          <w:lang w:val="en-CA"/>
        </w:rPr>
        <w:t xml:space="preserve">mean increase ± SE; </w:t>
      </w:r>
      <w:r w:rsidRPr="005F1E8D">
        <w:rPr>
          <w:rFonts w:ascii="Times New Roman" w:hAnsi="Times New Roman" w:cs="Times New Roman"/>
          <w:lang w:val="en-CA"/>
        </w:rPr>
        <w:t>0.1</w:t>
      </w:r>
      <w:r w:rsidR="003859F6">
        <w:rPr>
          <w:rFonts w:ascii="Times New Roman" w:hAnsi="Times New Roman" w:cs="Times New Roman"/>
          <w:lang w:val="en-CA"/>
        </w:rPr>
        <w:t>5</w:t>
      </w:r>
      <w:r w:rsidRPr="005F1E8D">
        <w:rPr>
          <w:rFonts w:ascii="Times New Roman" w:hAnsi="Times New Roman" w:cs="Times New Roman"/>
          <w:lang w:val="en-CA"/>
        </w:rPr>
        <w:t xml:space="preserve"> ± 0.0</w:t>
      </w:r>
      <w:r w:rsidR="00056973">
        <w:rPr>
          <w:rFonts w:ascii="Times New Roman" w:hAnsi="Times New Roman" w:cs="Times New Roman"/>
          <w:lang w:val="en-CA"/>
        </w:rPr>
        <w:t>3</w:t>
      </w:r>
      <w:r w:rsidRPr="005F1E8D">
        <w:rPr>
          <w:rFonts w:ascii="Times New Roman" w:hAnsi="Times New Roman" w:cs="Times New Roman"/>
          <w:lang w:val="en-CA"/>
        </w:rPr>
        <w:t xml:space="preserve"> μM</w:t>
      </w:r>
      <w:r w:rsidR="00C673A5" w:rsidRPr="005F1E8D">
        <w:rPr>
          <w:rFonts w:ascii="Times New Roman" w:hAnsi="Times New Roman" w:cs="Times New Roman"/>
          <w:lang w:val="en-CA"/>
        </w:rPr>
        <w:t xml:space="preserve">, </w:t>
      </w:r>
      <w:r w:rsidRPr="005F1E8D">
        <w:rPr>
          <w:rFonts w:ascii="Times New Roman" w:hAnsi="Times New Roman" w:cs="Times New Roman"/>
          <w:lang w:val="en-CA"/>
        </w:rPr>
        <w:t>p &lt; 0.001) and bull kelp forests (0.</w:t>
      </w:r>
      <w:r w:rsidR="003859F6">
        <w:rPr>
          <w:rFonts w:ascii="Times New Roman" w:hAnsi="Times New Roman" w:cs="Times New Roman"/>
          <w:lang w:val="en-CA"/>
        </w:rPr>
        <w:t>42</w:t>
      </w:r>
      <w:r w:rsidRPr="005F1E8D">
        <w:rPr>
          <w:rFonts w:ascii="Times New Roman" w:hAnsi="Times New Roman" w:cs="Times New Roman"/>
          <w:lang w:val="en-CA"/>
        </w:rPr>
        <w:t xml:space="preserve"> ± </w:t>
      </w:r>
      <w:r w:rsidR="00C673A5" w:rsidRPr="005F1E8D">
        <w:rPr>
          <w:rFonts w:ascii="Times New Roman" w:hAnsi="Times New Roman" w:cs="Times New Roman"/>
          <w:lang w:val="en-CA"/>
        </w:rPr>
        <w:t>0.06</w:t>
      </w:r>
      <w:r w:rsidR="00BD1256">
        <w:rPr>
          <w:rFonts w:ascii="Times New Roman" w:hAnsi="Times New Roman" w:cs="Times New Roman"/>
          <w:lang w:val="en-CA"/>
        </w:rPr>
        <w:t xml:space="preserve"> μM</w:t>
      </w:r>
      <w:r w:rsidR="00C673A5" w:rsidRPr="005F1E8D">
        <w:rPr>
          <w:rFonts w:ascii="Times New Roman" w:hAnsi="Times New Roman" w:cs="Times New Roman"/>
          <w:lang w:val="en-CA"/>
        </w:rPr>
        <w:t>, p &lt; 0.001)</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The ‘excess’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with kelp forest biomass</w:t>
      </w:r>
      <w:r w:rsidR="00E914E6">
        <w:rPr>
          <w:rFonts w:ascii="Times New Roman" w:hAnsi="Times New Roman" w:cs="Times New Roman"/>
          <w:lang w:val="en-CA"/>
        </w:rPr>
        <w:t xml:space="preserve"> </w:t>
      </w:r>
      <w:r w:rsidR="00677126">
        <w:rPr>
          <w:rFonts w:ascii="Times New Roman" w:hAnsi="Times New Roman" w:cs="Times New Roman"/>
          <w:lang w:val="en-CA"/>
        </w:rPr>
        <w:t>by 0.6</w:t>
      </w:r>
      <w:r w:rsidR="003859F6">
        <w:rPr>
          <w:rFonts w:ascii="Times New Roman" w:hAnsi="Times New Roman" w:cs="Times New Roman"/>
          <w:lang w:val="en-CA"/>
        </w:rPr>
        <w:t>7</w:t>
      </w:r>
      <w:r w:rsidR="00677126">
        <w:rPr>
          <w:rFonts w:ascii="Times New Roman" w:hAnsi="Times New Roman" w:cs="Times New Roman"/>
          <w:lang w:val="en-CA"/>
        </w:rPr>
        <w:t xml:space="preserve"> ± 0.0</w:t>
      </w:r>
      <w:r w:rsidR="003859F6">
        <w:rPr>
          <w:rFonts w:ascii="Times New Roman" w:hAnsi="Times New Roman" w:cs="Times New Roman"/>
          <w:lang w:val="en-CA"/>
        </w:rPr>
        <w:t>9</w:t>
      </w:r>
      <w:r w:rsidR="00677126">
        <w:rPr>
          <w:rFonts w:ascii="Times New Roman" w:hAnsi="Times New Roman" w:cs="Times New Roman"/>
          <w:lang w:val="en-CA"/>
        </w:rPr>
        <w:t xml:space="preserve"> μM/kg</w:t>
      </w:r>
      <w:r w:rsidR="003859F6">
        <w:rPr>
          <w:rFonts w:ascii="Times New Roman" w:hAnsi="Times New Roman" w:cs="Times New Roman"/>
          <w:lang w:val="en-CA"/>
        </w:rPr>
        <w:t>/m</w:t>
      </w:r>
      <w:r w:rsidR="003859F6">
        <w:rPr>
          <w:rFonts w:ascii="Times New Roman" w:hAnsi="Times New Roman" w:cs="Times New Roman"/>
          <w:vertAlign w:val="superscript"/>
          <w:lang w:val="en-CA"/>
        </w:rPr>
        <w:t>2</w:t>
      </w:r>
      <w:r w:rsidR="00677126">
        <w:rPr>
          <w:rFonts w:ascii="Times New Roman" w:hAnsi="Times New Roman" w:cs="Times New Roman"/>
          <w:lang w:val="en-CA"/>
        </w:rPr>
        <w:t xml:space="preserve"> kelp biomass</w:t>
      </w:r>
      <w:r w:rsidR="00C673A5" w:rsidRPr="005F1E8D">
        <w:rPr>
          <w:rFonts w:ascii="Times New Roman" w:hAnsi="Times New Roman" w:cs="Times New Roman"/>
          <w:lang w:val="en-CA"/>
        </w:rPr>
        <w:t xml:space="preserve"> </w:t>
      </w:r>
      <w:r w:rsidR="00677126">
        <w:rPr>
          <w:rFonts w:ascii="Times New Roman" w:hAnsi="Times New Roman" w:cs="Times New Roman"/>
          <w:lang w:val="en-CA"/>
        </w:rPr>
        <w:t>(</w:t>
      </w:r>
      <w:r w:rsidR="00C673A5" w:rsidRPr="005F1E8D">
        <w:rPr>
          <w:rFonts w:ascii="Times New Roman" w:hAnsi="Times New Roman" w:cs="Times New Roman"/>
          <w:lang w:val="en-CA"/>
        </w:rPr>
        <w:t>p &lt; 0.001), tide exchange (</w:t>
      </w:r>
      <w:r w:rsidR="00677126">
        <w:rPr>
          <w:rFonts w:ascii="Times New Roman" w:hAnsi="Times New Roman" w:cs="Times New Roman"/>
          <w:lang w:val="en-CA"/>
        </w:rPr>
        <w:t>0.4</w:t>
      </w:r>
      <w:r w:rsidR="003859F6">
        <w:rPr>
          <w:rFonts w:ascii="Times New Roman" w:hAnsi="Times New Roman" w:cs="Times New Roman"/>
          <w:lang w:val="en-CA"/>
        </w:rPr>
        <w:t>2</w:t>
      </w:r>
      <w:r w:rsidR="00677126">
        <w:rPr>
          <w:rFonts w:ascii="Times New Roman" w:hAnsi="Times New Roman" w:cs="Times New Roman"/>
          <w:lang w:val="en-CA"/>
        </w:rPr>
        <w:t xml:space="preserve"> ± 0.1</w:t>
      </w:r>
      <w:r w:rsidR="003859F6">
        <w:rPr>
          <w:rFonts w:ascii="Times New Roman" w:hAnsi="Times New Roman" w:cs="Times New Roman"/>
          <w:lang w:val="en-CA"/>
        </w:rPr>
        <w:t>2</w:t>
      </w:r>
      <w:r w:rsidR="00677126">
        <w:rPr>
          <w:rFonts w:ascii="Times New Roman" w:hAnsi="Times New Roman" w:cs="Times New Roman"/>
          <w:lang w:val="en-CA"/>
        </w:rPr>
        <w:t xml:space="preserve"> μM/m/s</w:t>
      </w:r>
      <w:r w:rsidR="00C673A5" w:rsidRPr="005F1E8D">
        <w:rPr>
          <w:rFonts w:ascii="Times New Roman" w:hAnsi="Times New Roman" w:cs="Times New Roman"/>
          <w:lang w:val="en-CA"/>
        </w:rPr>
        <w:t xml:space="preserve">, </w:t>
      </w:r>
      <w:r w:rsidR="003859F6" w:rsidRPr="005F1E8D">
        <w:rPr>
          <w:rFonts w:ascii="Times New Roman" w:hAnsi="Times New Roman" w:cs="Times New Roman"/>
          <w:lang w:val="en-CA"/>
        </w:rPr>
        <w:t>p &lt; 0.001</w:t>
      </w:r>
      <w:r w:rsidR="00C673A5" w:rsidRPr="005F1E8D">
        <w:rPr>
          <w:rFonts w:ascii="Times New Roman" w:hAnsi="Times New Roman" w:cs="Times New Roman"/>
          <w:lang w:val="en-CA"/>
        </w:rPr>
        <w:t>), and animal biomass (</w:t>
      </w:r>
      <w:r w:rsidR="00677126">
        <w:rPr>
          <w:rFonts w:ascii="Times New Roman" w:hAnsi="Times New Roman" w:cs="Times New Roman"/>
          <w:lang w:val="en-CA"/>
        </w:rPr>
        <w:t>0.00</w:t>
      </w:r>
      <w:r w:rsidR="003859F6">
        <w:rPr>
          <w:rFonts w:ascii="Times New Roman" w:hAnsi="Times New Roman" w:cs="Times New Roman"/>
          <w:lang w:val="en-CA"/>
        </w:rPr>
        <w:t>5</w:t>
      </w:r>
      <w:r w:rsidR="00677126">
        <w:rPr>
          <w:rFonts w:ascii="Times New Roman" w:hAnsi="Times New Roman" w:cs="Times New Roman"/>
          <w:lang w:val="en-CA"/>
        </w:rPr>
        <w:t xml:space="preserve"> ± 0.002 μM/kg animal biomass</w:t>
      </w:r>
      <w:r w:rsidR="00C673A5" w:rsidRPr="005F1E8D">
        <w:rPr>
          <w:rFonts w:ascii="Times New Roman" w:hAnsi="Times New Roman" w:cs="Times New Roman"/>
          <w:lang w:val="en-CA"/>
        </w:rPr>
        <w:t>, p</w:t>
      </w:r>
      <w:r w:rsidR="003859F6">
        <w:rPr>
          <w:rFonts w:ascii="Times New Roman" w:hAnsi="Times New Roman" w:cs="Times New Roman"/>
          <w:lang w:val="en-CA"/>
        </w:rPr>
        <w:t xml:space="preserve"> =</w:t>
      </w:r>
      <w:r w:rsidR="00C673A5" w:rsidRPr="005F1E8D">
        <w:rPr>
          <w:rFonts w:ascii="Times New Roman" w:hAnsi="Times New Roman" w:cs="Times New Roman"/>
          <w:lang w:val="en-CA"/>
        </w:rPr>
        <w:t xml:space="preserve"> 0.0</w:t>
      </w:r>
      <w:r w:rsidR="00056973">
        <w:rPr>
          <w:rFonts w:ascii="Times New Roman" w:hAnsi="Times New Roman" w:cs="Times New Roman"/>
          <w:lang w:val="en-CA"/>
        </w:rPr>
        <w:t>0</w:t>
      </w:r>
      <w:r w:rsidR="003859F6">
        <w:rPr>
          <w:rFonts w:ascii="Times New Roman" w:hAnsi="Times New Roman" w:cs="Times New Roman"/>
          <w:lang w:val="en-CA"/>
        </w:rPr>
        <w:t>4</w:t>
      </w:r>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r w:rsidR="00C77243" w:rsidRPr="005F1E8D">
        <w:rPr>
          <w:rFonts w:ascii="Times New Roman" w:hAnsi="Times New Roman" w:cs="Times New Roman"/>
          <w:highlight w:val="green"/>
          <w:lang w:val="en-CA"/>
        </w:rPr>
        <w:t>4</w:t>
      </w:r>
      <w:r w:rsidR="0069194B" w:rsidRPr="005F1E8D">
        <w:rPr>
          <w:rFonts w:ascii="Times New Roman" w:hAnsi="Times New Roman" w:cs="Times New Roman"/>
          <w:highlight w:val="green"/>
          <w:lang w:val="en-CA"/>
        </w:rPr>
        <w:t>a, b</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Ammonium concentrations</w:t>
      </w:r>
      <w:r w:rsidR="00C673A5" w:rsidRPr="005F1E8D">
        <w:rPr>
          <w:rFonts w:ascii="Times New Roman" w:hAnsi="Times New Roman" w:cs="Times New Roman"/>
          <w:lang w:val="en-CA"/>
        </w:rPr>
        <w:t xml:space="preserve"> </w:t>
      </w:r>
      <w:r w:rsidR="004253ED" w:rsidRPr="005F1E8D">
        <w:rPr>
          <w:rFonts w:ascii="Times New Roman" w:hAnsi="Times New Roman" w:cs="Times New Roman"/>
          <w:lang w:val="en-CA"/>
        </w:rPr>
        <w:t xml:space="preserve">did not vary between samples taken 5 m apart at the </w:t>
      </w:r>
      <w:r w:rsidR="00C673A5" w:rsidRPr="005F1E8D">
        <w:rPr>
          <w:rFonts w:ascii="Times New Roman" w:hAnsi="Times New Roman" w:cs="Times New Roman"/>
          <w:lang w:val="en-CA"/>
        </w:rPr>
        <w:t>no</w:t>
      </w:r>
      <w:r w:rsidR="00682CDC" w:rsidRPr="005F1E8D">
        <w:rPr>
          <w:rFonts w:ascii="Times New Roman" w:hAnsi="Times New Roman" w:cs="Times New Roman"/>
          <w:lang w:val="en-CA"/>
        </w:rPr>
        <w:t>-</w:t>
      </w:r>
      <w:r w:rsidR="00C673A5" w:rsidRPr="005F1E8D">
        <w:rPr>
          <w:rFonts w:ascii="Times New Roman" w:hAnsi="Times New Roman" w:cs="Times New Roman"/>
          <w:lang w:val="en-CA"/>
        </w:rPr>
        <w:t>kelp control site</w:t>
      </w:r>
      <w:r w:rsidR="003859F6">
        <w:rPr>
          <w:rFonts w:ascii="Times New Roman" w:hAnsi="Times New Roman" w:cs="Times New Roman"/>
          <w:lang w:val="en-CA"/>
        </w:rPr>
        <w:t>s</w:t>
      </w:r>
      <w:r w:rsidR="00C673A5" w:rsidRPr="005F1E8D">
        <w:rPr>
          <w:rFonts w:ascii="Times New Roman" w:hAnsi="Times New Roman" w:cs="Times New Roman"/>
          <w:lang w:val="en-CA"/>
        </w:rPr>
        <w:t xml:space="preserve"> (</w:t>
      </w:r>
      <w:r w:rsidR="0025202D">
        <w:rPr>
          <w:rFonts w:ascii="Times New Roman" w:hAnsi="Times New Roman" w:cs="Times New Roman"/>
          <w:lang w:val="en-CA"/>
        </w:rPr>
        <w:t>- 0</w:t>
      </w:r>
      <w:r w:rsidR="003859F6">
        <w:rPr>
          <w:rFonts w:ascii="Times New Roman" w:hAnsi="Times New Roman" w:cs="Times New Roman"/>
          <w:lang w:val="en-CA"/>
        </w:rPr>
        <w:t>.10</w:t>
      </w:r>
      <w:r w:rsidR="00C673A5" w:rsidRPr="005F1E8D">
        <w:rPr>
          <w:rFonts w:ascii="Times New Roman" w:hAnsi="Times New Roman" w:cs="Times New Roman"/>
          <w:lang w:val="en-CA"/>
        </w:rPr>
        <w:t xml:space="preserve"> ± 0.</w:t>
      </w:r>
      <w:r w:rsidR="0025202D">
        <w:rPr>
          <w:rFonts w:ascii="Times New Roman" w:hAnsi="Times New Roman" w:cs="Times New Roman"/>
          <w:lang w:val="en-CA"/>
        </w:rPr>
        <w:t>0</w:t>
      </w:r>
      <w:r w:rsidR="003859F6">
        <w:rPr>
          <w:rFonts w:ascii="Times New Roman" w:hAnsi="Times New Roman" w:cs="Times New Roman"/>
          <w:lang w:val="en-CA"/>
        </w:rPr>
        <w:t>7</w:t>
      </w:r>
      <w:r w:rsidR="00677126">
        <w:rPr>
          <w:rFonts w:ascii="Times New Roman" w:hAnsi="Times New Roman" w:cs="Times New Roman"/>
          <w:lang w:val="en-CA"/>
        </w:rPr>
        <w:t xml:space="preserve"> μM</w:t>
      </w:r>
      <w:r w:rsidR="00C673A5" w:rsidRPr="005F1E8D">
        <w:rPr>
          <w:rFonts w:ascii="Times New Roman" w:hAnsi="Times New Roman" w:cs="Times New Roman"/>
          <w:lang w:val="en-CA"/>
        </w:rPr>
        <w:t>, p = 0.</w:t>
      </w:r>
      <w:r w:rsidR="003859F6">
        <w:rPr>
          <w:rFonts w:ascii="Times New Roman" w:hAnsi="Times New Roman" w:cs="Times New Roman"/>
          <w:lang w:val="en-CA"/>
        </w:rPr>
        <w:t>17</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The difference in NH</w:t>
      </w:r>
      <w:r w:rsidR="00682CDC"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 in vs out of kelp forests</w:t>
      </w:r>
      <w:r w:rsidR="00C673A5" w:rsidRPr="005F1E8D">
        <w:rPr>
          <w:rFonts w:ascii="Times New Roman" w:hAnsi="Times New Roman" w:cs="Times New Roman"/>
          <w:lang w:val="en-CA"/>
        </w:rPr>
        <w:t xml:space="preserve"> </w:t>
      </w:r>
      <w:r w:rsidR="00715D27" w:rsidRPr="005F1E8D">
        <w:rPr>
          <w:rFonts w:ascii="Times New Roman" w:hAnsi="Times New Roman" w:cs="Times New Roman"/>
          <w:lang w:val="en-CA"/>
        </w:rPr>
        <w:t xml:space="preserve">decreased with </w:t>
      </w:r>
      <w:r w:rsidR="00C673A5" w:rsidRPr="005F1E8D">
        <w:rPr>
          <w:rFonts w:ascii="Times New Roman" w:hAnsi="Times New Roman" w:cs="Times New Roman"/>
          <w:lang w:val="en-CA"/>
        </w:rPr>
        <w:t xml:space="preserve">Shannon diversity (- </w:t>
      </w:r>
      <w:r w:rsidR="00C673A5" w:rsidRPr="005F1E8D">
        <w:rPr>
          <w:rFonts w:ascii="Times New Roman" w:hAnsi="Times New Roman" w:cs="Times New Roman"/>
          <w:lang w:val="en-CA"/>
        </w:rPr>
        <w:lastRenderedPageBreak/>
        <w:t>0.</w:t>
      </w:r>
      <w:r w:rsidR="00677126">
        <w:rPr>
          <w:rFonts w:ascii="Times New Roman" w:hAnsi="Times New Roman" w:cs="Times New Roman"/>
          <w:lang w:val="en-CA"/>
        </w:rPr>
        <w:t>3</w:t>
      </w:r>
      <w:r w:rsidR="003859F6">
        <w:rPr>
          <w:rFonts w:ascii="Times New Roman" w:hAnsi="Times New Roman" w:cs="Times New Roman"/>
          <w:lang w:val="en-CA"/>
        </w:rPr>
        <w:t>9</w:t>
      </w:r>
      <w:r w:rsidR="00C673A5" w:rsidRPr="005F1E8D">
        <w:rPr>
          <w:rFonts w:ascii="Times New Roman" w:hAnsi="Times New Roman" w:cs="Times New Roman"/>
          <w:lang w:val="en-CA"/>
        </w:rPr>
        <w:t xml:space="preserve"> ± 0.</w:t>
      </w:r>
      <w:r w:rsidR="00677126">
        <w:rPr>
          <w:rFonts w:ascii="Times New Roman" w:hAnsi="Times New Roman" w:cs="Times New Roman"/>
          <w:lang w:val="en-CA"/>
        </w:rPr>
        <w:t>1</w:t>
      </w:r>
      <w:r w:rsidR="003859F6">
        <w:rPr>
          <w:rFonts w:ascii="Times New Roman" w:hAnsi="Times New Roman" w:cs="Times New Roman"/>
          <w:lang w:val="en-CA"/>
        </w:rPr>
        <w:t>0</w:t>
      </w:r>
      <w:r w:rsidR="00677126">
        <w:rPr>
          <w:rFonts w:ascii="Times New Roman" w:hAnsi="Times New Roman" w:cs="Times New Roman"/>
          <w:lang w:val="en-CA"/>
        </w:rPr>
        <w:t xml:space="preserve"> μM/</w:t>
      </w:r>
      <w:r w:rsidR="007E4686">
        <w:rPr>
          <w:rFonts w:ascii="Times New Roman" w:hAnsi="Times New Roman" w:cs="Times New Roman"/>
          <w:lang w:val="en-CA"/>
        </w:rPr>
        <w:t xml:space="preserve">diversity </w:t>
      </w:r>
      <w:r w:rsidR="00677126">
        <w:rPr>
          <w:rFonts w:ascii="Times New Roman" w:hAnsi="Times New Roman" w:cs="Times New Roman"/>
          <w:lang w:val="en-CA"/>
        </w:rPr>
        <w:t>index unit</w:t>
      </w:r>
      <w:r w:rsidR="00C673A5" w:rsidRPr="005F1E8D">
        <w:rPr>
          <w:rFonts w:ascii="Times New Roman" w:hAnsi="Times New Roman" w:cs="Times New Roman"/>
          <w:lang w:val="en-CA"/>
        </w:rPr>
        <w:t xml:space="preserve">, p &lt; 0.001) and </w:t>
      </w:r>
      <w:r w:rsidR="00715D27" w:rsidRPr="005F1E8D">
        <w:rPr>
          <w:rFonts w:ascii="Times New Roman" w:hAnsi="Times New Roman" w:cs="Times New Roman"/>
          <w:lang w:val="en-CA"/>
        </w:rPr>
        <w:t xml:space="preserve">there was </w:t>
      </w:r>
      <w:r w:rsidR="0025202D">
        <w:rPr>
          <w:rFonts w:ascii="Times New Roman" w:hAnsi="Times New Roman" w:cs="Times New Roman"/>
          <w:lang w:val="en-CA"/>
        </w:rPr>
        <w:t>a weakly positive</w:t>
      </w:r>
      <w:r w:rsidR="00C673A5" w:rsidRPr="005F1E8D">
        <w:rPr>
          <w:rFonts w:ascii="Times New Roman" w:hAnsi="Times New Roman" w:cs="Times New Roman"/>
          <w:lang w:val="en-CA"/>
        </w:rPr>
        <w:t xml:space="preserve"> effect of survey depth (0.0</w:t>
      </w:r>
      <w:r w:rsidR="00677126">
        <w:rPr>
          <w:rFonts w:ascii="Times New Roman" w:hAnsi="Times New Roman" w:cs="Times New Roman"/>
          <w:lang w:val="en-CA"/>
        </w:rPr>
        <w:t>5</w:t>
      </w:r>
      <w:r w:rsidR="00C673A5" w:rsidRPr="005F1E8D">
        <w:rPr>
          <w:rFonts w:ascii="Times New Roman" w:hAnsi="Times New Roman" w:cs="Times New Roman"/>
          <w:lang w:val="en-CA"/>
        </w:rPr>
        <w:t xml:space="preserve"> ± 0.0</w:t>
      </w:r>
      <w:r w:rsidR="003859F6">
        <w:rPr>
          <w:rFonts w:ascii="Times New Roman" w:hAnsi="Times New Roman" w:cs="Times New Roman"/>
          <w:lang w:val="en-CA"/>
        </w:rPr>
        <w:t>2</w:t>
      </w:r>
      <w:r w:rsidR="00677126">
        <w:rPr>
          <w:rFonts w:ascii="Times New Roman" w:hAnsi="Times New Roman" w:cs="Times New Roman"/>
          <w:lang w:val="en-CA"/>
        </w:rPr>
        <w:t xml:space="preserve"> μM/m</w:t>
      </w:r>
      <w:r w:rsidR="00C673A5" w:rsidRPr="005F1E8D">
        <w:rPr>
          <w:rFonts w:ascii="Times New Roman" w:hAnsi="Times New Roman" w:cs="Times New Roman"/>
          <w:lang w:val="en-CA"/>
        </w:rPr>
        <w:t>, p = 0.</w:t>
      </w:r>
      <w:r w:rsidR="0025202D">
        <w:rPr>
          <w:rFonts w:ascii="Times New Roman" w:hAnsi="Times New Roman" w:cs="Times New Roman"/>
          <w:lang w:val="en-CA"/>
        </w:rPr>
        <w:t>0</w:t>
      </w:r>
      <w:r w:rsidR="003859F6">
        <w:rPr>
          <w:rFonts w:ascii="Times New Roman" w:hAnsi="Times New Roman" w:cs="Times New Roman"/>
          <w:lang w:val="en-CA"/>
        </w:rPr>
        <w:t>3</w:t>
      </w:r>
      <w:r w:rsidR="00C673A5" w:rsidRPr="005F1E8D">
        <w:rPr>
          <w:rFonts w:ascii="Times New Roman" w:hAnsi="Times New Roman" w:cs="Times New Roman"/>
          <w:lang w:val="en-CA"/>
        </w:rPr>
        <w:t>) on ∆ NH</w:t>
      </w:r>
      <w:r w:rsidR="00C673A5" w:rsidRPr="005F1E8D">
        <w:rPr>
          <w:rFonts w:ascii="Cambria Math" w:hAnsi="Cambria Math" w:cs="Cambria Math"/>
          <w:lang w:val="en-CA"/>
        </w:rPr>
        <w:t>₄⁺</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682CDC" w:rsidRPr="005F1E8D">
        <w:rPr>
          <w:rFonts w:ascii="Times New Roman" w:hAnsi="Times New Roman" w:cs="Times New Roman"/>
          <w:lang w:val="en-CA"/>
        </w:rPr>
        <w:t>)</w:t>
      </w:r>
      <w:r w:rsidR="00C673A5" w:rsidRPr="005F1E8D">
        <w:rPr>
          <w:rFonts w:ascii="Times New Roman" w:hAnsi="Times New Roman" w:cs="Times New Roman"/>
          <w:lang w:val="en-CA"/>
        </w:rPr>
        <w:t>. We found evidence of a positive interaction between kelp forest biomass and tide exchange,</w:t>
      </w:r>
      <w:r w:rsidR="00682CDC" w:rsidRPr="005F1E8D">
        <w:rPr>
          <w:rFonts w:ascii="Times New Roman" w:hAnsi="Times New Roman" w:cs="Times New Roman"/>
          <w:lang w:val="en-CA"/>
        </w:rPr>
        <w:t xml:space="preserve"> whereby</w:t>
      </w:r>
      <w:r w:rsidR="00677126">
        <w:rPr>
          <w:rFonts w:ascii="Times New Roman" w:hAnsi="Times New Roman" w:cs="Times New Roman"/>
          <w:lang w:val="en-CA"/>
        </w:rPr>
        <w:t xml:space="preserve"> the positive effect of kelp biomass on</w:t>
      </w:r>
      <w:r w:rsidR="00682CDC" w:rsidRPr="005F1E8D">
        <w:rPr>
          <w:rFonts w:ascii="Times New Roman" w:hAnsi="Times New Roman" w:cs="Times New Roman"/>
          <w:lang w:val="en-CA"/>
        </w:rPr>
        <w:t xml:space="preserve"> </w:t>
      </w:r>
      <w:r w:rsidR="0025202D" w:rsidRPr="005F1E8D">
        <w:rPr>
          <w:rFonts w:ascii="Times New Roman" w:hAnsi="Times New Roman" w:cs="Times New Roman"/>
          <w:lang w:val="en-CA"/>
        </w:rPr>
        <w:t>∆ NH</w:t>
      </w:r>
      <w:r w:rsidR="0025202D" w:rsidRPr="005F1E8D">
        <w:rPr>
          <w:rFonts w:ascii="Cambria Math" w:hAnsi="Cambria Math" w:cs="Cambria Math"/>
          <w:lang w:val="en-CA"/>
        </w:rPr>
        <w:t>₄⁺</w:t>
      </w:r>
      <w:r w:rsidR="0025202D" w:rsidRPr="005F1E8D">
        <w:rPr>
          <w:rFonts w:ascii="Times New Roman" w:hAnsi="Times New Roman" w:cs="Times New Roman"/>
          <w:lang w:val="en-CA"/>
        </w:rPr>
        <w:t xml:space="preserve"> </w:t>
      </w:r>
      <w:r w:rsidR="0025202D">
        <w:rPr>
          <w:rFonts w:ascii="Times New Roman" w:hAnsi="Times New Roman" w:cs="Times New Roman"/>
          <w:lang w:val="en-CA"/>
        </w:rPr>
        <w:t xml:space="preserve">increased </w:t>
      </w:r>
      <w:r w:rsidR="00677126">
        <w:rPr>
          <w:rFonts w:ascii="Times New Roman" w:hAnsi="Times New Roman" w:cs="Times New Roman"/>
          <w:lang w:val="en-CA"/>
        </w:rPr>
        <w:t>with</w:t>
      </w:r>
      <w:r w:rsidR="0025202D">
        <w:rPr>
          <w:rFonts w:ascii="Times New Roman" w:hAnsi="Times New Roman" w:cs="Times New Roman"/>
          <w:lang w:val="en-CA"/>
        </w:rPr>
        <w:t xml:space="preserve"> tide exchange</w:t>
      </w:r>
      <w:r w:rsidR="00677126">
        <w:rPr>
          <w:rFonts w:ascii="Times New Roman" w:hAnsi="Times New Roman" w:cs="Times New Roman"/>
          <w:lang w:val="en-CA"/>
        </w:rPr>
        <w:t xml:space="preserve"> </w:t>
      </w:r>
      <w:r w:rsidR="00677126" w:rsidRPr="005F1E8D">
        <w:rPr>
          <w:rFonts w:ascii="Times New Roman" w:hAnsi="Times New Roman" w:cs="Times New Roman"/>
          <w:lang w:val="en-CA"/>
        </w:rPr>
        <w:t>(</w:t>
      </w:r>
      <w:r w:rsidR="003859F6">
        <w:rPr>
          <w:rFonts w:ascii="Times New Roman" w:hAnsi="Times New Roman" w:cs="Times New Roman"/>
          <w:lang w:val="en-CA"/>
        </w:rPr>
        <w:t>2</w:t>
      </w:r>
      <w:r w:rsidR="00677126">
        <w:rPr>
          <w:rFonts w:ascii="Times New Roman" w:hAnsi="Times New Roman" w:cs="Times New Roman"/>
          <w:lang w:val="en-CA"/>
        </w:rPr>
        <w:t>.</w:t>
      </w:r>
      <w:r w:rsidR="003859F6">
        <w:rPr>
          <w:rFonts w:ascii="Times New Roman" w:hAnsi="Times New Roman" w:cs="Times New Roman"/>
          <w:lang w:val="en-CA"/>
        </w:rPr>
        <w:t>63</w:t>
      </w:r>
      <w:r w:rsidR="00677126" w:rsidRPr="005F1E8D">
        <w:rPr>
          <w:rFonts w:ascii="Times New Roman" w:hAnsi="Times New Roman" w:cs="Times New Roman"/>
          <w:lang w:val="en-CA"/>
        </w:rPr>
        <w:t xml:space="preserve"> ± 0.</w:t>
      </w:r>
      <w:r w:rsidR="003859F6">
        <w:rPr>
          <w:rFonts w:ascii="Times New Roman" w:hAnsi="Times New Roman" w:cs="Times New Roman"/>
          <w:lang w:val="en-CA"/>
        </w:rPr>
        <w:t>59</w:t>
      </w:r>
      <w:r w:rsidR="00677126">
        <w:rPr>
          <w:rFonts w:ascii="Times New Roman" w:hAnsi="Times New Roman" w:cs="Times New Roman"/>
          <w:lang w:val="en-CA"/>
        </w:rPr>
        <w:t xml:space="preserve"> </w:t>
      </w:r>
      <w:commentRangeStart w:id="75"/>
      <w:r w:rsidR="00677126">
        <w:rPr>
          <w:rFonts w:ascii="Times New Roman" w:hAnsi="Times New Roman" w:cs="Times New Roman"/>
          <w:lang w:val="en-CA"/>
        </w:rPr>
        <w:t>μM/kg/m</w:t>
      </w:r>
      <w:commentRangeEnd w:id="75"/>
      <w:r w:rsidR="007E4686">
        <w:rPr>
          <w:rStyle w:val="CommentReference"/>
        </w:rPr>
        <w:commentReference w:id="75"/>
      </w:r>
      <w:r w:rsidR="00677126" w:rsidRPr="005F1E8D">
        <w:rPr>
          <w:rFonts w:ascii="Times New Roman" w:hAnsi="Times New Roman" w:cs="Times New Roman"/>
          <w:lang w:val="en-CA"/>
        </w:rPr>
        <w:t xml:space="preserve">, p </w:t>
      </w:r>
      <w:r w:rsidR="003859F6">
        <w:rPr>
          <w:rFonts w:ascii="Times New Roman" w:hAnsi="Times New Roman" w:cs="Times New Roman"/>
          <w:lang w:val="en-CA"/>
        </w:rPr>
        <w:t>&lt;</w:t>
      </w:r>
      <w:r w:rsidR="00677126" w:rsidRPr="005F1E8D">
        <w:rPr>
          <w:rFonts w:ascii="Times New Roman" w:hAnsi="Times New Roman" w:cs="Times New Roman"/>
          <w:lang w:val="en-CA"/>
        </w:rPr>
        <w:t xml:space="preserve"> 0.00</w:t>
      </w:r>
      <w:r w:rsidR="003859F6">
        <w:rPr>
          <w:rFonts w:ascii="Times New Roman" w:hAnsi="Times New Roman" w:cs="Times New Roman"/>
          <w:lang w:val="en-CA"/>
        </w:rPr>
        <w:t>1</w:t>
      </w:r>
      <w:r w:rsidR="00677126" w:rsidRPr="005F1E8D">
        <w:rPr>
          <w:rFonts w:ascii="Times New Roman" w:hAnsi="Times New Roman" w:cs="Times New Roman"/>
          <w:lang w:val="en-CA"/>
        </w:rPr>
        <w:t xml:space="preserve">, </w:t>
      </w:r>
      <w:r w:rsidR="00677126" w:rsidRPr="005F1E8D">
        <w:rPr>
          <w:rFonts w:ascii="Times New Roman" w:hAnsi="Times New Roman" w:cs="Times New Roman"/>
          <w:highlight w:val="green"/>
          <w:lang w:val="en-CA"/>
        </w:rPr>
        <w:t>Fig. 4b</w:t>
      </w:r>
      <w:r w:rsidR="00677126" w:rsidRPr="005F1E8D">
        <w:rPr>
          <w:rFonts w:ascii="Times New Roman" w:hAnsi="Times New Roman" w:cs="Times New Roman"/>
          <w:lang w:val="en-CA"/>
        </w:rPr>
        <w:t>)</w:t>
      </w:r>
      <w:r w:rsidR="0025202D">
        <w:rPr>
          <w:rFonts w:ascii="Times New Roman" w:hAnsi="Times New Roman" w:cs="Times New Roman"/>
          <w:lang w:val="en-CA"/>
        </w:rPr>
        <w:t xml:space="preserve">. </w:t>
      </w:r>
      <w:r w:rsidR="00222A9E">
        <w:rPr>
          <w:rFonts w:ascii="Times New Roman" w:hAnsi="Times New Roman" w:cs="Times New Roman"/>
          <w:lang w:val="en-CA"/>
        </w:rPr>
        <w:t>We also found a weakly negative interaction between kelp biomass and animal biomass (- 0.005 ± 0.002, p = 0.02), but t</w:t>
      </w:r>
      <w:r w:rsidR="00C673A5" w:rsidRPr="005F1E8D">
        <w:rPr>
          <w:rFonts w:ascii="Times New Roman" w:hAnsi="Times New Roman" w:cs="Times New Roman"/>
          <w:lang w:val="en-CA"/>
        </w:rPr>
        <w:t>he interaction</w:t>
      </w:r>
      <w:r w:rsidR="00222A9E">
        <w:rPr>
          <w:rFonts w:ascii="Times New Roman" w:hAnsi="Times New Roman" w:cs="Times New Roman"/>
          <w:lang w:val="en-CA"/>
        </w:rPr>
        <w:t xml:space="preserve"> between </w:t>
      </w:r>
      <w:r w:rsidR="00C673A5" w:rsidRPr="005F1E8D">
        <w:rPr>
          <w:rFonts w:ascii="Times New Roman" w:hAnsi="Times New Roman" w:cs="Times New Roman"/>
          <w:lang w:val="en-CA"/>
        </w:rPr>
        <w:t>tide</w:t>
      </w:r>
      <w:r w:rsidR="00222A9E">
        <w:rPr>
          <w:rFonts w:ascii="Times New Roman" w:hAnsi="Times New Roman" w:cs="Times New Roman"/>
          <w:lang w:val="en-CA"/>
        </w:rPr>
        <w:t xml:space="preserve"> exchange and </w:t>
      </w:r>
      <w:r w:rsidR="00C673A5" w:rsidRPr="005F1E8D">
        <w:rPr>
          <w:rFonts w:ascii="Times New Roman" w:hAnsi="Times New Roman" w:cs="Times New Roman"/>
          <w:lang w:val="en-CA"/>
        </w:rPr>
        <w:t>animal biomass</w:t>
      </w:r>
      <w:r w:rsidR="00222A9E">
        <w:rPr>
          <w:rFonts w:ascii="Times New Roman" w:hAnsi="Times New Roman" w:cs="Times New Roman"/>
          <w:lang w:val="en-CA"/>
        </w:rPr>
        <w:t xml:space="preserve"> was</w:t>
      </w:r>
      <w:r w:rsidR="00C673A5" w:rsidRPr="005F1E8D">
        <w:rPr>
          <w:rFonts w:ascii="Times New Roman" w:hAnsi="Times New Roman" w:cs="Times New Roman"/>
          <w:lang w:val="en-CA"/>
        </w:rPr>
        <w:t xml:space="preserve"> not significant (p </w:t>
      </w:r>
      <w:r w:rsidR="00222A9E">
        <w:rPr>
          <w:rFonts w:ascii="Times New Roman" w:hAnsi="Times New Roman" w:cs="Times New Roman"/>
          <w:lang w:val="en-CA"/>
        </w:rPr>
        <w:t>= 0.41</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p>
    <w:p w14:paraId="44F1B154" w14:textId="77777777" w:rsidR="00700CA8" w:rsidRPr="005F1E8D" w:rsidRDefault="00700CA8" w:rsidP="00EB3BC7">
      <w:pPr>
        <w:spacing w:line="480" w:lineRule="auto"/>
        <w:rPr>
          <w:rFonts w:ascii="Times New Roman" w:hAnsi="Times New Roman" w:cs="Times New Roman"/>
          <w:lang w:val="en-CA"/>
        </w:rPr>
      </w:pPr>
    </w:p>
    <w:p w14:paraId="47948D9B" w14:textId="5799936C" w:rsidR="0069194B" w:rsidRPr="005F1E8D" w:rsidRDefault="0069194B"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w:t>
      </w:r>
      <w:r w:rsidR="00C146F7" w:rsidRPr="005F1E8D">
        <w:rPr>
          <w:rFonts w:ascii="Times New Roman" w:hAnsi="Times New Roman" w:cs="Times New Roman"/>
          <w:lang w:val="en-CA"/>
        </w:rPr>
        <w:t xml:space="preserve">mixed evidence for </w:t>
      </w:r>
      <w:r w:rsidR="006F3E6B" w:rsidRPr="005F1E8D">
        <w:rPr>
          <w:rFonts w:ascii="Times New Roman" w:hAnsi="Times New Roman" w:cs="Times New Roman"/>
          <w:lang w:val="en-CA"/>
        </w:rPr>
        <w:t xml:space="preserve">variability </w:t>
      </w:r>
      <w:r w:rsidR="00682CDC" w:rsidRPr="005F1E8D">
        <w:rPr>
          <w:rFonts w:ascii="Times New Roman" w:hAnsi="Times New Roman" w:cs="Times New Roman"/>
          <w:lang w:val="en-CA"/>
        </w:rPr>
        <w:t>at very small scales</w:t>
      </w:r>
      <w:r w:rsidR="00C146F7" w:rsidRPr="005F1E8D">
        <w:rPr>
          <w:rFonts w:ascii="Times New Roman" w:hAnsi="Times New Roman" w:cs="Times New Roman"/>
          <w:lang w:val="en-CA"/>
        </w:rPr>
        <w:t xml:space="preserve">. For sea cucumbers, we 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B1705D">
        <w:rPr>
          <w:rFonts w:ascii="Times New Roman" w:hAnsi="Times New Roman" w:cs="Times New Roman"/>
          <w:lang w:val="en-CA"/>
        </w:rPr>
        <w:t xml:space="preserve">, which was 0.92 ± 0.04 μM across all cages </w:t>
      </w:r>
      <w:r w:rsidR="00B1705D" w:rsidRPr="005F1E8D">
        <w:rPr>
          <w:rFonts w:ascii="Times New Roman" w:hAnsi="Times New Roman" w:cs="Times New Roman"/>
          <w:lang w:val="en-CA"/>
        </w:rPr>
        <w:t>(</w:t>
      </w:r>
      <w:r w:rsidR="00C826A7">
        <w:rPr>
          <w:rFonts w:ascii="Times New Roman" w:hAnsi="Times New Roman" w:cs="Times New Roman"/>
          <w:lang w:val="en-CA"/>
        </w:rPr>
        <w:t xml:space="preserve">LM, </w:t>
      </w:r>
      <w:r w:rsidR="00B1705D" w:rsidRPr="005F1E8D">
        <w:rPr>
          <w:rFonts w:ascii="Times New Roman" w:hAnsi="Times New Roman" w:cs="Times New Roman"/>
          <w:lang w:val="en-CA"/>
        </w:rPr>
        <w:t xml:space="preserve">p &gt; 0.75 for both treatments, </w:t>
      </w:r>
      <w:r w:rsidR="00B1705D" w:rsidRPr="005F1E8D">
        <w:rPr>
          <w:rFonts w:ascii="Times New Roman" w:hAnsi="Times New Roman" w:cs="Times New Roman"/>
          <w:highlight w:val="green"/>
          <w:lang w:val="en-CA"/>
        </w:rPr>
        <w:t>Fig. 5a</w:t>
      </w:r>
      <w:r w:rsidR="00B1705D" w:rsidRPr="005F1E8D">
        <w:rPr>
          <w:rFonts w:ascii="Times New Roman" w:hAnsi="Times New Roman" w:cs="Times New Roman"/>
          <w:lang w:val="en-CA"/>
        </w:rPr>
        <w:t>)</w:t>
      </w:r>
      <w:r w:rsidRPr="005F1E8D">
        <w:rPr>
          <w:rFonts w:ascii="Times New Roman" w:hAnsi="Times New Roman" w:cs="Times New Roman"/>
          <w:lang w:val="en-CA"/>
        </w:rPr>
        <w:t>. However, we did find a positive effect of cage depth</w:t>
      </w:r>
      <w:r w:rsidR="00B317B9">
        <w:rPr>
          <w:rFonts w:ascii="Times New Roman" w:hAnsi="Times New Roman" w:cs="Times New Roman"/>
          <w:lang w:val="en-CA"/>
        </w:rPr>
        <w:t>, whereby NH</w:t>
      </w:r>
      <w:r w:rsidR="00B317B9">
        <w:rPr>
          <w:rFonts w:ascii="Cambria Math" w:hAnsi="Cambria Math" w:cs="Cambria Math"/>
          <w:lang w:val="en-CA"/>
        </w:rPr>
        <w:t>₄⁺</w:t>
      </w:r>
      <w:r w:rsidR="00B317B9">
        <w:rPr>
          <w:rFonts w:ascii="Times New Roman" w:hAnsi="Times New Roman" w:cs="Times New Roman"/>
          <w:lang w:val="en-CA"/>
        </w:rPr>
        <w:t xml:space="preserve"> increased </w:t>
      </w:r>
      <w:r w:rsidR="00B1705D">
        <w:rPr>
          <w:rFonts w:ascii="Times New Roman" w:hAnsi="Times New Roman" w:cs="Times New Roman"/>
          <w:lang w:val="en-CA"/>
        </w:rPr>
        <w:t>0.38 ± 0.05 μM/m</w:t>
      </w:r>
      <w:r w:rsidRPr="005F1E8D">
        <w:rPr>
          <w:rFonts w:ascii="Times New Roman" w:hAnsi="Times New Roman" w:cs="Times New Roman"/>
          <w:lang w:val="en-CA"/>
        </w:rPr>
        <w:t xml:space="preserve"> (p &lt; 0.001). For red rock crabs, </w:t>
      </w:r>
      <w:r w:rsidR="00BF7831">
        <w:rPr>
          <w:rFonts w:ascii="Times New Roman" w:hAnsi="Times New Roman" w:cs="Times New Roman"/>
          <w:lang w:val="en-CA"/>
        </w:rPr>
        <w:t xml:space="preserve">both </w:t>
      </w:r>
      <w:r w:rsidRPr="005F1E8D">
        <w:rPr>
          <w:rFonts w:ascii="Times New Roman" w:hAnsi="Times New Roman" w:cs="Times New Roman"/>
          <w:lang w:val="en-CA"/>
        </w:rPr>
        <w:t xml:space="preserve">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r w:rsidR="00B1705D">
        <w:rPr>
          <w:rFonts w:ascii="Times New Roman" w:hAnsi="Times New Roman" w:cs="Times New Roman"/>
          <w:lang w:val="en-CA"/>
        </w:rPr>
        <w:t xml:space="preserve"> by 804 % and 1266 % respectively (GLMM, </w:t>
      </w:r>
      <w:r w:rsidR="00AE4869" w:rsidRPr="005F1E8D">
        <w:rPr>
          <w:rFonts w:ascii="Times New Roman" w:hAnsi="Times New Roman" w:cs="Times New Roman"/>
          <w:lang w:val="en-CA"/>
        </w:rPr>
        <w:t>p &lt; 0.001</w:t>
      </w:r>
      <w:r w:rsidR="00AE4869">
        <w:rPr>
          <w:rFonts w:ascii="Times New Roman" w:hAnsi="Times New Roman" w:cs="Times New Roman"/>
          <w:lang w:val="en-CA"/>
        </w:rPr>
        <w:t xml:space="preserve"> for all</w:t>
      </w:r>
      <w:r w:rsidR="00AE4869" w:rsidRPr="005F1E8D">
        <w:rPr>
          <w:rFonts w:ascii="Times New Roman" w:hAnsi="Times New Roman" w:cs="Times New Roman"/>
          <w:lang w:val="en-CA"/>
        </w:rPr>
        <w:t xml:space="preserve">, </w:t>
      </w:r>
      <w:r w:rsidR="00AE4869" w:rsidRPr="005F1E8D">
        <w:rPr>
          <w:rFonts w:ascii="Times New Roman" w:hAnsi="Times New Roman" w:cs="Times New Roman"/>
          <w:highlight w:val="green"/>
          <w:lang w:val="en-CA"/>
        </w:rPr>
        <w:t>Fig. 5b</w:t>
      </w:r>
      <w:r w:rsidR="00AE4869" w:rsidRPr="005F1E8D">
        <w:rPr>
          <w:rFonts w:ascii="Times New Roman" w:hAnsi="Times New Roman" w:cs="Times New Roman"/>
          <w:lang w:val="en-CA"/>
        </w:rPr>
        <w:t>).</w:t>
      </w:r>
      <w:r w:rsidR="00AE4869">
        <w:rPr>
          <w:rFonts w:ascii="Times New Roman" w:hAnsi="Times New Roman" w:cs="Times New Roman"/>
          <w:lang w:val="en-CA"/>
        </w:rPr>
        <w:t xml:space="preserve"> </w:t>
      </w:r>
    </w:p>
    <w:p w14:paraId="36E20D87" w14:textId="77777777" w:rsidR="00C05A5A" w:rsidRDefault="00C05A5A" w:rsidP="00EB3BC7">
      <w:pPr>
        <w:spacing w:line="480" w:lineRule="auto"/>
        <w:rPr>
          <w:rFonts w:ascii="Times New Roman" w:hAnsi="Times New Roman" w:cs="Times New Roman"/>
          <w:lang w:val="en-CA"/>
        </w:rPr>
      </w:pPr>
    </w:p>
    <w:p w14:paraId="442B19BD" w14:textId="0B30F297" w:rsidR="00D37004" w:rsidRPr="006C6F43" w:rsidRDefault="00034975">
      <w:pPr>
        <w:rPr>
          <w:rFonts w:ascii="Times New Roman" w:hAnsi="Times New Roman" w:cs="Times New Roman"/>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6E58BAC1" w14:textId="131A71A5" w:rsidR="006C6F43" w:rsidRDefault="00512CBD">
      <w:pPr>
        <w:rPr>
          <w:rFonts w:ascii="Times New Roman" w:hAnsi="Times New Roman" w:cs="Times New Roman"/>
          <w:lang w:val="en-CA"/>
        </w:rPr>
      </w:pPr>
      <w:r>
        <w:rPr>
          <w:rFonts w:ascii="Times New Roman" w:hAnsi="Times New Roman" w:cs="Times New Roman"/>
          <w:b/>
          <w:noProof/>
          <w:lang w:val="en-CA"/>
        </w:rPr>
        <w:drawing>
          <wp:inline distT="0" distB="0" distL="0" distR="0" wp14:anchorId="47469F57" wp14:editId="710A58EA">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all_nh4_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22296">
        <w:rPr>
          <w:rFonts w:ascii="Times New Roman" w:hAnsi="Times New Roman" w:cs="Times New Roman"/>
          <w:b/>
          <w:lang w:val="en-CA"/>
        </w:rPr>
        <w:t xml:space="preserve">Figure </w:t>
      </w:r>
      <w:r w:rsidR="006C6F43">
        <w:rPr>
          <w:rFonts w:ascii="Times New Roman" w:hAnsi="Times New Roman" w:cs="Times New Roman"/>
          <w:b/>
          <w:lang w:val="en-CA"/>
        </w:rPr>
        <w:t>1</w:t>
      </w:r>
      <w:r w:rsidR="00622296">
        <w:rPr>
          <w:rFonts w:ascii="Times New Roman" w:hAnsi="Times New Roman" w:cs="Times New Roman"/>
          <w:b/>
          <w:lang w:val="en-CA"/>
        </w:rPr>
        <w:t xml:space="preserve">. </w:t>
      </w:r>
      <w:r w:rsidR="00AD62DF">
        <w:rPr>
          <w:rFonts w:ascii="Times New Roman" w:hAnsi="Times New Roman" w:cs="Times New Roman"/>
          <w:lang w:val="en-CA"/>
        </w:rPr>
        <w:t xml:space="preserve">Rocky reefs </w:t>
      </w:r>
      <w:r w:rsidR="00006B3F">
        <w:rPr>
          <w:rFonts w:ascii="Times New Roman" w:hAnsi="Times New Roman" w:cs="Times New Roman"/>
          <w:lang w:val="en-CA"/>
        </w:rPr>
        <w:t xml:space="preserve">(circles) </w:t>
      </w:r>
      <w:r w:rsidR="00AD62DF">
        <w:rPr>
          <w:rFonts w:ascii="Times New Roman" w:hAnsi="Times New Roman" w:cs="Times New Roman"/>
          <w:lang w:val="en-CA"/>
        </w:rPr>
        <w:t xml:space="preserve">surveyed </w:t>
      </w:r>
      <w:r w:rsidR="00006B3F">
        <w:rPr>
          <w:rFonts w:ascii="Times New Roman" w:hAnsi="Times New Roman" w:cs="Times New Roman"/>
          <w:lang w:val="en-CA"/>
        </w:rPr>
        <w:t>for among-site</w:t>
      </w:r>
      <w:r w:rsidR="00C826A7">
        <w:rPr>
          <w:rFonts w:ascii="Times New Roman" w:hAnsi="Times New Roman" w:cs="Times New Roman"/>
          <w:lang w:val="en-CA"/>
        </w:rPr>
        <w:t>,</w:t>
      </w:r>
      <w:r w:rsidR="00006B3F">
        <w:rPr>
          <w:rFonts w:ascii="Times New Roman" w:hAnsi="Times New Roman" w:cs="Times New Roman"/>
          <w:lang w:val="en-CA"/>
        </w:rPr>
        <w:t xml:space="preserve"> meso</w:t>
      </w:r>
      <w:r w:rsidR="00AD62DF">
        <w:rPr>
          <w:rFonts w:ascii="Times New Roman" w:hAnsi="Times New Roman" w:cs="Times New Roman"/>
          <w:lang w:val="en-CA"/>
        </w:rPr>
        <w:t>-</w:t>
      </w:r>
      <w:r w:rsidR="00006B3F">
        <w:rPr>
          <w:rFonts w:ascii="Times New Roman" w:hAnsi="Times New Roman" w:cs="Times New Roman"/>
          <w:lang w:val="en-CA"/>
        </w:rPr>
        <w:t xml:space="preserve">scale </w:t>
      </w:r>
      <w:r w:rsidR="00AD62DF">
        <w:rPr>
          <w:rFonts w:ascii="Times New Roman" w:hAnsi="Times New Roman" w:cs="Times New Roman"/>
          <w:lang w:val="en-CA"/>
        </w:rPr>
        <w:t xml:space="preserve">ammonium </w:t>
      </w:r>
      <w:r w:rsidR="00006B3F">
        <w:rPr>
          <w:rFonts w:ascii="Times New Roman" w:hAnsi="Times New Roman" w:cs="Times New Roman"/>
          <w:lang w:val="en-CA"/>
        </w:rPr>
        <w:t>variation</w:t>
      </w:r>
      <w:r w:rsidR="00AD62DF">
        <w:rPr>
          <w:rFonts w:ascii="Times New Roman" w:hAnsi="Times New Roman" w:cs="Times New Roman"/>
          <w:lang w:val="en-CA"/>
        </w:rPr>
        <w:t>, and kelp forests surveyed (triangles) for within-site</w:t>
      </w:r>
      <w:r w:rsidR="00C826A7">
        <w:rPr>
          <w:rFonts w:ascii="Times New Roman" w:hAnsi="Times New Roman" w:cs="Times New Roman"/>
          <w:lang w:val="en-CA"/>
        </w:rPr>
        <w:t>,</w:t>
      </w:r>
      <w:r w:rsidR="00AD62DF">
        <w:rPr>
          <w:rFonts w:ascii="Times New Roman" w:hAnsi="Times New Roman" w:cs="Times New Roman"/>
          <w:lang w:val="en-CA"/>
        </w:rPr>
        <w:t xml:space="preserve"> small-scale ammonium variation</w:t>
      </w:r>
      <w:r w:rsidR="00C826A7">
        <w:rPr>
          <w:rFonts w:ascii="Times New Roman" w:hAnsi="Times New Roman" w:cs="Times New Roman"/>
          <w:lang w:val="en-CA"/>
        </w:rPr>
        <w:t xml:space="preserve"> in Barkley Sound, BC</w:t>
      </w:r>
      <w:r w:rsidR="00AD62DF">
        <w:rPr>
          <w:rFonts w:ascii="Times New Roman" w:hAnsi="Times New Roman" w:cs="Times New Roman"/>
          <w:lang w:val="en-CA"/>
        </w:rPr>
        <w:t xml:space="preserve">. </w:t>
      </w:r>
      <w:r w:rsidR="005F39D0">
        <w:rPr>
          <w:rFonts w:ascii="Times New Roman" w:hAnsi="Times New Roman" w:cs="Times New Roman"/>
          <w:lang w:val="en-CA"/>
        </w:rPr>
        <w:t>Site</w:t>
      </w:r>
      <w:r w:rsidR="00AD62DF">
        <w:rPr>
          <w:rFonts w:ascii="Times New Roman" w:hAnsi="Times New Roman" w:cs="Times New Roman"/>
          <w:lang w:val="en-CA"/>
        </w:rPr>
        <w:t xml:space="preserve"> colour indicates mean ammonium concentration found at each site</w:t>
      </w:r>
      <w:r w:rsidR="00930939">
        <w:rPr>
          <w:rFonts w:ascii="Times New Roman" w:hAnsi="Times New Roman" w:cs="Times New Roman"/>
          <w:lang w:val="en-CA"/>
        </w:rPr>
        <w:t>,</w:t>
      </w:r>
      <w:r w:rsidR="00C826A7">
        <w:rPr>
          <w:rFonts w:ascii="Times New Roman" w:hAnsi="Times New Roman" w:cs="Times New Roman"/>
          <w:lang w:val="en-CA"/>
        </w:rPr>
        <w:t xml:space="preserve"> with darker points having higher concentration</w:t>
      </w:r>
      <w:r w:rsidR="005F39D0">
        <w:rPr>
          <w:rFonts w:ascii="Times New Roman" w:hAnsi="Times New Roman" w:cs="Times New Roman"/>
          <w:lang w:val="en-CA"/>
        </w:rPr>
        <w:t>s</w:t>
      </w:r>
      <w:r w:rsidR="00C826A7">
        <w:rPr>
          <w:rFonts w:ascii="Times New Roman" w:hAnsi="Times New Roman" w:cs="Times New Roman"/>
          <w:lang w:val="en-CA"/>
        </w:rPr>
        <w:t xml:space="preserve"> of ammonium.</w:t>
      </w:r>
    </w:p>
    <w:p w14:paraId="1AAE79E6" w14:textId="77777777" w:rsidR="006C6F43" w:rsidRDefault="006C6F43">
      <w:pPr>
        <w:rPr>
          <w:rFonts w:ascii="Times New Roman" w:hAnsi="Times New Roman" w:cs="Times New Roman"/>
          <w:b/>
          <w:lang w:val="en-CA"/>
        </w:rPr>
      </w:pPr>
    </w:p>
    <w:p w14:paraId="0EDFD16B" w14:textId="77777777" w:rsidR="00C826A7" w:rsidRDefault="00C826A7">
      <w:pPr>
        <w:rPr>
          <w:rFonts w:ascii="Times New Roman" w:hAnsi="Times New Roman" w:cs="Times New Roman"/>
          <w:b/>
          <w:lang w:val="en-CA"/>
        </w:rPr>
      </w:pPr>
      <w:r>
        <w:rPr>
          <w:rFonts w:ascii="Times New Roman" w:hAnsi="Times New Roman" w:cs="Times New Roman"/>
          <w:b/>
          <w:lang w:val="en-CA"/>
        </w:rPr>
        <w:br w:type="page"/>
      </w:r>
    </w:p>
    <w:p w14:paraId="098D8EE9" w14:textId="246697F1" w:rsidR="006C6F43" w:rsidRDefault="006C6F43" w:rsidP="006C6F43">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03251FE9" wp14:editId="4245CF5D">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3">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16B043C8" w14:textId="77777777" w:rsidR="006C6F43" w:rsidRDefault="006C6F43" w:rsidP="006C6F43">
      <w:pPr>
        <w:rPr>
          <w:rFonts w:ascii="Times New Roman" w:hAnsi="Times New Roman" w:cs="Times New Roman"/>
          <w:lang w:val="en-CA"/>
        </w:rPr>
      </w:pPr>
      <w:commentRangeStart w:id="76"/>
      <w:commentRangeStart w:id="77"/>
      <w:commentRangeStart w:id="78"/>
      <w:r>
        <w:rPr>
          <w:rFonts w:ascii="Times New Roman" w:hAnsi="Times New Roman" w:cs="Times New Roman"/>
          <w:b/>
          <w:lang w:val="en-CA"/>
        </w:rPr>
        <w:t>Figure 1</w:t>
      </w:r>
      <w:commentRangeEnd w:id="76"/>
      <w:r w:rsidR="00930939">
        <w:rPr>
          <w:rStyle w:val="CommentReference"/>
        </w:rPr>
        <w:commentReference w:id="76"/>
      </w:r>
      <w:commentRangeEnd w:id="77"/>
      <w:r w:rsidR="00930939">
        <w:rPr>
          <w:rStyle w:val="CommentReference"/>
        </w:rPr>
        <w:commentReference w:id="77"/>
      </w:r>
      <w:commentRangeEnd w:id="78"/>
      <w:r w:rsidR="00930939">
        <w:rPr>
          <w:rStyle w:val="CommentReference"/>
        </w:rPr>
        <w:commentReference w:id="78"/>
      </w:r>
      <w:r>
        <w:rPr>
          <w:rFonts w:ascii="Times New Roman" w:hAnsi="Times New Roman" w:cs="Times New Roman"/>
          <w:b/>
          <w:lang w:val="en-CA"/>
        </w:rPr>
        <w:t xml:space="preserve">. </w:t>
      </w:r>
      <w:r>
        <w:rPr>
          <w:rFonts w:ascii="Times New Roman" w:hAnsi="Times New Roman" w:cs="Times New Roman"/>
          <w:lang w:val="en-CA"/>
        </w:rPr>
        <w:t>Placeholder schematic for the kelp pee samples. I will remake this!!!!!</w:t>
      </w:r>
    </w:p>
    <w:p w14:paraId="611BAC9D" w14:textId="60E8678C" w:rsidR="00C05A5A" w:rsidRDefault="00C05A5A" w:rsidP="00C05A5A">
      <w:pPr>
        <w:rPr>
          <w:rFonts w:ascii="Times New Roman" w:hAnsi="Times New Roman" w:cs="Times New Roman"/>
          <w:b/>
          <w:lang w:val="en-CA"/>
        </w:rPr>
      </w:pPr>
      <w:r>
        <w:rPr>
          <w:rFonts w:ascii="Times New Roman" w:hAnsi="Times New Roman" w:cs="Times New Roman"/>
          <w:b/>
          <w:lang w:val="en-CA"/>
        </w:rPr>
        <w:br w:type="page"/>
      </w:r>
    </w:p>
    <w:p w14:paraId="086C25E0" w14:textId="5339CE50" w:rsidR="00D9775A" w:rsidRDefault="00D9775A"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6BACBC7C" wp14:editId="5C0CFE07">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208D86D" w14:textId="7881CE7E" w:rsidR="00AB27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w:t>
      </w:r>
      <w:commentRangeStart w:id="79"/>
      <w:r>
        <w:rPr>
          <w:rFonts w:ascii="Times New Roman" w:hAnsi="Times New Roman" w:cs="Times New Roman"/>
          <w:b/>
          <w:lang w:val="en-CA"/>
        </w:rPr>
        <w:t xml:space="preserve"> </w:t>
      </w:r>
      <w:commentRangeEnd w:id="79"/>
      <w:r w:rsidR="00805704">
        <w:rPr>
          <w:rStyle w:val="CommentReference"/>
        </w:rPr>
        <w:commentReference w:id="79"/>
      </w:r>
      <w:r w:rsidR="00C826A7" w:rsidRPr="00C826A7">
        <w:rPr>
          <w:rFonts w:ascii="Times New Roman" w:hAnsi="Times New Roman" w:cs="Times New Roman"/>
          <w:lang w:val="en-CA"/>
        </w:rPr>
        <w:t>(a)</w:t>
      </w:r>
      <w:r w:rsidR="00C826A7">
        <w:rPr>
          <w:rFonts w:ascii="Times New Roman" w:hAnsi="Times New Roman" w:cs="Times New Roman"/>
          <w:b/>
          <w:lang w:val="en-CA"/>
        </w:rPr>
        <w:t xml:space="preserve"> </w:t>
      </w:r>
      <w:r w:rsidR="00D37004">
        <w:rPr>
          <w:rFonts w:ascii="Times New Roman" w:hAnsi="Times New Roman" w:cs="Times New Roman"/>
          <w:lang w:val="en-CA"/>
        </w:rPr>
        <w:t xml:space="preserve">Model coefficients </w:t>
      </w:r>
      <w:r w:rsidR="00FE153F">
        <w:rPr>
          <w:rFonts w:ascii="Times New Roman" w:hAnsi="Times New Roman" w:cs="Times New Roman"/>
          <w:lang w:val="en-CA"/>
        </w:rPr>
        <w:t xml:space="preserve">surrounded by 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model generated predictions for the investigation of among-site, meso-scale</w:t>
      </w:r>
      <w:r w:rsidR="000E0C25">
        <w:rPr>
          <w:rFonts w:ascii="Times New Roman" w:hAnsi="Times New Roman" w:cs="Times New Roman"/>
          <w:lang w:val="en-CA"/>
        </w:rPr>
        <w:t xml:space="preserve"> </w:t>
      </w:r>
      <w:r w:rsidR="00D37004">
        <w:rPr>
          <w:rFonts w:ascii="Times New Roman" w:hAnsi="Times New Roman" w:cs="Times New Roman"/>
          <w:lang w:val="en-CA"/>
        </w:rPr>
        <w:t xml:space="preserve">variation in ammonium concentration. </w:t>
      </w:r>
      <w:r w:rsidR="00C826A7">
        <w:rPr>
          <w:rFonts w:ascii="Times New Roman" w:hAnsi="Times New Roman" w:cs="Times New Roman"/>
          <w:lang w:val="en-CA"/>
        </w:rPr>
        <w:t>The coefficients were generated from the generalized linear mixed-effects model, which used a gamma distribution (link = ‘log’) so coefficients are presented in log space. Continuous predictors were centred and scaled for comparison of effect size between varying units.</w:t>
      </w:r>
    </w:p>
    <w:p w14:paraId="26DBB9B3" w14:textId="77777777" w:rsidR="005C6C7A" w:rsidRDefault="005C6C7A" w:rsidP="00C05A5A">
      <w:pPr>
        <w:rPr>
          <w:rFonts w:ascii="Times New Roman" w:hAnsi="Times New Roman" w:cs="Times New Roman"/>
          <w:lang w:val="en-CA"/>
        </w:rPr>
      </w:pPr>
    </w:p>
    <w:p w14:paraId="6B59B13A" w14:textId="77777777" w:rsidR="00817AD8" w:rsidRDefault="00817AD8" w:rsidP="00C05A5A">
      <w:pPr>
        <w:rPr>
          <w:rFonts w:ascii="Times New Roman" w:hAnsi="Times New Roman" w:cs="Times New Roman"/>
          <w:lang w:val="en-CA"/>
        </w:rPr>
      </w:pPr>
    </w:p>
    <w:p w14:paraId="5A281342" w14:textId="77777777" w:rsidR="005C6C7A" w:rsidRDefault="005C6C7A">
      <w:pPr>
        <w:rPr>
          <w:rFonts w:ascii="Times New Roman" w:hAnsi="Times New Roman" w:cs="Times New Roman"/>
          <w:lang w:val="en-CA"/>
        </w:rPr>
      </w:pPr>
      <w:r>
        <w:rPr>
          <w:rFonts w:ascii="Times New Roman" w:hAnsi="Times New Roman" w:cs="Times New Roman"/>
          <w:lang w:val="en-CA"/>
        </w:rPr>
        <w:br w:type="page"/>
      </w:r>
    </w:p>
    <w:p w14:paraId="1D5B7041" w14:textId="2EC34DF8" w:rsidR="005C6C7A" w:rsidRDefault="00EB7CB2">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0DB28E35" wp14:editId="521FFFAE">
            <wp:extent cx="548640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ls_famili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8229600"/>
                    </a:xfrm>
                    <a:prstGeom prst="rect">
                      <a:avLst/>
                    </a:prstGeom>
                  </pic:spPr>
                </pic:pic>
              </a:graphicData>
            </a:graphic>
          </wp:inline>
        </w:drawing>
      </w:r>
    </w:p>
    <w:p w14:paraId="1EAE8CCE" w14:textId="2A4C0BCB" w:rsidR="00AB275A" w:rsidRDefault="008F7AFF" w:rsidP="00C05A5A">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426D2903" wp14:editId="51D377FC">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4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349ECD" w14:textId="5CB61A4B" w:rsidR="00462E79"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commentRangeStart w:id="80"/>
      <w:r>
        <w:rPr>
          <w:rFonts w:ascii="Times New Roman" w:hAnsi="Times New Roman" w:cs="Times New Roman"/>
          <w:lang w:val="en-CA"/>
        </w:rPr>
        <w:t xml:space="preserve"> </w:t>
      </w:r>
      <w:commentRangeEnd w:id="80"/>
      <w:r w:rsidR="00406F74">
        <w:rPr>
          <w:rStyle w:val="CommentReference"/>
        </w:rPr>
        <w:commentReference w:id="80"/>
      </w:r>
      <w:r w:rsidR="00C826A7">
        <w:rPr>
          <w:rFonts w:ascii="Times New Roman" w:hAnsi="Times New Roman" w:cs="Times New Roman"/>
          <w:lang w:val="en-CA"/>
        </w:rPr>
        <w:t xml:space="preserve">(a) </w:t>
      </w:r>
      <w:commentRangeStart w:id="81"/>
      <w:r w:rsidR="00D37004">
        <w:rPr>
          <w:rFonts w:ascii="Times New Roman" w:hAnsi="Times New Roman" w:cs="Times New Roman"/>
          <w:lang w:val="en-CA"/>
        </w:rPr>
        <w:t xml:space="preserve">Model </w:t>
      </w:r>
      <w:commentRangeEnd w:id="81"/>
      <w:r w:rsidR="00406F74">
        <w:rPr>
          <w:rStyle w:val="CommentReference"/>
        </w:rPr>
        <w:commentReference w:id="81"/>
      </w:r>
      <w:r w:rsidR="00D37004">
        <w:rPr>
          <w:rFonts w:ascii="Times New Roman" w:hAnsi="Times New Roman" w:cs="Times New Roman"/>
          <w:lang w:val="en-CA"/>
        </w:rPr>
        <w:t xml:space="preserve">coefficients </w:t>
      </w:r>
      <w:r w:rsidR="00C826A7">
        <w:rPr>
          <w:rFonts w:ascii="Times New Roman" w:hAnsi="Times New Roman" w:cs="Times New Roman"/>
          <w:lang w:val="en-CA"/>
        </w:rPr>
        <w:t xml:space="preserve">surrounded by </w:t>
      </w:r>
      <w:r w:rsidR="00FE153F">
        <w:rPr>
          <w:rFonts w:ascii="Times New Roman" w:hAnsi="Times New Roman" w:cs="Times New Roman"/>
          <w:lang w:val="en-CA"/>
        </w:rPr>
        <w:t xml:space="preserve">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 xml:space="preserve">model generated predictions for the investigation of within-site, small-scale variation in ammonium concentration. </w:t>
      </w:r>
      <w:r w:rsidR="00E914E6">
        <w:rPr>
          <w:rFonts w:ascii="Times New Roman" w:hAnsi="Times New Roman" w:cs="Times New Roman"/>
          <w:lang w:val="en-CA"/>
        </w:rPr>
        <w:t>Continuous variables were scaled and centered</w:t>
      </w:r>
      <w:r w:rsidR="00C826A7">
        <w:rPr>
          <w:rFonts w:ascii="Times New Roman" w:hAnsi="Times New Roman" w:cs="Times New Roman"/>
          <w:lang w:val="en-CA"/>
        </w:rPr>
        <w:t xml:space="preserve"> </w:t>
      </w:r>
      <w:r w:rsidR="00E914E6">
        <w:rPr>
          <w:rFonts w:ascii="Times New Roman" w:hAnsi="Times New Roman" w:cs="Times New Roman"/>
          <w:lang w:val="en-CA"/>
        </w:rPr>
        <w:t xml:space="preserve">in order to facilitate comparisons between variables measured in different units. </w:t>
      </w:r>
    </w:p>
    <w:p w14:paraId="511B91DA" w14:textId="1C9FD179" w:rsidR="009E4099" w:rsidRDefault="00FA0A52" w:rsidP="00C05A5A">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3A33DB16" wp14:editId="69EB3C75">
            <wp:extent cx="5943600" cy="67925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75D2C0C0" w14:textId="0B5A382F" w:rsidR="009E4099" w:rsidRPr="00C05A5A" w:rsidRDefault="00FA0A52" w:rsidP="00C05A5A">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1F2A0E76" wp14:editId="050896F7">
            <wp:extent cx="5943600" cy="67925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5E0A7AE7" w14:textId="4CD2260B" w:rsidR="00DF59A5" w:rsidRPr="00B50D62" w:rsidRDefault="00406F74" w:rsidP="00B50D62">
      <w:pPr>
        <w:spacing w:after="120" w:line="276" w:lineRule="auto"/>
        <w:rPr>
          <w:ins w:id="82" w:author="Kieran Cox" w:date="2024-03-21T09:44:00Z"/>
          <w:rFonts w:ascii="Times New Roman" w:hAnsi="Times New Roman" w:cs="Times New Roman"/>
          <w:bCs/>
          <w:lang w:val="en-CA"/>
        </w:rPr>
      </w:pPr>
      <w:bookmarkStart w:id="83" w:name="OLE_LINK1"/>
      <w:bookmarkStart w:id="84" w:name="OLE_LINK2"/>
      <w:ins w:id="85" w:author="Kieran Cox" w:date="2024-03-21T09:11:00Z">
        <w:r w:rsidRPr="00B50D62">
          <w:rPr>
            <w:rFonts w:ascii="Times New Roman" w:hAnsi="Times New Roman" w:cs="Times New Roman"/>
            <w:bCs/>
            <w:lang w:val="en-CA"/>
          </w:rPr>
          <w:t xml:space="preserve">K so, Marco, </w:t>
        </w:r>
      </w:ins>
      <w:ins w:id="86" w:author="Kieran Cox" w:date="2024-03-21T09:43:00Z">
        <w:r w:rsidR="00DF59A5" w:rsidRPr="00B50D62">
          <w:rPr>
            <w:rFonts w:ascii="Times New Roman" w:hAnsi="Times New Roman" w:cs="Times New Roman"/>
            <w:bCs/>
            <w:lang w:val="en-CA"/>
          </w:rPr>
          <w:t>Nereo, biodiversity, depth, kelp biomass, anima</w:t>
        </w:r>
      </w:ins>
      <w:ins w:id="87" w:author="Kieran Cox" w:date="2024-03-21T09:44:00Z">
        <w:r w:rsidR="00DF59A5" w:rsidRPr="00B50D62">
          <w:rPr>
            <w:rFonts w:ascii="Times New Roman" w:hAnsi="Times New Roman" w:cs="Times New Roman"/>
            <w:bCs/>
            <w:lang w:val="en-CA"/>
          </w:rPr>
          <w:t xml:space="preserve">l biomass, tide, </w:t>
        </w:r>
      </w:ins>
      <w:ins w:id="88" w:author="Kieran Cox" w:date="2024-03-21T09:45:00Z">
        <w:r w:rsidR="00DF59A5" w:rsidRPr="00B50D62">
          <w:rPr>
            <w:rFonts w:ascii="Times New Roman" w:hAnsi="Times New Roman" w:cs="Times New Roman"/>
            <w:bCs/>
            <w:lang w:val="en-CA"/>
          </w:rPr>
          <w:t xml:space="preserve">kelp: tide, </w:t>
        </w:r>
      </w:ins>
      <w:ins w:id="89" w:author="Kieran Cox" w:date="2024-03-21T09:44:00Z">
        <w:r w:rsidR="00DF59A5" w:rsidRPr="00B50D62">
          <w:rPr>
            <w:rFonts w:ascii="Times New Roman" w:hAnsi="Times New Roman" w:cs="Times New Roman"/>
            <w:bCs/>
            <w:lang w:val="en-CA"/>
          </w:rPr>
          <w:t xml:space="preserve">kelp:animals are all popping out. </w:t>
        </w:r>
      </w:ins>
    </w:p>
    <w:p w14:paraId="74AF0917" w14:textId="6CD73B8C" w:rsidR="00DF59A5" w:rsidRPr="00B50D62" w:rsidRDefault="00DF59A5" w:rsidP="00B50D62">
      <w:pPr>
        <w:spacing w:after="120" w:line="276" w:lineRule="auto"/>
        <w:rPr>
          <w:ins w:id="90" w:author="Kieran Cox" w:date="2024-03-21T09:47:00Z"/>
          <w:rFonts w:ascii="Times New Roman" w:hAnsi="Times New Roman" w:cs="Times New Roman"/>
          <w:bCs/>
          <w:lang w:val="en-CA"/>
        </w:rPr>
      </w:pPr>
      <w:ins w:id="91" w:author="Kieran Cox" w:date="2024-03-21T09:44:00Z">
        <w:r w:rsidRPr="00B50D62">
          <w:rPr>
            <w:rFonts w:ascii="Times New Roman" w:hAnsi="Times New Roman" w:cs="Times New Roman"/>
            <w:bCs/>
            <w:lang w:val="en-CA"/>
          </w:rPr>
          <w:t>-You’ve done an awesome job showing animal biomass, tide, and kelp biomass</w:t>
        </w:r>
      </w:ins>
      <w:ins w:id="92" w:author="Kieran Cox" w:date="2024-03-21T10:12:00Z">
        <w:r w:rsidR="00B50D62" w:rsidRPr="00B50D62">
          <w:rPr>
            <w:rFonts w:ascii="Times New Roman" w:hAnsi="Times New Roman" w:cs="Times New Roman"/>
            <w:bCs/>
            <w:lang w:val="en-CA"/>
          </w:rPr>
          <w:t>, so this is more or</w:t>
        </w:r>
      </w:ins>
      <w:ins w:id="93" w:author="Kieran Cox" w:date="2024-03-21T09:45:00Z">
        <w:r w:rsidRPr="00B50D62">
          <w:rPr>
            <w:rFonts w:ascii="Times New Roman" w:hAnsi="Times New Roman" w:cs="Times New Roman"/>
            <w:bCs/>
            <w:lang w:val="en-CA"/>
          </w:rPr>
          <w:t xml:space="preserve"> less leaves: </w:t>
        </w:r>
      </w:ins>
      <w:ins w:id="94" w:author="Kieran Cox" w:date="2024-03-21T09:46:00Z">
        <w:r w:rsidRPr="00B50D62">
          <w:rPr>
            <w:rFonts w:ascii="Times New Roman" w:hAnsi="Times New Roman" w:cs="Times New Roman"/>
            <w:bCs/>
            <w:lang w:val="en-CA"/>
          </w:rPr>
          <w:t>Marco, Nereo, biodiversity, animal biomass (optional as species level cause it’s interesting), depth.</w:t>
        </w:r>
      </w:ins>
    </w:p>
    <w:p w14:paraId="016AC638" w14:textId="4D5C9C68" w:rsidR="00DF59A5" w:rsidRPr="00B50D62" w:rsidRDefault="00DF59A5" w:rsidP="00B50D62">
      <w:pPr>
        <w:spacing w:after="120" w:line="276" w:lineRule="auto"/>
        <w:rPr>
          <w:ins w:id="95" w:author="Kieran Cox" w:date="2024-03-21T09:48:00Z"/>
          <w:rFonts w:ascii="Times New Roman" w:hAnsi="Times New Roman" w:cs="Times New Roman"/>
          <w:bCs/>
          <w:lang w:val="en-CA"/>
        </w:rPr>
      </w:pPr>
      <w:ins w:id="96" w:author="Kieran Cox" w:date="2024-03-21T09:47:00Z">
        <w:r w:rsidRPr="00B50D62">
          <w:rPr>
            <w:rFonts w:ascii="Times New Roman" w:hAnsi="Times New Roman" w:cs="Times New Roman"/>
            <w:bCs/>
            <w:lang w:val="en-CA"/>
          </w:rPr>
          <w:lastRenderedPageBreak/>
          <w:t>-Optional plots to consider would be (and this list is going to be far from perfect given my limited understanding of the data</w:t>
        </w:r>
      </w:ins>
      <w:ins w:id="97" w:author="Kieran Cox" w:date="2024-03-21T10:21:00Z">
        <w:r w:rsidR="00B50D62">
          <w:rPr>
            <w:rFonts w:ascii="Times New Roman" w:hAnsi="Times New Roman" w:cs="Times New Roman"/>
            <w:bCs/>
            <w:lang w:val="en-CA"/>
          </w:rPr>
          <w:t>,</w:t>
        </w:r>
      </w:ins>
      <w:ins w:id="98" w:author="Kieran Cox" w:date="2024-03-21T09:47:00Z">
        <w:r w:rsidRPr="00B50D62">
          <w:rPr>
            <w:rFonts w:ascii="Times New Roman" w:hAnsi="Times New Roman" w:cs="Times New Roman"/>
            <w:bCs/>
            <w:lang w:val="en-CA"/>
          </w:rPr>
          <w:t xml:space="preserve"> so tweak it as needed</w:t>
        </w:r>
      </w:ins>
      <w:ins w:id="99" w:author="Kieran Cox" w:date="2024-03-21T09:48:00Z">
        <w:r w:rsidRPr="00B50D62">
          <w:rPr>
            <w:rFonts w:ascii="Times New Roman" w:hAnsi="Times New Roman" w:cs="Times New Roman"/>
            <w:bCs/>
            <w:lang w:val="en-CA"/>
          </w:rPr>
          <w:t xml:space="preserve">, the point </w:t>
        </w:r>
      </w:ins>
      <w:ins w:id="100" w:author="Kieran Cox" w:date="2024-03-21T10:38:00Z">
        <w:r w:rsidR="007F1484">
          <w:rPr>
            <w:rFonts w:ascii="Times New Roman" w:hAnsi="Times New Roman" w:cs="Times New Roman"/>
            <w:bCs/>
            <w:lang w:val="en-CA"/>
          </w:rPr>
          <w:t>is</w:t>
        </w:r>
      </w:ins>
      <w:ins w:id="101" w:author="Kieran Cox" w:date="2024-03-21T09:48:00Z">
        <w:r w:rsidRPr="00B50D62">
          <w:rPr>
            <w:rFonts w:ascii="Times New Roman" w:hAnsi="Times New Roman" w:cs="Times New Roman"/>
            <w:bCs/>
            <w:lang w:val="en-CA"/>
          </w:rPr>
          <w:t xml:space="preserve"> to show the trends that can be further unpacked</w:t>
        </w:r>
      </w:ins>
      <w:ins w:id="102" w:author="Kieran Cox" w:date="2024-03-21T10:38:00Z">
        <w:r w:rsidR="007F1484">
          <w:rPr>
            <w:rFonts w:ascii="Times New Roman" w:hAnsi="Times New Roman" w:cs="Times New Roman"/>
            <w:bCs/>
            <w:lang w:val="en-CA"/>
          </w:rPr>
          <w:t xml:space="preserve"> and not leave biodiversity is an unresolved place</w:t>
        </w:r>
      </w:ins>
      <w:ins w:id="103" w:author="Kieran Cox" w:date="2024-03-21T09:48:00Z">
        <w:r w:rsidRPr="00B50D62">
          <w:rPr>
            <w:rFonts w:ascii="Times New Roman" w:hAnsi="Times New Roman" w:cs="Times New Roman"/>
            <w:bCs/>
            <w:lang w:val="en-CA"/>
          </w:rPr>
          <w:t>).</w:t>
        </w:r>
      </w:ins>
      <w:ins w:id="104" w:author="Kieran Cox" w:date="2024-03-21T10:15:00Z">
        <w:r w:rsidR="00B50D62">
          <w:rPr>
            <w:rFonts w:ascii="Times New Roman" w:hAnsi="Times New Roman" w:cs="Times New Roman"/>
            <w:bCs/>
            <w:lang w:val="en-CA"/>
          </w:rPr>
          <w:t xml:space="preserve"> Plots could either go in the main figure or the supplemental. </w:t>
        </w:r>
      </w:ins>
    </w:p>
    <w:p w14:paraId="3539036E" w14:textId="0F563E5F" w:rsidR="00B50D62" w:rsidRDefault="00DF59A5" w:rsidP="00B50D62">
      <w:pPr>
        <w:spacing w:after="120" w:line="276" w:lineRule="auto"/>
        <w:rPr>
          <w:ins w:id="105" w:author="Kieran Cox" w:date="2024-03-21T10:20:00Z"/>
          <w:rFonts w:ascii="Times New Roman" w:hAnsi="Times New Roman" w:cs="Times New Roman"/>
          <w:bCs/>
          <w:lang w:val="en-CA"/>
        </w:rPr>
      </w:pPr>
      <w:ins w:id="106" w:author="Kieran Cox" w:date="2024-03-21T09:48:00Z">
        <w:r w:rsidRPr="00B50D62">
          <w:rPr>
            <w:rFonts w:ascii="Times New Roman" w:hAnsi="Times New Roman" w:cs="Times New Roman"/>
            <w:bCs/>
            <w:lang w:val="en-CA"/>
          </w:rPr>
          <w:t>-1) Ammonium</w:t>
        </w:r>
      </w:ins>
      <w:ins w:id="107" w:author="Kieran Cox" w:date="2024-03-21T10:12:00Z">
        <w:r w:rsidR="00B50D62">
          <w:rPr>
            <w:rFonts w:ascii="Times New Roman" w:hAnsi="Times New Roman" w:cs="Times New Roman"/>
            <w:b/>
            <w:lang w:val="en-CA"/>
          </w:rPr>
          <w:t xml:space="preserve"> </w:t>
        </w:r>
      </w:ins>
      <w:ins w:id="108" w:author="Kieran Cox" w:date="2024-03-21T10:13:00Z">
        <w:r w:rsidR="00B50D62">
          <w:rPr>
            <w:rFonts w:ascii="Times New Roman" w:hAnsi="Times New Roman" w:cs="Times New Roman"/>
            <w:bCs/>
            <w:lang w:val="en-CA"/>
          </w:rPr>
          <w:t xml:space="preserve">concentrations within macro, nereo, and no kelp sites, either as a </w:t>
        </w:r>
      </w:ins>
      <w:ins w:id="109" w:author="Kieran Cox" w:date="2024-03-21T10:14:00Z">
        <w:r w:rsidR="00B50D62">
          <w:rPr>
            <w:rFonts w:ascii="Times New Roman" w:hAnsi="Times New Roman" w:cs="Times New Roman"/>
            <w:bCs/>
            <w:lang w:val="en-CA"/>
          </w:rPr>
          <w:t>box plot (but this will</w:t>
        </w:r>
      </w:ins>
      <w:ins w:id="110" w:author="Kieran Cox" w:date="2024-03-21T10:19:00Z">
        <w:r w:rsidR="00B50D62">
          <w:rPr>
            <w:rFonts w:ascii="Times New Roman" w:hAnsi="Times New Roman" w:cs="Times New Roman"/>
            <w:bCs/>
            <w:lang w:val="en-CA"/>
          </w:rPr>
          <w:t xml:space="preserve"> somewhat</w:t>
        </w:r>
      </w:ins>
      <w:ins w:id="111" w:author="Kieran Cox" w:date="2024-03-21T10:14:00Z">
        <w:r w:rsidR="00B50D62">
          <w:rPr>
            <w:rFonts w:ascii="Times New Roman" w:hAnsi="Times New Roman" w:cs="Times New Roman"/>
            <w:bCs/>
            <w:lang w:val="en-CA"/>
          </w:rPr>
          <w:t xml:space="preserve"> recreate the trend seen in a), so perhaps include depth in this (although a bit </w:t>
        </w:r>
      </w:ins>
      <w:ins w:id="112" w:author="Kieran Cox" w:date="2024-03-21T10:15:00Z">
        <w:r w:rsidR="00B50D62">
          <w:rPr>
            <w:rFonts w:ascii="Times New Roman" w:hAnsi="Times New Roman" w:cs="Times New Roman"/>
            <w:bCs/>
            <w:lang w:val="en-CA"/>
          </w:rPr>
          <w:t xml:space="preserve">redundant, I think </w:t>
        </w:r>
      </w:ins>
      <w:ins w:id="113" w:author="Kieran Cox" w:date="2024-03-21T10:20:00Z">
        <w:r w:rsidR="00B50D62">
          <w:rPr>
            <w:rFonts w:ascii="Times New Roman" w:hAnsi="Times New Roman" w:cs="Times New Roman"/>
            <w:bCs/>
            <w:lang w:val="en-CA"/>
          </w:rPr>
          <w:t>concentrations will be</w:t>
        </w:r>
      </w:ins>
      <w:ins w:id="114" w:author="Kieran Cox" w:date="2024-03-21T10:15:00Z">
        <w:r w:rsidR="00B50D62">
          <w:rPr>
            <w:rFonts w:ascii="Times New Roman" w:hAnsi="Times New Roman" w:cs="Times New Roman"/>
            <w:bCs/>
            <w:lang w:val="en-CA"/>
          </w:rPr>
          <w:t xml:space="preserve"> kind of stat that folks cite a lot)</w:t>
        </w:r>
      </w:ins>
      <w:ins w:id="115" w:author="Kieran Cox" w:date="2024-03-21T10:20:00Z">
        <w:r w:rsidR="00B50D62">
          <w:rPr>
            <w:rFonts w:ascii="Times New Roman" w:hAnsi="Times New Roman" w:cs="Times New Roman"/>
            <w:bCs/>
            <w:lang w:val="en-CA"/>
          </w:rPr>
          <w:t>.</w:t>
        </w:r>
      </w:ins>
      <w:ins w:id="116" w:author="Kieran Cox" w:date="2024-03-21T10:38:00Z">
        <w:r w:rsidR="007F1484">
          <w:rPr>
            <w:rFonts w:ascii="Times New Roman" w:hAnsi="Times New Roman" w:cs="Times New Roman"/>
            <w:bCs/>
            <w:lang w:val="en-CA"/>
          </w:rPr>
          <w:t xml:space="preserve"> This cou</w:t>
        </w:r>
      </w:ins>
      <w:ins w:id="117" w:author="Kieran Cox" w:date="2024-03-21T10:39:00Z">
        <w:r w:rsidR="007F1484">
          <w:rPr>
            <w:rFonts w:ascii="Times New Roman" w:hAnsi="Times New Roman" w:cs="Times New Roman"/>
            <w:bCs/>
            <w:lang w:val="en-CA"/>
          </w:rPr>
          <w:t xml:space="preserve">ld def be a supplemental plot. </w:t>
        </w:r>
      </w:ins>
    </w:p>
    <w:p w14:paraId="793D0BF0" w14:textId="5EBD24A9" w:rsidR="00900E3F" w:rsidRDefault="00B50D62" w:rsidP="00B50D62">
      <w:pPr>
        <w:spacing w:after="120" w:line="276" w:lineRule="auto"/>
        <w:rPr>
          <w:ins w:id="118" w:author="Kieran Cox" w:date="2024-03-21T10:28:00Z"/>
          <w:rFonts w:ascii="Times New Roman" w:hAnsi="Times New Roman" w:cs="Times New Roman"/>
          <w:bCs/>
          <w:lang w:val="en-CA"/>
        </w:rPr>
      </w:pPr>
      <w:ins w:id="119" w:author="Kieran Cox" w:date="2024-03-21T10:20:00Z">
        <w:r>
          <w:rPr>
            <w:rFonts w:ascii="Times New Roman" w:hAnsi="Times New Roman" w:cs="Times New Roman"/>
            <w:bCs/>
            <w:lang w:val="en-CA"/>
          </w:rPr>
          <w:t xml:space="preserve">-2) </w:t>
        </w:r>
      </w:ins>
      <w:ins w:id="120" w:author="Kieran Cox" w:date="2024-03-21T10:22:00Z">
        <w:r w:rsidR="00900E3F">
          <w:rPr>
            <w:rFonts w:ascii="Times New Roman" w:hAnsi="Times New Roman" w:cs="Times New Roman"/>
            <w:bCs/>
            <w:lang w:val="en-CA"/>
          </w:rPr>
          <w:t xml:space="preserve">correlation between </w:t>
        </w:r>
        <w:r w:rsidR="00900E3F" w:rsidRPr="00B50D62">
          <w:rPr>
            <w:rFonts w:ascii="Times New Roman" w:hAnsi="Times New Roman" w:cs="Times New Roman"/>
            <w:bCs/>
            <w:lang w:val="en-CA"/>
          </w:rPr>
          <w:t>biodiversit</w:t>
        </w:r>
        <w:r w:rsidR="00900E3F">
          <w:rPr>
            <w:rFonts w:ascii="Times New Roman" w:hAnsi="Times New Roman" w:cs="Times New Roman"/>
            <w:bCs/>
            <w:lang w:val="en-CA"/>
          </w:rPr>
          <w:t>y and a</w:t>
        </w:r>
        <w:r w:rsidR="00900E3F" w:rsidRPr="00B50D62">
          <w:rPr>
            <w:rFonts w:ascii="Times New Roman" w:hAnsi="Times New Roman" w:cs="Times New Roman"/>
            <w:bCs/>
            <w:lang w:val="en-CA"/>
          </w:rPr>
          <w:t>mmonium</w:t>
        </w:r>
        <w:r w:rsidR="00900E3F">
          <w:rPr>
            <w:rFonts w:ascii="Times New Roman" w:hAnsi="Times New Roman" w:cs="Times New Roman"/>
            <w:bCs/>
            <w:lang w:val="en-CA"/>
          </w:rPr>
          <w:t xml:space="preserve"> concentrations, </w:t>
        </w:r>
      </w:ins>
      <w:ins w:id="121" w:author="Kieran Cox" w:date="2024-03-21T10:23:00Z">
        <w:r w:rsidR="00900E3F">
          <w:rPr>
            <w:rFonts w:ascii="Times New Roman" w:hAnsi="Times New Roman" w:cs="Times New Roman"/>
            <w:bCs/>
            <w:lang w:val="en-CA"/>
          </w:rPr>
          <w:t xml:space="preserve">likely with site type shown. I think it’s important </w:t>
        </w:r>
      </w:ins>
      <w:ins w:id="122" w:author="Kieran Cox" w:date="2024-03-21T10:24:00Z">
        <w:r w:rsidR="00900E3F">
          <w:rPr>
            <w:rFonts w:ascii="Times New Roman" w:hAnsi="Times New Roman" w:cs="Times New Roman"/>
            <w:bCs/>
            <w:lang w:val="en-CA"/>
          </w:rPr>
          <w:t>not to</w:t>
        </w:r>
      </w:ins>
      <w:ins w:id="123" w:author="Kieran Cox" w:date="2024-03-21T10:23:00Z">
        <w:r w:rsidR="00900E3F">
          <w:rPr>
            <w:rFonts w:ascii="Times New Roman" w:hAnsi="Times New Roman" w:cs="Times New Roman"/>
            <w:bCs/>
            <w:lang w:val="en-CA"/>
          </w:rPr>
          <w:t xml:space="preserve"> leave</w:t>
        </w:r>
      </w:ins>
      <w:ins w:id="124" w:author="Kieran Cox" w:date="2024-03-21T10:39:00Z">
        <w:r w:rsidR="007F1484">
          <w:rPr>
            <w:rFonts w:ascii="Times New Roman" w:hAnsi="Times New Roman" w:cs="Times New Roman"/>
            <w:bCs/>
            <w:lang w:val="en-CA"/>
          </w:rPr>
          <w:t xml:space="preserve"> the</w:t>
        </w:r>
      </w:ins>
      <w:ins w:id="125" w:author="Kieran Cox" w:date="2024-03-21T10:23:00Z">
        <w:r w:rsidR="00900E3F">
          <w:rPr>
            <w:rFonts w:ascii="Times New Roman" w:hAnsi="Times New Roman" w:cs="Times New Roman"/>
            <w:bCs/>
            <w:lang w:val="en-CA"/>
          </w:rPr>
          <w:t xml:space="preserve"> </w:t>
        </w:r>
      </w:ins>
      <w:ins w:id="126" w:author="Kieran Cox" w:date="2024-03-21T10:39:00Z">
        <w:r w:rsidR="007F1484">
          <w:rPr>
            <w:rFonts w:ascii="Times New Roman" w:hAnsi="Times New Roman" w:cs="Times New Roman"/>
            <w:bCs/>
            <w:lang w:val="en-CA"/>
          </w:rPr>
          <w:t>biodiversity finding</w:t>
        </w:r>
      </w:ins>
      <w:ins w:id="127" w:author="Kieran Cox" w:date="2024-03-21T10:23:00Z">
        <w:r w:rsidR="00900E3F">
          <w:rPr>
            <w:rFonts w:ascii="Times New Roman" w:hAnsi="Times New Roman" w:cs="Times New Roman"/>
            <w:bCs/>
            <w:lang w:val="en-CA"/>
          </w:rPr>
          <w:t xml:space="preserve"> in an unclear place and sort out what specifically is going on, especially as this could be a function of co-linearity</w:t>
        </w:r>
      </w:ins>
      <w:ins w:id="128" w:author="Kieran Cox" w:date="2024-03-21T10:39:00Z">
        <w:r w:rsidR="007F1484">
          <w:rPr>
            <w:rFonts w:ascii="Times New Roman" w:hAnsi="Times New Roman" w:cs="Times New Roman"/>
            <w:bCs/>
            <w:lang w:val="en-CA"/>
          </w:rPr>
          <w:t>, i.e., if the marco sites are more biologically diverse, then the nereo</w:t>
        </w:r>
      </w:ins>
      <w:ins w:id="129" w:author="Kieran Cox" w:date="2024-03-21T10:24:00Z">
        <w:r w:rsidR="00900E3F">
          <w:rPr>
            <w:rFonts w:ascii="Times New Roman" w:hAnsi="Times New Roman" w:cs="Times New Roman"/>
            <w:bCs/>
            <w:lang w:val="en-CA"/>
          </w:rPr>
          <w:t xml:space="preserve"> sites, </w:t>
        </w:r>
      </w:ins>
      <w:ins w:id="130" w:author="Kieran Cox" w:date="2024-03-21T10:25:00Z">
        <w:r w:rsidR="00900E3F">
          <w:rPr>
            <w:rFonts w:ascii="Times New Roman" w:hAnsi="Times New Roman" w:cs="Times New Roman"/>
            <w:bCs/>
            <w:lang w:val="en-CA"/>
          </w:rPr>
          <w:t>this would contribute to this negative correlation</w:t>
        </w:r>
      </w:ins>
      <w:ins w:id="131" w:author="Kieran Cox" w:date="2024-03-21T10:26:00Z">
        <w:r w:rsidR="00900E3F">
          <w:rPr>
            <w:rFonts w:ascii="Times New Roman" w:hAnsi="Times New Roman" w:cs="Times New Roman"/>
            <w:bCs/>
            <w:lang w:val="en-CA"/>
          </w:rPr>
          <w:t>. The same could be true for the no kelp sites given the ‘flaws’ of species richness as a term, i.e.</w:t>
        </w:r>
      </w:ins>
      <w:ins w:id="132" w:author="Kieran Cox" w:date="2024-03-21T10:27:00Z">
        <w:r w:rsidR="00900E3F">
          <w:rPr>
            <w:rFonts w:ascii="Times New Roman" w:hAnsi="Times New Roman" w:cs="Times New Roman"/>
            <w:bCs/>
            <w:lang w:val="en-CA"/>
          </w:rPr>
          <w:t>,</w:t>
        </w:r>
      </w:ins>
      <w:ins w:id="133" w:author="Kieran Cox" w:date="2024-03-21T10:26:00Z">
        <w:r w:rsidR="00900E3F">
          <w:rPr>
            <w:rFonts w:ascii="Times New Roman" w:hAnsi="Times New Roman" w:cs="Times New Roman"/>
            <w:bCs/>
            <w:lang w:val="en-CA"/>
          </w:rPr>
          <w:t xml:space="preserve"> 9 species at a no kelp site that occur at low abundances </w:t>
        </w:r>
      </w:ins>
      <w:ins w:id="134" w:author="Kieran Cox" w:date="2024-03-21T10:27:00Z">
        <w:r w:rsidR="00900E3F">
          <w:rPr>
            <w:rFonts w:ascii="Times New Roman" w:hAnsi="Times New Roman" w:cs="Times New Roman"/>
            <w:bCs/>
            <w:lang w:val="en-CA"/>
          </w:rPr>
          <w:t>verse 6 species at a kelp site that occur at high abundances, would create a very understan</w:t>
        </w:r>
      </w:ins>
      <w:ins w:id="135" w:author="Kieran Cox" w:date="2024-03-21T10:28:00Z">
        <w:r w:rsidR="00900E3F">
          <w:rPr>
            <w:rFonts w:ascii="Times New Roman" w:hAnsi="Times New Roman" w:cs="Times New Roman"/>
            <w:bCs/>
            <w:lang w:val="en-CA"/>
          </w:rPr>
          <w:t>da</w:t>
        </w:r>
      </w:ins>
      <w:ins w:id="136" w:author="Kieran Cox" w:date="2024-03-21T10:27:00Z">
        <w:r w:rsidR="00900E3F">
          <w:rPr>
            <w:rFonts w:ascii="Times New Roman" w:hAnsi="Times New Roman" w:cs="Times New Roman"/>
            <w:bCs/>
            <w:lang w:val="en-CA"/>
          </w:rPr>
          <w:t xml:space="preserve">ble negative correlation between richness and </w:t>
        </w:r>
      </w:ins>
      <w:ins w:id="137" w:author="Kieran Cox" w:date="2024-03-21T10:28:00Z">
        <w:r w:rsidR="00900E3F">
          <w:rPr>
            <w:rFonts w:ascii="Times New Roman" w:hAnsi="Times New Roman" w:cs="Times New Roman"/>
            <w:bCs/>
            <w:lang w:val="en-CA"/>
          </w:rPr>
          <w:t>a</w:t>
        </w:r>
        <w:r w:rsidR="00900E3F" w:rsidRPr="00B50D62">
          <w:rPr>
            <w:rFonts w:ascii="Times New Roman" w:hAnsi="Times New Roman" w:cs="Times New Roman"/>
            <w:bCs/>
            <w:lang w:val="en-CA"/>
          </w:rPr>
          <w:t>mmonium</w:t>
        </w:r>
        <w:r w:rsidR="00900E3F">
          <w:rPr>
            <w:rFonts w:ascii="Times New Roman" w:hAnsi="Times New Roman" w:cs="Times New Roman"/>
            <w:bCs/>
            <w:lang w:val="en-CA"/>
          </w:rPr>
          <w:t xml:space="preserve">. </w:t>
        </w:r>
      </w:ins>
      <w:ins w:id="138" w:author="Kieran Cox" w:date="2024-03-21T10:29:00Z">
        <w:r w:rsidR="00900E3F">
          <w:rPr>
            <w:rFonts w:ascii="Times New Roman" w:hAnsi="Times New Roman" w:cs="Times New Roman"/>
            <w:bCs/>
            <w:lang w:val="en-CA"/>
          </w:rPr>
          <w:t>If you make this p</w:t>
        </w:r>
      </w:ins>
      <w:ins w:id="139" w:author="Kieran Cox" w:date="2024-03-21T10:30:00Z">
        <w:r w:rsidR="00900E3F">
          <w:rPr>
            <w:rFonts w:ascii="Times New Roman" w:hAnsi="Times New Roman" w:cs="Times New Roman"/>
            <w:bCs/>
            <w:lang w:val="en-CA"/>
          </w:rPr>
          <w:t xml:space="preserve">lot, rerun it with biomass included to see how it changes). </w:t>
        </w:r>
      </w:ins>
    </w:p>
    <w:p w14:paraId="7830CC99" w14:textId="24D66285" w:rsidR="009D6967" w:rsidRPr="007F1484" w:rsidRDefault="00900E3F" w:rsidP="00B50D62">
      <w:pPr>
        <w:spacing w:after="120" w:line="276" w:lineRule="auto"/>
        <w:rPr>
          <w:rFonts w:ascii="Times New Roman" w:hAnsi="Times New Roman" w:cs="Times New Roman"/>
          <w:bCs/>
          <w:lang w:val="en-CA"/>
        </w:rPr>
      </w:pPr>
      <w:ins w:id="140" w:author="Kieran Cox" w:date="2024-03-21T10:28:00Z">
        <w:r>
          <w:rPr>
            <w:rFonts w:ascii="Times New Roman" w:hAnsi="Times New Roman" w:cs="Times New Roman"/>
            <w:bCs/>
            <w:lang w:val="en-CA"/>
          </w:rPr>
          <w:t xml:space="preserve">-3) </w:t>
        </w:r>
      </w:ins>
      <w:ins w:id="141" w:author="Kieran Cox" w:date="2024-03-21T10:30:00Z">
        <w:r>
          <w:rPr>
            <w:rFonts w:ascii="Times New Roman" w:hAnsi="Times New Roman" w:cs="Times New Roman"/>
            <w:bCs/>
            <w:lang w:val="en-CA"/>
          </w:rPr>
          <w:t>several plots, each looking at the abundance of a species relative to a</w:t>
        </w:r>
        <w:r w:rsidRPr="00B50D62">
          <w:rPr>
            <w:rFonts w:ascii="Times New Roman" w:hAnsi="Times New Roman" w:cs="Times New Roman"/>
            <w:bCs/>
            <w:lang w:val="en-CA"/>
          </w:rPr>
          <w:t>mmonium</w:t>
        </w:r>
        <w:r>
          <w:rPr>
            <w:rFonts w:ascii="Times New Roman" w:hAnsi="Times New Roman" w:cs="Times New Roman"/>
            <w:bCs/>
            <w:lang w:val="en-CA"/>
          </w:rPr>
          <w:t xml:space="preserve"> concentrations</w:t>
        </w:r>
      </w:ins>
      <w:ins w:id="142" w:author="Kieran Cox" w:date="2024-03-21T10:31:00Z">
        <w:r>
          <w:rPr>
            <w:rFonts w:ascii="Times New Roman" w:hAnsi="Times New Roman" w:cs="Times New Roman"/>
            <w:bCs/>
            <w:lang w:val="en-CA"/>
          </w:rPr>
          <w:t xml:space="preserve">, </w:t>
        </w:r>
      </w:ins>
      <w:ins w:id="143" w:author="Kieran Cox" w:date="2024-03-21T10:32:00Z">
        <w:r w:rsidR="007F1484">
          <w:rPr>
            <w:rFonts w:ascii="Times New Roman" w:hAnsi="Times New Roman" w:cs="Times New Roman"/>
            <w:bCs/>
            <w:lang w:val="en-CA"/>
          </w:rPr>
          <w:t>with the o</w:t>
        </w:r>
      </w:ins>
      <w:ins w:id="144" w:author="Kieran Cox" w:date="2024-03-21T10:33:00Z">
        <w:r w:rsidR="007F1484">
          <w:rPr>
            <w:rFonts w:ascii="Times New Roman" w:hAnsi="Times New Roman" w:cs="Times New Roman"/>
            <w:bCs/>
            <w:lang w:val="en-CA"/>
          </w:rPr>
          <w:t xml:space="preserve">ption to scale the size of the points by biomass. Biomass and abundance will be </w:t>
        </w:r>
      </w:ins>
      <w:ins w:id="145" w:author="Kieran Cox" w:date="2024-03-21T10:41:00Z">
        <w:r w:rsidR="007F1484">
          <w:rPr>
            <w:rFonts w:ascii="Times New Roman" w:hAnsi="Times New Roman" w:cs="Times New Roman"/>
            <w:bCs/>
            <w:lang w:val="en-CA"/>
          </w:rPr>
          <w:t>correlated</w:t>
        </w:r>
      </w:ins>
      <w:ins w:id="146" w:author="Kieran Cox" w:date="2024-03-21T10:33:00Z">
        <w:r w:rsidR="007F1484">
          <w:rPr>
            <w:rFonts w:ascii="Times New Roman" w:hAnsi="Times New Roman" w:cs="Times New Roman"/>
            <w:bCs/>
            <w:lang w:val="en-CA"/>
          </w:rPr>
          <w:t xml:space="preserve"> for the inverts because the weights ar</w:t>
        </w:r>
      </w:ins>
      <w:ins w:id="147" w:author="Kieran Cox" w:date="2024-03-21T10:34:00Z">
        <w:r w:rsidR="007F1484">
          <w:rPr>
            <w:rFonts w:ascii="Times New Roman" w:hAnsi="Times New Roman" w:cs="Times New Roman"/>
            <w:bCs/>
            <w:lang w:val="en-CA"/>
          </w:rPr>
          <w:t xml:space="preserve">e fixed for each individual, but this isn’t the case for fish, so I’d check the implications of biomass on these plots for fish to determine if biomass needs to be included. </w:t>
        </w:r>
      </w:ins>
      <w:ins w:id="148" w:author="Kieran Cox" w:date="2024-03-21T10:36:00Z">
        <w:r w:rsidR="007F1484">
          <w:rPr>
            <w:rFonts w:ascii="Times New Roman" w:hAnsi="Times New Roman" w:cs="Times New Roman"/>
            <w:bCs/>
            <w:lang w:val="en-CA"/>
          </w:rPr>
          <w:t>This data isn’t really in the model</w:t>
        </w:r>
      </w:ins>
      <w:ins w:id="149" w:author="Kieran Cox" w:date="2024-03-21T10:28:00Z">
        <w:r>
          <w:rPr>
            <w:rFonts w:ascii="Times New Roman" w:hAnsi="Times New Roman" w:cs="Times New Roman"/>
            <w:bCs/>
            <w:lang w:val="en-CA"/>
          </w:rPr>
          <w:t xml:space="preserve">, so there would be the option to make them a standalone plot, but they could also be a bottom panel row. </w:t>
        </w:r>
      </w:ins>
      <w:ins w:id="150" w:author="Kieran Cox" w:date="2024-03-21T10:36:00Z">
        <w:r w:rsidR="007F1484">
          <w:rPr>
            <w:rFonts w:ascii="Times New Roman" w:hAnsi="Times New Roman" w:cs="Times New Roman"/>
            <w:bCs/>
            <w:lang w:val="en-CA"/>
          </w:rPr>
          <w:t>You could make a panel figure</w:t>
        </w:r>
      </w:ins>
      <w:ins w:id="151" w:author="Kieran Cox" w:date="2024-03-21T10:37:00Z">
        <w:r w:rsidR="007F1484">
          <w:rPr>
            <w:rFonts w:ascii="Times New Roman" w:hAnsi="Times New Roman" w:cs="Times New Roman"/>
            <w:bCs/>
            <w:lang w:val="en-CA"/>
          </w:rPr>
          <w:t xml:space="preserve"> for M1 and one for M2, then show the top ~4-5 r2 value species for each. </w:t>
        </w:r>
      </w:ins>
      <w:ins w:id="152" w:author="Kieran Cox" w:date="2024-03-21T10:42:00Z">
        <w:r w:rsidR="007F1484">
          <w:rPr>
            <w:rFonts w:ascii="Times New Roman" w:hAnsi="Times New Roman" w:cs="Times New Roman"/>
            <w:bCs/>
            <w:lang w:val="en-CA"/>
          </w:rPr>
          <w:t xml:space="preserve">I sent it to you, but just in case it any of this isn’t clear, I’m talking about a plot like this </w:t>
        </w:r>
        <w:r w:rsidR="007F1484" w:rsidRPr="007F1484">
          <w:rPr>
            <w:rFonts w:ascii="Times New Roman" w:hAnsi="Times New Roman" w:cs="Times New Roman"/>
            <w:bCs/>
            <w:lang w:val="en-CA"/>
          </w:rPr>
          <w:t xml:space="preserve">https://www.nature.com/articles/s41598-021-97862-8/figures/3 </w:t>
        </w:r>
        <w:r w:rsidR="007F1484">
          <w:rPr>
            <w:rFonts w:ascii="Times New Roman" w:hAnsi="Times New Roman" w:cs="Times New Roman"/>
            <w:bCs/>
            <w:lang w:val="en-CA"/>
          </w:rPr>
          <w:t xml:space="preserve"> </w:t>
        </w:r>
      </w:ins>
      <w:bookmarkEnd w:id="83"/>
      <w:bookmarkEnd w:id="84"/>
      <w:r w:rsidR="00EE4634">
        <w:rPr>
          <w:rFonts w:ascii="Times New Roman" w:hAnsi="Times New Roman" w:cs="Times New Roman"/>
          <w:b/>
          <w:lang w:val="en-CA"/>
        </w:rPr>
        <w:br w:type="page"/>
      </w:r>
    </w:p>
    <w:p w14:paraId="01B9B29E" w14:textId="1A575A3D" w:rsidR="00B547A8" w:rsidRDefault="000A63B7">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2F2A5F18" wp14:editId="377B8C93">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58DA7EE0"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5</w:t>
      </w:r>
      <w:r>
        <w:rPr>
          <w:rFonts w:ascii="Times New Roman" w:hAnsi="Times New Roman" w:cs="Times New Roman"/>
          <w:b/>
          <w:lang w:val="en-CA"/>
        </w:rPr>
        <w:t xml:space="preserve">. </w:t>
      </w:r>
      <w:r w:rsidR="00D351C1">
        <w:rPr>
          <w:rFonts w:ascii="Times New Roman" w:hAnsi="Times New Roman" w:cs="Times New Roman"/>
          <w:lang w:val="en-CA"/>
        </w:rPr>
        <w:t xml:space="preserve">Mean ammonium concentration </w:t>
      </w:r>
      <w:r w:rsidR="00FE153F">
        <w:rPr>
          <w:rFonts w:ascii="Times New Roman" w:hAnsi="Times New Roman" w:cs="Times New Roman"/>
          <w:lang w:val="en-CA"/>
        </w:rPr>
        <w:t xml:space="preserve">in experimental cages containing (a) zero, one, or two California sea cucumbers, and (b) control, medium size, or large size red rock crab. </w:t>
      </w:r>
      <w:r w:rsidR="005E6D58">
        <w:rPr>
          <w:rFonts w:ascii="Times New Roman" w:hAnsi="Times New Roman" w:cs="Times New Roman"/>
          <w:lang w:val="en-CA"/>
        </w:rPr>
        <w:t xml:space="preserve">Error bars indicate 95% confidence </w:t>
      </w:r>
      <w:commentRangeStart w:id="153"/>
      <w:r w:rsidR="005E6D58">
        <w:rPr>
          <w:rFonts w:ascii="Times New Roman" w:hAnsi="Times New Roman" w:cs="Times New Roman"/>
          <w:lang w:val="en-CA"/>
        </w:rPr>
        <w:t xml:space="preserve">intervals. </w:t>
      </w:r>
      <w:commentRangeEnd w:id="153"/>
      <w:r w:rsidR="00F15086">
        <w:rPr>
          <w:rStyle w:val="CommentReference"/>
        </w:rPr>
        <w:commentReference w:id="153"/>
      </w:r>
    </w:p>
    <w:p w14:paraId="3999C8AB" w14:textId="77777777" w:rsidR="0058230D" w:rsidRDefault="0058230D">
      <w:pPr>
        <w:rPr>
          <w:rFonts w:ascii="Times New Roman" w:hAnsi="Times New Roman" w:cs="Times New Roman"/>
          <w:b/>
          <w:lang w:val="en-CA"/>
        </w:rPr>
      </w:pPr>
    </w:p>
    <w:p w14:paraId="17ADC48E" w14:textId="77777777" w:rsidR="0058230D" w:rsidRDefault="0058230D">
      <w:pPr>
        <w:rPr>
          <w:rFonts w:ascii="Times New Roman" w:hAnsi="Times New Roman" w:cs="Times New Roman"/>
          <w:b/>
          <w:lang w:val="en-CA"/>
        </w:rPr>
      </w:pPr>
      <w:r>
        <w:rPr>
          <w:rFonts w:ascii="Times New Roman" w:hAnsi="Times New Roman" w:cs="Times New Roman"/>
          <w:b/>
          <w:lang w:val="en-CA"/>
        </w:rPr>
        <w:br w:type="page"/>
      </w:r>
    </w:p>
    <w:p w14:paraId="4600395C" w14:textId="0D086F98" w:rsidR="00405356" w:rsidRPr="0064532D" w:rsidRDefault="00405356" w:rsidP="00EB3BC7">
      <w:pPr>
        <w:spacing w:line="480" w:lineRule="auto"/>
        <w:rPr>
          <w:rFonts w:ascii="Times New Roman" w:hAnsi="Times New Roman" w:cs="Times New Roman"/>
          <w:lang w:val="en-CA"/>
        </w:rPr>
      </w:pPr>
      <w:commentRangeStart w:id="154"/>
      <w:r w:rsidRPr="0064532D">
        <w:rPr>
          <w:rFonts w:ascii="Times New Roman" w:hAnsi="Times New Roman" w:cs="Times New Roman"/>
          <w:b/>
          <w:lang w:val="en-CA"/>
        </w:rPr>
        <w:lastRenderedPageBreak/>
        <w:t>Table 1</w:t>
      </w:r>
      <w:r w:rsidR="0064532D" w:rsidRPr="0064532D">
        <w:rPr>
          <w:rFonts w:ascii="Times New Roman" w:hAnsi="Times New Roman" w:cs="Times New Roman"/>
          <w:b/>
          <w:lang w:val="en-CA"/>
        </w:rPr>
        <w:t>.</w:t>
      </w:r>
      <w:commentRangeEnd w:id="154"/>
      <w:r w:rsidR="00E01F00">
        <w:rPr>
          <w:rStyle w:val="CommentReference"/>
        </w:rPr>
        <w:commentReference w:id="154"/>
      </w:r>
      <w:r w:rsidR="0064532D">
        <w:rPr>
          <w:rFonts w:ascii="Times New Roman" w:hAnsi="Times New Roman" w:cs="Times New Roman"/>
          <w:lang w:val="en-CA"/>
        </w:rPr>
        <w:t xml:space="preserve"> List of rocky reef sites sampled using Reef Life Survey methods, and the years each site was surveyed.</w:t>
      </w:r>
    </w:p>
    <w:tbl>
      <w:tblPr>
        <w:tblStyle w:val="Nikola"/>
        <w:tblW w:w="10065" w:type="dxa"/>
        <w:tblInd w:w="-142" w:type="dxa"/>
        <w:tblLook w:val="04A0" w:firstRow="1" w:lastRow="0" w:firstColumn="1" w:lastColumn="0" w:noHBand="0" w:noVBand="1"/>
      </w:tblPr>
      <w:tblGrid>
        <w:gridCol w:w="1276"/>
        <w:gridCol w:w="3544"/>
        <w:gridCol w:w="3119"/>
        <w:gridCol w:w="2126"/>
      </w:tblGrid>
      <w:tr w:rsidR="00405356" w:rsidRPr="0064532D" w14:paraId="4235B6FB" w14:textId="29D891B4" w:rsidTr="00C77114">
        <w:trPr>
          <w:cnfStyle w:val="100000000000" w:firstRow="1" w:lastRow="0" w:firstColumn="0" w:lastColumn="0" w:oddVBand="0" w:evenVBand="0" w:oddHBand="0" w:evenHBand="0" w:firstRowFirstColumn="0" w:firstRowLastColumn="0" w:lastRowFirstColumn="0" w:lastRowLastColumn="0"/>
          <w:trHeight w:val="320"/>
        </w:trPr>
        <w:tc>
          <w:tcPr>
            <w:tcW w:w="1276" w:type="dxa"/>
            <w:tcBorders>
              <w:top w:val="single" w:sz="4" w:space="0" w:color="auto"/>
              <w:right w:val="nil"/>
            </w:tcBorders>
            <w:noWrap/>
            <w:hideMark/>
          </w:tcPr>
          <w:p w14:paraId="62549A62" w14:textId="5D6DA6DC"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544" w:type="dxa"/>
            <w:tcBorders>
              <w:top w:val="single" w:sz="4" w:space="0" w:color="auto"/>
              <w:left w:val="nil"/>
              <w:right w:val="nil"/>
            </w:tcBorders>
            <w:noWrap/>
            <w:hideMark/>
          </w:tcPr>
          <w:p w14:paraId="62B3906B" w14:textId="7296B532"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3119" w:type="dxa"/>
            <w:tcBorders>
              <w:top w:val="single" w:sz="4" w:space="0" w:color="auto"/>
              <w:left w:val="nil"/>
              <w:right w:val="nil"/>
            </w:tcBorders>
            <w:noWrap/>
            <w:hideMark/>
          </w:tcPr>
          <w:p w14:paraId="1DB84B84" w14:textId="3F85069A" w:rsidR="00405356" w:rsidRPr="00405356" w:rsidRDefault="0064532D"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2126" w:type="dxa"/>
            <w:tcBorders>
              <w:top w:val="single" w:sz="4" w:space="0" w:color="auto"/>
              <w:left w:val="nil"/>
            </w:tcBorders>
          </w:tcPr>
          <w:p w14:paraId="745A5E95" w14:textId="7402007E" w:rsidR="00405356" w:rsidRPr="0064532D"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C77114">
        <w:trPr>
          <w:trHeight w:val="320"/>
        </w:trPr>
        <w:tc>
          <w:tcPr>
            <w:tcW w:w="1276" w:type="dxa"/>
            <w:tcBorders>
              <w:right w:val="nil"/>
            </w:tcBorders>
            <w:noWrap/>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544" w:type="dxa"/>
            <w:tcBorders>
              <w:left w:val="nil"/>
              <w:right w:val="nil"/>
            </w:tcBorders>
            <w:noWrap/>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3119" w:type="dxa"/>
            <w:tcBorders>
              <w:left w:val="nil"/>
              <w:right w:val="nil"/>
            </w:tcBorders>
            <w:noWrap/>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2126" w:type="dxa"/>
            <w:tcBorders>
              <w:left w:val="nil"/>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C77114">
        <w:trPr>
          <w:trHeight w:val="320"/>
        </w:trPr>
        <w:tc>
          <w:tcPr>
            <w:tcW w:w="1276" w:type="dxa"/>
            <w:tcBorders>
              <w:right w:val="nil"/>
            </w:tcBorders>
            <w:noWrap/>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544" w:type="dxa"/>
            <w:tcBorders>
              <w:left w:val="nil"/>
              <w:right w:val="nil"/>
            </w:tcBorders>
            <w:noWrap/>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3119" w:type="dxa"/>
            <w:tcBorders>
              <w:left w:val="nil"/>
              <w:right w:val="nil"/>
            </w:tcBorders>
            <w:noWrap/>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2126" w:type="dxa"/>
            <w:tcBorders>
              <w:left w:val="nil"/>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C77114">
        <w:trPr>
          <w:trHeight w:val="320"/>
        </w:trPr>
        <w:tc>
          <w:tcPr>
            <w:tcW w:w="1276" w:type="dxa"/>
            <w:tcBorders>
              <w:right w:val="nil"/>
            </w:tcBorders>
            <w:noWrap/>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544" w:type="dxa"/>
            <w:tcBorders>
              <w:left w:val="nil"/>
              <w:right w:val="nil"/>
            </w:tcBorders>
            <w:noWrap/>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Ohiat</w:t>
            </w:r>
          </w:p>
        </w:tc>
        <w:tc>
          <w:tcPr>
            <w:tcW w:w="3119" w:type="dxa"/>
            <w:tcBorders>
              <w:left w:val="nil"/>
              <w:right w:val="nil"/>
            </w:tcBorders>
            <w:noWrap/>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2126" w:type="dxa"/>
            <w:tcBorders>
              <w:left w:val="nil"/>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C77114">
        <w:trPr>
          <w:trHeight w:val="320"/>
        </w:trPr>
        <w:tc>
          <w:tcPr>
            <w:tcW w:w="1276" w:type="dxa"/>
            <w:tcBorders>
              <w:right w:val="nil"/>
            </w:tcBorders>
            <w:noWrap/>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544" w:type="dxa"/>
            <w:tcBorders>
              <w:left w:val="nil"/>
              <w:right w:val="nil"/>
            </w:tcBorders>
            <w:noWrap/>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Kii xin</w:t>
            </w:r>
          </w:p>
        </w:tc>
        <w:tc>
          <w:tcPr>
            <w:tcW w:w="3119" w:type="dxa"/>
            <w:tcBorders>
              <w:left w:val="nil"/>
              <w:right w:val="nil"/>
            </w:tcBorders>
            <w:noWrap/>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2126" w:type="dxa"/>
            <w:tcBorders>
              <w:left w:val="nil"/>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C77114">
        <w:trPr>
          <w:trHeight w:val="320"/>
        </w:trPr>
        <w:tc>
          <w:tcPr>
            <w:tcW w:w="1276" w:type="dxa"/>
            <w:tcBorders>
              <w:right w:val="nil"/>
            </w:tcBorders>
            <w:noWrap/>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544" w:type="dxa"/>
            <w:tcBorders>
              <w:left w:val="nil"/>
              <w:right w:val="nil"/>
            </w:tcBorders>
            <w:noWrap/>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3119" w:type="dxa"/>
            <w:tcBorders>
              <w:left w:val="nil"/>
              <w:right w:val="nil"/>
            </w:tcBorders>
            <w:noWrap/>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2126" w:type="dxa"/>
            <w:tcBorders>
              <w:left w:val="nil"/>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C77114">
        <w:trPr>
          <w:trHeight w:val="320"/>
        </w:trPr>
        <w:tc>
          <w:tcPr>
            <w:tcW w:w="1276" w:type="dxa"/>
            <w:tcBorders>
              <w:right w:val="nil"/>
            </w:tcBorders>
            <w:noWrap/>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544" w:type="dxa"/>
            <w:tcBorders>
              <w:left w:val="nil"/>
              <w:right w:val="nil"/>
            </w:tcBorders>
            <w:noWrap/>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Baeria Rocks South Island</w:t>
            </w:r>
          </w:p>
        </w:tc>
        <w:tc>
          <w:tcPr>
            <w:tcW w:w="3119" w:type="dxa"/>
            <w:tcBorders>
              <w:left w:val="nil"/>
              <w:right w:val="nil"/>
            </w:tcBorders>
            <w:noWrap/>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2126" w:type="dxa"/>
            <w:tcBorders>
              <w:left w:val="nil"/>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C77114">
        <w:trPr>
          <w:trHeight w:val="320"/>
        </w:trPr>
        <w:tc>
          <w:tcPr>
            <w:tcW w:w="1276" w:type="dxa"/>
            <w:tcBorders>
              <w:right w:val="nil"/>
            </w:tcBorders>
            <w:noWrap/>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544" w:type="dxa"/>
            <w:tcBorders>
              <w:left w:val="nil"/>
              <w:right w:val="nil"/>
            </w:tcBorders>
            <w:noWrap/>
            <w:hideMark/>
          </w:tcPr>
          <w:p w14:paraId="383E5A0B" w14:textId="6F82A024"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 xml:space="preserve">Baeria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Southside</w:t>
            </w:r>
          </w:p>
        </w:tc>
        <w:tc>
          <w:tcPr>
            <w:tcW w:w="3119" w:type="dxa"/>
            <w:tcBorders>
              <w:left w:val="nil"/>
              <w:right w:val="nil"/>
            </w:tcBorders>
            <w:noWrap/>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2126" w:type="dxa"/>
            <w:tcBorders>
              <w:left w:val="nil"/>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C77114">
        <w:trPr>
          <w:trHeight w:val="320"/>
        </w:trPr>
        <w:tc>
          <w:tcPr>
            <w:tcW w:w="1276" w:type="dxa"/>
            <w:tcBorders>
              <w:right w:val="nil"/>
            </w:tcBorders>
            <w:noWrap/>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544" w:type="dxa"/>
            <w:tcBorders>
              <w:left w:val="nil"/>
              <w:right w:val="nil"/>
            </w:tcBorders>
            <w:noWrap/>
            <w:hideMark/>
          </w:tcPr>
          <w:p w14:paraId="2892CACA" w14:textId="09516E75"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 xml:space="preserve">Baeria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Northside</w:t>
            </w:r>
          </w:p>
        </w:tc>
        <w:tc>
          <w:tcPr>
            <w:tcW w:w="3119" w:type="dxa"/>
            <w:tcBorders>
              <w:left w:val="nil"/>
              <w:right w:val="nil"/>
            </w:tcBorders>
            <w:noWrap/>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2126" w:type="dxa"/>
            <w:tcBorders>
              <w:left w:val="nil"/>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C77114">
        <w:trPr>
          <w:trHeight w:val="320"/>
        </w:trPr>
        <w:tc>
          <w:tcPr>
            <w:tcW w:w="1276" w:type="dxa"/>
            <w:tcBorders>
              <w:right w:val="nil"/>
            </w:tcBorders>
            <w:noWrap/>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544" w:type="dxa"/>
            <w:tcBorders>
              <w:left w:val="nil"/>
              <w:right w:val="nil"/>
            </w:tcBorders>
            <w:noWrap/>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3119" w:type="dxa"/>
            <w:tcBorders>
              <w:left w:val="nil"/>
              <w:right w:val="nil"/>
            </w:tcBorders>
            <w:noWrap/>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2126" w:type="dxa"/>
            <w:tcBorders>
              <w:left w:val="nil"/>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C77114">
        <w:trPr>
          <w:trHeight w:val="320"/>
        </w:trPr>
        <w:tc>
          <w:tcPr>
            <w:tcW w:w="1276" w:type="dxa"/>
            <w:tcBorders>
              <w:right w:val="nil"/>
            </w:tcBorders>
            <w:noWrap/>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544" w:type="dxa"/>
            <w:tcBorders>
              <w:left w:val="nil"/>
              <w:right w:val="nil"/>
            </w:tcBorders>
            <w:noWrap/>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3119" w:type="dxa"/>
            <w:tcBorders>
              <w:left w:val="nil"/>
              <w:right w:val="nil"/>
            </w:tcBorders>
            <w:noWrap/>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2126" w:type="dxa"/>
            <w:tcBorders>
              <w:left w:val="nil"/>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C77114">
        <w:trPr>
          <w:trHeight w:val="320"/>
        </w:trPr>
        <w:tc>
          <w:tcPr>
            <w:tcW w:w="1276" w:type="dxa"/>
            <w:tcBorders>
              <w:right w:val="nil"/>
            </w:tcBorders>
            <w:noWrap/>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544" w:type="dxa"/>
            <w:tcBorders>
              <w:left w:val="nil"/>
              <w:right w:val="nil"/>
            </w:tcBorders>
            <w:noWrap/>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3119" w:type="dxa"/>
            <w:tcBorders>
              <w:left w:val="nil"/>
              <w:right w:val="nil"/>
            </w:tcBorders>
            <w:noWrap/>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2126" w:type="dxa"/>
            <w:tcBorders>
              <w:left w:val="nil"/>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C77114">
        <w:trPr>
          <w:trHeight w:val="320"/>
        </w:trPr>
        <w:tc>
          <w:tcPr>
            <w:tcW w:w="1276" w:type="dxa"/>
            <w:tcBorders>
              <w:right w:val="nil"/>
            </w:tcBorders>
            <w:noWrap/>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544" w:type="dxa"/>
            <w:tcBorders>
              <w:left w:val="nil"/>
              <w:right w:val="nil"/>
            </w:tcBorders>
            <w:noWrap/>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3119" w:type="dxa"/>
            <w:tcBorders>
              <w:left w:val="nil"/>
              <w:right w:val="nil"/>
            </w:tcBorders>
            <w:noWrap/>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2126" w:type="dxa"/>
            <w:tcBorders>
              <w:left w:val="nil"/>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C77114">
        <w:trPr>
          <w:trHeight w:val="320"/>
        </w:trPr>
        <w:tc>
          <w:tcPr>
            <w:tcW w:w="1276" w:type="dxa"/>
            <w:tcBorders>
              <w:right w:val="nil"/>
            </w:tcBorders>
            <w:noWrap/>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544" w:type="dxa"/>
            <w:tcBorders>
              <w:left w:val="nil"/>
              <w:right w:val="nil"/>
            </w:tcBorders>
            <w:noWrap/>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3119" w:type="dxa"/>
            <w:tcBorders>
              <w:left w:val="nil"/>
              <w:right w:val="nil"/>
            </w:tcBorders>
            <w:noWrap/>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2126" w:type="dxa"/>
            <w:tcBorders>
              <w:left w:val="nil"/>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C77114">
        <w:trPr>
          <w:trHeight w:val="320"/>
        </w:trPr>
        <w:tc>
          <w:tcPr>
            <w:tcW w:w="1276" w:type="dxa"/>
            <w:tcBorders>
              <w:right w:val="nil"/>
            </w:tcBorders>
            <w:noWrap/>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544" w:type="dxa"/>
            <w:tcBorders>
              <w:left w:val="nil"/>
              <w:right w:val="nil"/>
            </w:tcBorders>
            <w:noWrap/>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3119" w:type="dxa"/>
            <w:tcBorders>
              <w:left w:val="nil"/>
              <w:right w:val="nil"/>
            </w:tcBorders>
            <w:noWrap/>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2126" w:type="dxa"/>
            <w:tcBorders>
              <w:left w:val="nil"/>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C77114">
        <w:trPr>
          <w:trHeight w:val="320"/>
        </w:trPr>
        <w:tc>
          <w:tcPr>
            <w:tcW w:w="1276" w:type="dxa"/>
            <w:tcBorders>
              <w:right w:val="nil"/>
            </w:tcBorders>
            <w:noWrap/>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544" w:type="dxa"/>
            <w:tcBorders>
              <w:left w:val="nil"/>
              <w:right w:val="nil"/>
            </w:tcBorders>
            <w:noWrap/>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3119" w:type="dxa"/>
            <w:tcBorders>
              <w:left w:val="nil"/>
              <w:right w:val="nil"/>
            </w:tcBorders>
            <w:noWrap/>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2126" w:type="dxa"/>
            <w:tcBorders>
              <w:left w:val="nil"/>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C77114">
        <w:trPr>
          <w:trHeight w:val="320"/>
        </w:trPr>
        <w:tc>
          <w:tcPr>
            <w:tcW w:w="1276" w:type="dxa"/>
            <w:tcBorders>
              <w:right w:val="nil"/>
            </w:tcBorders>
            <w:noWrap/>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544" w:type="dxa"/>
            <w:tcBorders>
              <w:left w:val="nil"/>
              <w:right w:val="nil"/>
            </w:tcBorders>
            <w:noWrap/>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3119" w:type="dxa"/>
            <w:tcBorders>
              <w:left w:val="nil"/>
              <w:right w:val="nil"/>
            </w:tcBorders>
            <w:noWrap/>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2126" w:type="dxa"/>
            <w:tcBorders>
              <w:left w:val="nil"/>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C77114">
        <w:trPr>
          <w:trHeight w:val="320"/>
        </w:trPr>
        <w:tc>
          <w:tcPr>
            <w:tcW w:w="1276" w:type="dxa"/>
            <w:tcBorders>
              <w:right w:val="nil"/>
            </w:tcBorders>
            <w:noWrap/>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544" w:type="dxa"/>
            <w:tcBorders>
              <w:left w:val="nil"/>
              <w:right w:val="nil"/>
            </w:tcBorders>
            <w:noWrap/>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Wouwer Channel</w:t>
            </w:r>
          </w:p>
        </w:tc>
        <w:tc>
          <w:tcPr>
            <w:tcW w:w="3119" w:type="dxa"/>
            <w:tcBorders>
              <w:left w:val="nil"/>
              <w:right w:val="nil"/>
            </w:tcBorders>
            <w:noWrap/>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2126" w:type="dxa"/>
            <w:tcBorders>
              <w:left w:val="nil"/>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C77114">
        <w:trPr>
          <w:trHeight w:val="320"/>
        </w:trPr>
        <w:tc>
          <w:tcPr>
            <w:tcW w:w="1276" w:type="dxa"/>
            <w:tcBorders>
              <w:right w:val="nil"/>
            </w:tcBorders>
            <w:noWrap/>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544" w:type="dxa"/>
            <w:tcBorders>
              <w:left w:val="nil"/>
              <w:right w:val="nil"/>
            </w:tcBorders>
            <w:noWrap/>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Eussen Rock</w:t>
            </w:r>
          </w:p>
        </w:tc>
        <w:tc>
          <w:tcPr>
            <w:tcW w:w="3119" w:type="dxa"/>
            <w:tcBorders>
              <w:left w:val="nil"/>
              <w:right w:val="nil"/>
            </w:tcBorders>
            <w:noWrap/>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2126" w:type="dxa"/>
            <w:tcBorders>
              <w:left w:val="nil"/>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C77114">
        <w:trPr>
          <w:trHeight w:val="320"/>
        </w:trPr>
        <w:tc>
          <w:tcPr>
            <w:tcW w:w="1276" w:type="dxa"/>
            <w:tcBorders>
              <w:right w:val="nil"/>
            </w:tcBorders>
            <w:noWrap/>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544" w:type="dxa"/>
            <w:tcBorders>
              <w:left w:val="nil"/>
              <w:right w:val="nil"/>
            </w:tcBorders>
            <w:noWrap/>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3119" w:type="dxa"/>
            <w:tcBorders>
              <w:left w:val="nil"/>
              <w:right w:val="nil"/>
            </w:tcBorders>
            <w:noWrap/>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2126" w:type="dxa"/>
            <w:tcBorders>
              <w:left w:val="nil"/>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C77114">
        <w:trPr>
          <w:trHeight w:val="320"/>
        </w:trPr>
        <w:tc>
          <w:tcPr>
            <w:tcW w:w="1276" w:type="dxa"/>
            <w:tcBorders>
              <w:right w:val="nil"/>
            </w:tcBorders>
            <w:noWrap/>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544" w:type="dxa"/>
            <w:tcBorders>
              <w:left w:val="nil"/>
              <w:right w:val="nil"/>
            </w:tcBorders>
            <w:noWrap/>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3119" w:type="dxa"/>
            <w:tcBorders>
              <w:left w:val="nil"/>
              <w:right w:val="nil"/>
            </w:tcBorders>
            <w:noWrap/>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2126" w:type="dxa"/>
            <w:tcBorders>
              <w:left w:val="nil"/>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C77114">
        <w:trPr>
          <w:trHeight w:val="320"/>
        </w:trPr>
        <w:tc>
          <w:tcPr>
            <w:tcW w:w="1276" w:type="dxa"/>
            <w:tcBorders>
              <w:right w:val="nil"/>
            </w:tcBorders>
            <w:noWrap/>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544" w:type="dxa"/>
            <w:tcBorders>
              <w:left w:val="nil"/>
              <w:right w:val="nil"/>
            </w:tcBorders>
            <w:noWrap/>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3119" w:type="dxa"/>
            <w:tcBorders>
              <w:left w:val="nil"/>
              <w:right w:val="nil"/>
            </w:tcBorders>
            <w:noWrap/>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2126" w:type="dxa"/>
            <w:tcBorders>
              <w:left w:val="nil"/>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C77114">
        <w:trPr>
          <w:trHeight w:val="320"/>
        </w:trPr>
        <w:tc>
          <w:tcPr>
            <w:tcW w:w="1276" w:type="dxa"/>
            <w:tcBorders>
              <w:right w:val="nil"/>
            </w:tcBorders>
            <w:noWrap/>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544" w:type="dxa"/>
            <w:tcBorders>
              <w:left w:val="nil"/>
              <w:right w:val="nil"/>
            </w:tcBorders>
            <w:noWrap/>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3119" w:type="dxa"/>
            <w:tcBorders>
              <w:left w:val="nil"/>
              <w:right w:val="nil"/>
            </w:tcBorders>
            <w:noWrap/>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2126" w:type="dxa"/>
            <w:tcBorders>
              <w:left w:val="nil"/>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C77114">
        <w:trPr>
          <w:trHeight w:val="320"/>
        </w:trPr>
        <w:tc>
          <w:tcPr>
            <w:tcW w:w="1276" w:type="dxa"/>
            <w:tcBorders>
              <w:right w:val="nil"/>
            </w:tcBorders>
            <w:noWrap/>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544" w:type="dxa"/>
            <w:tcBorders>
              <w:left w:val="nil"/>
              <w:right w:val="nil"/>
            </w:tcBorders>
            <w:noWrap/>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3119" w:type="dxa"/>
            <w:tcBorders>
              <w:left w:val="nil"/>
              <w:right w:val="nil"/>
            </w:tcBorders>
            <w:noWrap/>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2126" w:type="dxa"/>
            <w:tcBorders>
              <w:left w:val="nil"/>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C77114">
        <w:trPr>
          <w:trHeight w:val="320"/>
        </w:trPr>
        <w:tc>
          <w:tcPr>
            <w:tcW w:w="1276" w:type="dxa"/>
            <w:tcBorders>
              <w:right w:val="nil"/>
            </w:tcBorders>
            <w:noWrap/>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544" w:type="dxa"/>
            <w:tcBorders>
              <w:left w:val="nil"/>
              <w:right w:val="nil"/>
            </w:tcBorders>
            <w:noWrap/>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3119" w:type="dxa"/>
            <w:tcBorders>
              <w:left w:val="nil"/>
              <w:right w:val="nil"/>
            </w:tcBorders>
            <w:noWrap/>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2126" w:type="dxa"/>
            <w:tcBorders>
              <w:left w:val="nil"/>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C77114">
        <w:trPr>
          <w:trHeight w:val="320"/>
        </w:trPr>
        <w:tc>
          <w:tcPr>
            <w:tcW w:w="1276" w:type="dxa"/>
            <w:tcBorders>
              <w:right w:val="nil"/>
            </w:tcBorders>
            <w:noWrap/>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544" w:type="dxa"/>
            <w:tcBorders>
              <w:left w:val="nil"/>
              <w:right w:val="nil"/>
            </w:tcBorders>
            <w:noWrap/>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3119" w:type="dxa"/>
            <w:tcBorders>
              <w:left w:val="nil"/>
              <w:right w:val="nil"/>
            </w:tcBorders>
            <w:noWrap/>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2126" w:type="dxa"/>
            <w:tcBorders>
              <w:left w:val="nil"/>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C77114">
        <w:trPr>
          <w:trHeight w:val="320"/>
        </w:trPr>
        <w:tc>
          <w:tcPr>
            <w:tcW w:w="1276" w:type="dxa"/>
            <w:tcBorders>
              <w:bottom w:val="single" w:sz="6" w:space="0" w:color="F2F2F2"/>
              <w:right w:val="nil"/>
            </w:tcBorders>
            <w:noWrap/>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544" w:type="dxa"/>
            <w:tcBorders>
              <w:left w:val="nil"/>
              <w:bottom w:val="single" w:sz="6" w:space="0" w:color="F2F2F2"/>
              <w:right w:val="nil"/>
            </w:tcBorders>
            <w:noWrap/>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Hosie South</w:t>
            </w:r>
          </w:p>
        </w:tc>
        <w:tc>
          <w:tcPr>
            <w:tcW w:w="3119" w:type="dxa"/>
            <w:tcBorders>
              <w:left w:val="nil"/>
              <w:bottom w:val="single" w:sz="6" w:space="0" w:color="F2F2F2"/>
              <w:right w:val="nil"/>
            </w:tcBorders>
            <w:noWrap/>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2126" w:type="dxa"/>
            <w:tcBorders>
              <w:left w:val="nil"/>
              <w:bottom w:val="single" w:sz="6" w:space="0" w:color="F2F2F2"/>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C77114">
        <w:trPr>
          <w:trHeight w:val="320"/>
        </w:trPr>
        <w:tc>
          <w:tcPr>
            <w:tcW w:w="1276" w:type="dxa"/>
            <w:tcBorders>
              <w:top w:val="single" w:sz="6" w:space="0" w:color="F2F2F2"/>
              <w:bottom w:val="single" w:sz="4" w:space="0" w:color="auto"/>
              <w:right w:val="nil"/>
            </w:tcBorders>
            <w:noWrap/>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544" w:type="dxa"/>
            <w:tcBorders>
              <w:top w:val="single" w:sz="6" w:space="0" w:color="F2F2F2"/>
              <w:left w:val="nil"/>
              <w:bottom w:val="single" w:sz="4" w:space="0" w:color="auto"/>
              <w:right w:val="nil"/>
            </w:tcBorders>
            <w:noWrap/>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3119" w:type="dxa"/>
            <w:tcBorders>
              <w:top w:val="single" w:sz="6" w:space="0" w:color="F2F2F2"/>
              <w:left w:val="nil"/>
              <w:bottom w:val="single" w:sz="4" w:space="0" w:color="auto"/>
              <w:right w:val="nil"/>
            </w:tcBorders>
            <w:noWrap/>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2126" w:type="dxa"/>
            <w:tcBorders>
              <w:top w:val="single" w:sz="6" w:space="0" w:color="F2F2F2"/>
              <w:left w:val="nil"/>
              <w:bottom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2CBE63AE" w14:textId="5CE05DE6" w:rsidR="0053139F" w:rsidRDefault="0053139F">
      <w:pPr>
        <w:rPr>
          <w:rFonts w:ascii="Times New Roman" w:hAnsi="Times New Roman" w:cs="Times New Roman"/>
          <w:lang w:val="en-CA"/>
        </w:rPr>
      </w:pPr>
    </w:p>
    <w:p w14:paraId="7521867D" w14:textId="77777777" w:rsidR="00C77114" w:rsidRDefault="00C77114">
      <w:pPr>
        <w:rPr>
          <w:rFonts w:ascii="Times New Roman" w:hAnsi="Times New Roman" w:cs="Times New Roman"/>
          <w:b/>
          <w:lang w:val="en-CA"/>
        </w:rPr>
      </w:pPr>
      <w:r>
        <w:rPr>
          <w:rFonts w:ascii="Times New Roman" w:hAnsi="Times New Roman" w:cs="Times New Roman"/>
          <w:b/>
          <w:lang w:val="en-CA"/>
        </w:rPr>
        <w:br w:type="page"/>
      </w:r>
    </w:p>
    <w:p w14:paraId="4CBCD9C5" w14:textId="267F1A52" w:rsidR="004D42BB" w:rsidRDefault="0053139F" w:rsidP="00EB3BC7">
      <w:pPr>
        <w:spacing w:line="480" w:lineRule="auto"/>
        <w:rPr>
          <w:rFonts w:ascii="Times New Roman" w:hAnsi="Times New Roman" w:cs="Times New Roman"/>
          <w:lang w:val="en-CA"/>
        </w:rPr>
      </w:pPr>
      <w:r w:rsidRPr="00E83D6E">
        <w:rPr>
          <w:rFonts w:ascii="Times New Roman" w:hAnsi="Times New Roman" w:cs="Times New Roman"/>
          <w:b/>
          <w:lang w:val="en-CA"/>
        </w:rPr>
        <w:lastRenderedPageBreak/>
        <w:t>Table 2.</w:t>
      </w:r>
      <w:r>
        <w:rPr>
          <w:rFonts w:ascii="Times New Roman" w:hAnsi="Times New Roman" w:cs="Times New Roman"/>
          <w:lang w:val="en-CA"/>
        </w:rPr>
        <w:t xml:space="preserve"> </w:t>
      </w:r>
      <w:r w:rsidR="00E83D6E">
        <w:rPr>
          <w:rFonts w:ascii="Times New Roman" w:hAnsi="Times New Roman" w:cs="Times New Roman"/>
          <w:lang w:val="en-CA"/>
        </w:rPr>
        <w:t>List of s</w:t>
      </w:r>
      <w:r>
        <w:rPr>
          <w:rFonts w:ascii="Times New Roman" w:hAnsi="Times New Roman" w:cs="Times New Roman"/>
          <w:lang w:val="en-CA"/>
        </w:rPr>
        <w:t xml:space="preserve">ites used in kelp forest </w:t>
      </w:r>
      <w:r w:rsidR="00682CDC">
        <w:rPr>
          <w:rFonts w:ascii="Times New Roman" w:hAnsi="Times New Roman" w:cs="Times New Roman"/>
          <w:lang w:val="en-CA"/>
        </w:rPr>
        <w:t>small</w:t>
      </w:r>
      <w:r w:rsidR="004D42BB">
        <w:rPr>
          <w:rFonts w:ascii="Times New Roman" w:hAnsi="Times New Roman" w:cs="Times New Roman"/>
          <w:lang w:val="en-CA"/>
        </w:rPr>
        <w:t>-scale experiment</w:t>
      </w:r>
      <w:r w:rsidR="00E83D6E">
        <w:rPr>
          <w:rFonts w:ascii="Times New Roman" w:hAnsi="Times New Roman" w:cs="Times New Roman"/>
          <w:lang w:val="en-CA"/>
        </w:rPr>
        <w:t>, and the date of each survey.</w:t>
      </w:r>
    </w:p>
    <w:tbl>
      <w:tblPr>
        <w:tblStyle w:val="Nikola"/>
        <w:tblW w:w="9360" w:type="dxa"/>
        <w:tblLook w:val="04A0" w:firstRow="1" w:lastRow="0" w:firstColumn="1" w:lastColumn="0" w:noHBand="0" w:noVBand="1"/>
      </w:tblPr>
      <w:tblGrid>
        <w:gridCol w:w="1300"/>
        <w:gridCol w:w="2953"/>
        <w:gridCol w:w="2693"/>
        <w:gridCol w:w="2414"/>
      </w:tblGrid>
      <w:tr w:rsidR="0013326D" w:rsidRPr="004D42BB" w14:paraId="63CE2497" w14:textId="3AC9D7D6" w:rsidTr="00C77114">
        <w:trPr>
          <w:cnfStyle w:val="100000000000" w:firstRow="1" w:lastRow="0" w:firstColumn="0" w:lastColumn="0" w:oddVBand="0" w:evenVBand="0" w:oddHBand="0" w:evenHBand="0" w:firstRowFirstColumn="0" w:firstRowLastColumn="0" w:lastRowFirstColumn="0" w:lastRowLastColumn="0"/>
          <w:trHeight w:val="320"/>
        </w:trPr>
        <w:tc>
          <w:tcPr>
            <w:tcW w:w="1300" w:type="dxa"/>
            <w:tcBorders>
              <w:top w:val="single" w:sz="4" w:space="0" w:color="auto"/>
              <w:left w:val="nil"/>
              <w:right w:val="nil"/>
            </w:tcBorders>
            <w:noWrap/>
            <w:hideMark/>
          </w:tcPr>
          <w:p w14:paraId="3FD1C2F4"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single" w:sz="4" w:space="0" w:color="auto"/>
              <w:left w:val="nil"/>
              <w:right w:val="nil"/>
            </w:tcBorders>
            <w:noWrap/>
            <w:hideMark/>
          </w:tcPr>
          <w:p w14:paraId="6D30CE73"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single" w:sz="4" w:space="0" w:color="auto"/>
              <w:left w:val="nil"/>
              <w:right w:val="nil"/>
            </w:tcBorders>
            <w:noWrap/>
            <w:hideMark/>
          </w:tcPr>
          <w:p w14:paraId="046CFA62"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2414" w:type="dxa"/>
            <w:tcBorders>
              <w:top w:val="single" w:sz="4" w:space="0" w:color="auto"/>
              <w:left w:val="nil"/>
            </w:tcBorders>
          </w:tcPr>
          <w:p w14:paraId="6C6A0AA0" w14:textId="1C0F355A" w:rsidR="0013326D" w:rsidRPr="004D42BB" w:rsidRDefault="0013326D"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r>
      <w:tr w:rsidR="0013326D" w:rsidRPr="004D42BB" w14:paraId="6D527AB7" w14:textId="3B268CD1" w:rsidTr="00C77114">
        <w:trPr>
          <w:trHeight w:val="320"/>
        </w:trPr>
        <w:tc>
          <w:tcPr>
            <w:tcW w:w="1300" w:type="dxa"/>
            <w:tcBorders>
              <w:left w:val="nil"/>
              <w:right w:val="nil"/>
            </w:tcBorders>
            <w:noWrap/>
            <w:hideMark/>
          </w:tcPr>
          <w:p w14:paraId="765EAE6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left w:val="nil"/>
              <w:right w:val="nil"/>
            </w:tcBorders>
            <w:noWrap/>
            <w:hideMark/>
          </w:tcPr>
          <w:p w14:paraId="2954FDA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left w:val="nil"/>
              <w:right w:val="nil"/>
            </w:tcBorders>
            <w:noWrap/>
            <w:hideMark/>
          </w:tcPr>
          <w:p w14:paraId="3C92F8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2414" w:type="dxa"/>
            <w:tcBorders>
              <w:left w:val="nil"/>
            </w:tcBorders>
          </w:tcPr>
          <w:p w14:paraId="50F50EF5" w14:textId="032D882A"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r>
      <w:tr w:rsidR="0013326D" w:rsidRPr="004D42BB" w14:paraId="564E3747" w14:textId="644BAF75" w:rsidTr="00C77114">
        <w:trPr>
          <w:trHeight w:val="320"/>
        </w:trPr>
        <w:tc>
          <w:tcPr>
            <w:tcW w:w="1300" w:type="dxa"/>
            <w:tcBorders>
              <w:left w:val="nil"/>
              <w:right w:val="nil"/>
            </w:tcBorders>
            <w:noWrap/>
            <w:hideMark/>
          </w:tcPr>
          <w:p w14:paraId="103AB2F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left w:val="nil"/>
              <w:right w:val="nil"/>
            </w:tcBorders>
            <w:noWrap/>
            <w:hideMark/>
          </w:tcPr>
          <w:p w14:paraId="36F1A57F" w14:textId="24B11A19"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Between Scott</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 and Brady</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w:t>
            </w:r>
          </w:p>
        </w:tc>
        <w:tc>
          <w:tcPr>
            <w:tcW w:w="2693" w:type="dxa"/>
            <w:tcBorders>
              <w:left w:val="nil"/>
              <w:right w:val="nil"/>
            </w:tcBorders>
            <w:noWrap/>
            <w:hideMark/>
          </w:tcPr>
          <w:p w14:paraId="6F66D03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2414" w:type="dxa"/>
            <w:tcBorders>
              <w:left w:val="nil"/>
            </w:tcBorders>
          </w:tcPr>
          <w:p w14:paraId="46970F45" w14:textId="04CD72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r>
      <w:tr w:rsidR="0013326D" w:rsidRPr="004D42BB" w14:paraId="6EED8330" w14:textId="2C3195E5" w:rsidTr="00C77114">
        <w:trPr>
          <w:trHeight w:val="320"/>
        </w:trPr>
        <w:tc>
          <w:tcPr>
            <w:tcW w:w="1300" w:type="dxa"/>
            <w:tcBorders>
              <w:left w:val="nil"/>
              <w:right w:val="nil"/>
            </w:tcBorders>
            <w:noWrap/>
            <w:hideMark/>
          </w:tcPr>
          <w:p w14:paraId="11AB774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left w:val="nil"/>
              <w:right w:val="nil"/>
            </w:tcBorders>
            <w:noWrap/>
            <w:hideMark/>
          </w:tcPr>
          <w:p w14:paraId="7A0BF2D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left w:val="nil"/>
              <w:right w:val="nil"/>
            </w:tcBorders>
            <w:noWrap/>
            <w:hideMark/>
          </w:tcPr>
          <w:p w14:paraId="37706C0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2414" w:type="dxa"/>
            <w:tcBorders>
              <w:left w:val="nil"/>
            </w:tcBorders>
          </w:tcPr>
          <w:p w14:paraId="05504524" w14:textId="58AB77C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r>
      <w:tr w:rsidR="0013326D" w:rsidRPr="004D42BB" w14:paraId="164E933B" w14:textId="73792C79" w:rsidTr="00C77114">
        <w:trPr>
          <w:trHeight w:val="320"/>
        </w:trPr>
        <w:tc>
          <w:tcPr>
            <w:tcW w:w="1300" w:type="dxa"/>
            <w:tcBorders>
              <w:left w:val="nil"/>
              <w:right w:val="nil"/>
            </w:tcBorders>
            <w:noWrap/>
            <w:hideMark/>
          </w:tcPr>
          <w:p w14:paraId="28CEB43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left w:val="nil"/>
              <w:right w:val="nil"/>
            </w:tcBorders>
            <w:noWrap/>
            <w:hideMark/>
          </w:tcPr>
          <w:p w14:paraId="1CE350B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Flemming 112</w:t>
            </w:r>
          </w:p>
        </w:tc>
        <w:tc>
          <w:tcPr>
            <w:tcW w:w="2693" w:type="dxa"/>
            <w:tcBorders>
              <w:left w:val="nil"/>
              <w:right w:val="nil"/>
            </w:tcBorders>
            <w:noWrap/>
            <w:hideMark/>
          </w:tcPr>
          <w:p w14:paraId="579BFD3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2414" w:type="dxa"/>
            <w:tcBorders>
              <w:left w:val="nil"/>
            </w:tcBorders>
          </w:tcPr>
          <w:p w14:paraId="0AAC1938" w14:textId="451FA06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r>
      <w:tr w:rsidR="0013326D" w:rsidRPr="004D42BB" w14:paraId="0343572A" w14:textId="0750252E" w:rsidTr="00C77114">
        <w:trPr>
          <w:trHeight w:val="320"/>
        </w:trPr>
        <w:tc>
          <w:tcPr>
            <w:tcW w:w="1300" w:type="dxa"/>
            <w:tcBorders>
              <w:left w:val="nil"/>
              <w:right w:val="nil"/>
            </w:tcBorders>
            <w:noWrap/>
            <w:hideMark/>
          </w:tcPr>
          <w:p w14:paraId="5F730D4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left w:val="nil"/>
              <w:right w:val="nil"/>
            </w:tcBorders>
            <w:noWrap/>
            <w:hideMark/>
          </w:tcPr>
          <w:p w14:paraId="5BD07A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left w:val="nil"/>
              <w:right w:val="nil"/>
            </w:tcBorders>
            <w:noWrap/>
            <w:hideMark/>
          </w:tcPr>
          <w:p w14:paraId="67E97BE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2414" w:type="dxa"/>
            <w:tcBorders>
              <w:left w:val="nil"/>
            </w:tcBorders>
          </w:tcPr>
          <w:p w14:paraId="28AF1327" w14:textId="695A1930"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r>
      <w:tr w:rsidR="0013326D" w:rsidRPr="004D42BB" w14:paraId="7550F1D2" w14:textId="5F7E96E8" w:rsidTr="00C77114">
        <w:trPr>
          <w:trHeight w:val="320"/>
        </w:trPr>
        <w:tc>
          <w:tcPr>
            <w:tcW w:w="1300" w:type="dxa"/>
            <w:tcBorders>
              <w:left w:val="nil"/>
              <w:right w:val="nil"/>
            </w:tcBorders>
            <w:noWrap/>
            <w:hideMark/>
          </w:tcPr>
          <w:p w14:paraId="49739E9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left w:val="nil"/>
              <w:right w:val="nil"/>
            </w:tcBorders>
            <w:noWrap/>
            <w:hideMark/>
          </w:tcPr>
          <w:p w14:paraId="73986A9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left w:val="nil"/>
              <w:right w:val="nil"/>
            </w:tcBorders>
            <w:noWrap/>
            <w:hideMark/>
          </w:tcPr>
          <w:p w14:paraId="393D076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2414" w:type="dxa"/>
            <w:tcBorders>
              <w:left w:val="nil"/>
            </w:tcBorders>
          </w:tcPr>
          <w:p w14:paraId="16703706" w14:textId="40852AFE"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r>
      <w:tr w:rsidR="0013326D" w:rsidRPr="004D42BB" w14:paraId="6F1AC979" w14:textId="69FB9481" w:rsidTr="00C77114">
        <w:trPr>
          <w:trHeight w:val="320"/>
        </w:trPr>
        <w:tc>
          <w:tcPr>
            <w:tcW w:w="1300" w:type="dxa"/>
            <w:tcBorders>
              <w:left w:val="nil"/>
              <w:right w:val="nil"/>
            </w:tcBorders>
            <w:noWrap/>
            <w:hideMark/>
          </w:tcPr>
          <w:p w14:paraId="3D5A007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left w:val="nil"/>
              <w:right w:val="nil"/>
            </w:tcBorders>
            <w:noWrap/>
            <w:hideMark/>
          </w:tcPr>
          <w:p w14:paraId="40D0ED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left w:val="nil"/>
              <w:right w:val="nil"/>
            </w:tcBorders>
            <w:noWrap/>
            <w:hideMark/>
          </w:tcPr>
          <w:p w14:paraId="2A252C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2414" w:type="dxa"/>
            <w:tcBorders>
              <w:left w:val="nil"/>
            </w:tcBorders>
          </w:tcPr>
          <w:p w14:paraId="737D02F5" w14:textId="4FCF22F8"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r>
      <w:tr w:rsidR="0013326D" w:rsidRPr="004D42BB" w14:paraId="71ED20C3" w14:textId="1DE77900" w:rsidTr="00C77114">
        <w:trPr>
          <w:trHeight w:val="320"/>
        </w:trPr>
        <w:tc>
          <w:tcPr>
            <w:tcW w:w="1300" w:type="dxa"/>
            <w:tcBorders>
              <w:left w:val="nil"/>
              <w:right w:val="nil"/>
            </w:tcBorders>
            <w:noWrap/>
            <w:hideMark/>
          </w:tcPr>
          <w:p w14:paraId="71B01ED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left w:val="nil"/>
              <w:right w:val="nil"/>
            </w:tcBorders>
            <w:noWrap/>
            <w:hideMark/>
          </w:tcPr>
          <w:p w14:paraId="0C9C0FE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North Helby Rock</w:t>
            </w:r>
          </w:p>
        </w:tc>
        <w:tc>
          <w:tcPr>
            <w:tcW w:w="2693" w:type="dxa"/>
            <w:tcBorders>
              <w:left w:val="nil"/>
              <w:right w:val="nil"/>
            </w:tcBorders>
            <w:noWrap/>
            <w:hideMark/>
          </w:tcPr>
          <w:p w14:paraId="5A1BA746"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2414" w:type="dxa"/>
            <w:tcBorders>
              <w:left w:val="nil"/>
            </w:tcBorders>
          </w:tcPr>
          <w:p w14:paraId="5419C28D" w14:textId="587D75F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r>
      <w:tr w:rsidR="0013326D" w:rsidRPr="004D42BB" w14:paraId="59D9BD1A" w14:textId="7B4974FC" w:rsidTr="00C77114">
        <w:trPr>
          <w:trHeight w:val="320"/>
        </w:trPr>
        <w:tc>
          <w:tcPr>
            <w:tcW w:w="1300" w:type="dxa"/>
            <w:tcBorders>
              <w:left w:val="nil"/>
              <w:right w:val="nil"/>
            </w:tcBorders>
            <w:noWrap/>
            <w:hideMark/>
          </w:tcPr>
          <w:p w14:paraId="310ECE1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left w:val="nil"/>
              <w:right w:val="nil"/>
            </w:tcBorders>
            <w:noWrap/>
            <w:hideMark/>
          </w:tcPr>
          <w:p w14:paraId="20059FA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left w:val="nil"/>
              <w:right w:val="nil"/>
            </w:tcBorders>
            <w:noWrap/>
            <w:hideMark/>
          </w:tcPr>
          <w:p w14:paraId="12C9915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2414" w:type="dxa"/>
            <w:tcBorders>
              <w:left w:val="nil"/>
            </w:tcBorders>
          </w:tcPr>
          <w:p w14:paraId="4C19D89D" w14:textId="602421F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r>
      <w:tr w:rsidR="0013326D" w:rsidRPr="004D42BB" w14:paraId="69C681B0" w14:textId="1697DCA0" w:rsidTr="00C77114">
        <w:trPr>
          <w:trHeight w:val="320"/>
        </w:trPr>
        <w:tc>
          <w:tcPr>
            <w:tcW w:w="1300" w:type="dxa"/>
            <w:tcBorders>
              <w:left w:val="nil"/>
              <w:right w:val="nil"/>
            </w:tcBorders>
            <w:noWrap/>
            <w:hideMark/>
          </w:tcPr>
          <w:p w14:paraId="11386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left w:val="nil"/>
              <w:right w:val="nil"/>
            </w:tcBorders>
            <w:noWrap/>
            <w:hideMark/>
          </w:tcPr>
          <w:p w14:paraId="3C47A73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left w:val="nil"/>
              <w:right w:val="nil"/>
            </w:tcBorders>
            <w:noWrap/>
            <w:hideMark/>
          </w:tcPr>
          <w:p w14:paraId="23E6D6A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2414" w:type="dxa"/>
            <w:tcBorders>
              <w:left w:val="nil"/>
            </w:tcBorders>
          </w:tcPr>
          <w:p w14:paraId="5AF79494" w14:textId="653887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r>
      <w:tr w:rsidR="0013326D" w:rsidRPr="004D42BB" w14:paraId="3FAAAB7F" w14:textId="670BE348" w:rsidTr="00C77114">
        <w:trPr>
          <w:trHeight w:val="320"/>
        </w:trPr>
        <w:tc>
          <w:tcPr>
            <w:tcW w:w="1300" w:type="dxa"/>
            <w:tcBorders>
              <w:left w:val="nil"/>
              <w:right w:val="nil"/>
            </w:tcBorders>
            <w:noWrap/>
            <w:hideMark/>
          </w:tcPr>
          <w:p w14:paraId="7F6A2AC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left w:val="nil"/>
              <w:right w:val="nil"/>
            </w:tcBorders>
            <w:noWrap/>
            <w:hideMark/>
          </w:tcPr>
          <w:p w14:paraId="26F81F7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Tzartus 116</w:t>
            </w:r>
          </w:p>
        </w:tc>
        <w:tc>
          <w:tcPr>
            <w:tcW w:w="2693" w:type="dxa"/>
            <w:tcBorders>
              <w:left w:val="nil"/>
              <w:right w:val="nil"/>
            </w:tcBorders>
            <w:noWrap/>
            <w:hideMark/>
          </w:tcPr>
          <w:p w14:paraId="17DACB0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2414" w:type="dxa"/>
            <w:tcBorders>
              <w:left w:val="nil"/>
            </w:tcBorders>
          </w:tcPr>
          <w:p w14:paraId="4E1B221D" w14:textId="44B05A5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r>
      <w:tr w:rsidR="0013326D" w:rsidRPr="004D42BB" w14:paraId="5EEB121B" w14:textId="01F88E07" w:rsidTr="00C77114">
        <w:trPr>
          <w:trHeight w:val="320"/>
        </w:trPr>
        <w:tc>
          <w:tcPr>
            <w:tcW w:w="1300" w:type="dxa"/>
            <w:tcBorders>
              <w:left w:val="nil"/>
              <w:right w:val="nil"/>
            </w:tcBorders>
            <w:noWrap/>
            <w:hideMark/>
          </w:tcPr>
          <w:p w14:paraId="11820194"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left w:val="nil"/>
              <w:right w:val="nil"/>
            </w:tcBorders>
            <w:noWrap/>
            <w:hideMark/>
          </w:tcPr>
          <w:p w14:paraId="438347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left w:val="nil"/>
              <w:right w:val="nil"/>
            </w:tcBorders>
            <w:noWrap/>
            <w:hideMark/>
          </w:tcPr>
          <w:p w14:paraId="1E59324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2414" w:type="dxa"/>
            <w:tcBorders>
              <w:left w:val="nil"/>
            </w:tcBorders>
          </w:tcPr>
          <w:p w14:paraId="376D4DB4" w14:textId="3C87354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r>
      <w:tr w:rsidR="0013326D" w:rsidRPr="004D42BB" w14:paraId="476A8F1D" w14:textId="774ABDD8" w:rsidTr="00C77114">
        <w:trPr>
          <w:trHeight w:val="320"/>
        </w:trPr>
        <w:tc>
          <w:tcPr>
            <w:tcW w:w="1300" w:type="dxa"/>
            <w:tcBorders>
              <w:left w:val="nil"/>
              <w:right w:val="nil"/>
            </w:tcBorders>
            <w:noWrap/>
            <w:hideMark/>
          </w:tcPr>
          <w:p w14:paraId="7B226BC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left w:val="nil"/>
              <w:right w:val="nil"/>
            </w:tcBorders>
            <w:noWrap/>
            <w:hideMark/>
          </w:tcPr>
          <w:p w14:paraId="728C8BB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left w:val="nil"/>
              <w:right w:val="nil"/>
            </w:tcBorders>
            <w:noWrap/>
            <w:hideMark/>
          </w:tcPr>
          <w:p w14:paraId="14D8420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2414" w:type="dxa"/>
            <w:tcBorders>
              <w:left w:val="nil"/>
            </w:tcBorders>
          </w:tcPr>
          <w:p w14:paraId="0961F4F1" w14:textId="2A13543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r>
      <w:tr w:rsidR="0013326D" w:rsidRPr="004D42BB" w14:paraId="5575CD34" w14:textId="0DFE8391" w:rsidTr="00C77114">
        <w:trPr>
          <w:trHeight w:val="320"/>
        </w:trPr>
        <w:tc>
          <w:tcPr>
            <w:tcW w:w="1300" w:type="dxa"/>
            <w:tcBorders>
              <w:left w:val="nil"/>
              <w:right w:val="nil"/>
            </w:tcBorders>
            <w:noWrap/>
            <w:hideMark/>
          </w:tcPr>
          <w:p w14:paraId="5E0133A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left w:val="nil"/>
              <w:right w:val="nil"/>
            </w:tcBorders>
            <w:noWrap/>
            <w:hideMark/>
          </w:tcPr>
          <w:p w14:paraId="6F28ACD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left w:val="nil"/>
              <w:right w:val="nil"/>
            </w:tcBorders>
            <w:noWrap/>
            <w:hideMark/>
          </w:tcPr>
          <w:p w14:paraId="067BC65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2414" w:type="dxa"/>
            <w:tcBorders>
              <w:left w:val="nil"/>
            </w:tcBorders>
          </w:tcPr>
          <w:p w14:paraId="780A061F" w14:textId="4293562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r>
      <w:tr w:rsidR="0013326D" w:rsidRPr="004D42BB" w14:paraId="7B42E297" w14:textId="3399D929" w:rsidTr="00C77114">
        <w:trPr>
          <w:trHeight w:val="320"/>
        </w:trPr>
        <w:tc>
          <w:tcPr>
            <w:tcW w:w="1300" w:type="dxa"/>
            <w:tcBorders>
              <w:left w:val="nil"/>
              <w:bottom w:val="single" w:sz="6" w:space="0" w:color="F2F2F2"/>
              <w:right w:val="nil"/>
            </w:tcBorders>
            <w:noWrap/>
            <w:hideMark/>
          </w:tcPr>
          <w:p w14:paraId="234E218E"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left w:val="nil"/>
              <w:bottom w:val="single" w:sz="6" w:space="0" w:color="F2F2F2"/>
              <w:right w:val="nil"/>
            </w:tcBorders>
            <w:noWrap/>
            <w:hideMark/>
          </w:tcPr>
          <w:p w14:paraId="0769F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Bordelais Island</w:t>
            </w:r>
          </w:p>
        </w:tc>
        <w:tc>
          <w:tcPr>
            <w:tcW w:w="2693" w:type="dxa"/>
            <w:tcBorders>
              <w:left w:val="nil"/>
              <w:bottom w:val="single" w:sz="6" w:space="0" w:color="F2F2F2"/>
              <w:right w:val="nil"/>
            </w:tcBorders>
            <w:noWrap/>
            <w:hideMark/>
          </w:tcPr>
          <w:p w14:paraId="07A90C2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2414" w:type="dxa"/>
            <w:tcBorders>
              <w:left w:val="nil"/>
              <w:bottom w:val="single" w:sz="6" w:space="0" w:color="F2F2F2"/>
            </w:tcBorders>
          </w:tcPr>
          <w:p w14:paraId="302CC426" w14:textId="295D775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r>
      <w:tr w:rsidR="0013326D" w:rsidRPr="004D42BB" w14:paraId="7BB1999A" w14:textId="406DBFDE" w:rsidTr="00C77114">
        <w:trPr>
          <w:trHeight w:val="320"/>
        </w:trPr>
        <w:tc>
          <w:tcPr>
            <w:tcW w:w="1300" w:type="dxa"/>
            <w:tcBorders>
              <w:top w:val="single" w:sz="6" w:space="0" w:color="F2F2F2"/>
              <w:left w:val="nil"/>
              <w:bottom w:val="single" w:sz="4" w:space="0" w:color="auto"/>
              <w:right w:val="nil"/>
            </w:tcBorders>
            <w:noWrap/>
            <w:hideMark/>
          </w:tcPr>
          <w:p w14:paraId="4FFBB92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single" w:sz="6" w:space="0" w:color="F2F2F2"/>
              <w:left w:val="nil"/>
              <w:bottom w:val="single" w:sz="4" w:space="0" w:color="auto"/>
              <w:right w:val="nil"/>
            </w:tcBorders>
            <w:noWrap/>
            <w:hideMark/>
          </w:tcPr>
          <w:p w14:paraId="06FC238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single" w:sz="6" w:space="0" w:color="F2F2F2"/>
              <w:left w:val="nil"/>
              <w:bottom w:val="single" w:sz="4" w:space="0" w:color="auto"/>
              <w:right w:val="nil"/>
            </w:tcBorders>
            <w:noWrap/>
            <w:hideMark/>
          </w:tcPr>
          <w:p w14:paraId="11EAE7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2414" w:type="dxa"/>
            <w:tcBorders>
              <w:top w:val="single" w:sz="6" w:space="0" w:color="F2F2F2"/>
              <w:left w:val="nil"/>
              <w:bottom w:val="single" w:sz="4" w:space="0" w:color="auto"/>
            </w:tcBorders>
          </w:tcPr>
          <w:p w14:paraId="4D668E3A" w14:textId="01B7A4D7"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r>
    </w:tbl>
    <w:p w14:paraId="591034B1" w14:textId="63F8A125" w:rsidR="004D42BB" w:rsidRDefault="004D42BB" w:rsidP="00EB3BC7">
      <w:pPr>
        <w:spacing w:line="480" w:lineRule="auto"/>
        <w:rPr>
          <w:rFonts w:ascii="Times New Roman" w:hAnsi="Times New Roman" w:cs="Times New Roman"/>
          <w:lang w:val="en-CA"/>
        </w:rPr>
      </w:pPr>
    </w:p>
    <w:p w14:paraId="21BD986F" w14:textId="369317C3" w:rsidR="0017314E" w:rsidRPr="00792779" w:rsidRDefault="0017314E">
      <w:pPr>
        <w:rPr>
          <w:rFonts w:ascii="Times New Roman" w:hAnsi="Times New Roman" w:cs="Times New Roman"/>
          <w:lang w:val="en-CA"/>
        </w:rPr>
      </w:pPr>
      <w:r>
        <w:rPr>
          <w:rFonts w:ascii="Times New Roman" w:hAnsi="Times New Roman" w:cs="Times New Roman"/>
          <w:b/>
          <w:lang w:val="en-CA"/>
        </w:rPr>
        <w:br w:type="page"/>
      </w:r>
    </w:p>
    <w:p w14:paraId="2E7C7A7B" w14:textId="613AA44A"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Pr>
          <w:rFonts w:ascii="Times New Roman" w:hAnsi="Times New Roman" w:cs="Times New Roman"/>
          <w:b/>
          <w:lang w:val="en-CA"/>
        </w:rPr>
        <w:t>1</w:t>
      </w:r>
      <w:r>
        <w:rPr>
          <w:rFonts w:ascii="Times New Roman" w:hAnsi="Times New Roman" w:cs="Times New Roman"/>
          <w:lang w:val="en-CA"/>
        </w:rPr>
        <w:t xml:space="preserve">. Wet weight estimates for each invertebrate species used to calculate total biomass for Reef Life Survey data. We used shell-free wet weight for species with large shells (eg.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r w:rsidRPr="00E763F3">
        <w:rPr>
          <w:rFonts w:ascii="Times New Roman" w:eastAsia="Times New Roman" w:hAnsi="Times New Roman" w:cs="Times New Roman"/>
          <w:i/>
          <w:color w:val="000000"/>
          <w:lang w:val="en-CA"/>
        </w:rPr>
        <w:t>Pycnopodia helianthoides</w:t>
      </w:r>
      <w:r w:rsidRPr="00E763F3">
        <w:rPr>
          <w:rFonts w:ascii="Times New Roman" w:eastAsia="Times New Roman" w:hAnsi="Times New Roman" w:cs="Times New Roman"/>
          <w:color w:val="000000"/>
          <w:lang w:val="en-CA"/>
        </w:rPr>
        <w:t xml:space="preserve">, </w:t>
      </w:r>
      <w:r w:rsidRPr="00E763F3">
        <w:rPr>
          <w:rFonts w:ascii="Times New Roman" w:eastAsia="Times New Roman" w:hAnsi="Times New Roman" w:cs="Times New Roman"/>
          <w:i/>
          <w:color w:val="000000"/>
          <w:lang w:val="en-CA"/>
        </w:rPr>
        <w:t>Crassadoma gigantea</w:t>
      </w:r>
      <w:r>
        <w:rPr>
          <w:rFonts w:ascii="Times New Roman" w:eastAsia="Times New Roman" w:hAnsi="Times New Roman" w:cs="Times New Roman"/>
          <w:color w:val="000000"/>
          <w:lang w:val="en-CA"/>
        </w:rPr>
        <w:t xml:space="preserve">, and </w:t>
      </w:r>
      <w:r w:rsidRPr="00E763F3">
        <w:rPr>
          <w:rFonts w:ascii="Times New Roman" w:eastAsia="Times New Roman" w:hAnsi="Times New Roman" w:cs="Times New Roman"/>
          <w:i/>
          <w:color w:val="000000"/>
          <w:lang w:val="en-CA"/>
        </w:rPr>
        <w:t>Haliotis kamtschatkana</w:t>
      </w:r>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C77114">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right w:val="nil"/>
            </w:tcBorders>
            <w:noWrap/>
            <w:hideMark/>
          </w:tcPr>
          <w:p w14:paraId="78738D55"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single" w:sz="4" w:space="0" w:color="auto"/>
              <w:left w:val="nil"/>
              <w:right w:val="nil"/>
            </w:tcBorders>
            <w:noWrap/>
            <w:hideMark/>
          </w:tcPr>
          <w:p w14:paraId="0401EF1E"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single" w:sz="4" w:space="0" w:color="auto"/>
              <w:left w:val="nil"/>
            </w:tcBorders>
            <w:noWrap/>
            <w:hideMark/>
          </w:tcPr>
          <w:p w14:paraId="593F017A"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C77114">
        <w:trPr>
          <w:trHeight w:val="320"/>
        </w:trPr>
        <w:tc>
          <w:tcPr>
            <w:tcW w:w="3162" w:type="dxa"/>
            <w:tcBorders>
              <w:right w:val="nil"/>
            </w:tcBorders>
            <w:noWrap/>
            <w:hideMark/>
          </w:tcPr>
          <w:p w14:paraId="6B9A22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Cancer productus</w:t>
            </w:r>
          </w:p>
        </w:tc>
        <w:tc>
          <w:tcPr>
            <w:tcW w:w="1630" w:type="dxa"/>
            <w:tcBorders>
              <w:left w:val="nil"/>
              <w:right w:val="nil"/>
            </w:tcBorders>
            <w:noWrap/>
            <w:hideMark/>
          </w:tcPr>
          <w:p w14:paraId="133B0BE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left w:val="nil"/>
            </w:tcBorders>
            <w:noWrap/>
            <w:hideMark/>
          </w:tcPr>
          <w:p w14:paraId="5B459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C77114">
        <w:trPr>
          <w:trHeight w:val="320"/>
        </w:trPr>
        <w:tc>
          <w:tcPr>
            <w:tcW w:w="3162" w:type="dxa"/>
            <w:tcBorders>
              <w:right w:val="nil"/>
            </w:tcBorders>
            <w:noWrap/>
            <w:hideMark/>
          </w:tcPr>
          <w:p w14:paraId="6201869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Glebocarcinus oregonensis</w:t>
            </w:r>
          </w:p>
        </w:tc>
        <w:tc>
          <w:tcPr>
            <w:tcW w:w="1630" w:type="dxa"/>
            <w:tcBorders>
              <w:left w:val="nil"/>
              <w:right w:val="nil"/>
            </w:tcBorders>
            <w:noWrap/>
            <w:hideMark/>
          </w:tcPr>
          <w:p w14:paraId="6F951E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6B7785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C77114">
        <w:trPr>
          <w:trHeight w:val="320"/>
        </w:trPr>
        <w:tc>
          <w:tcPr>
            <w:tcW w:w="3162" w:type="dxa"/>
            <w:tcBorders>
              <w:right w:val="nil"/>
            </w:tcBorders>
            <w:noWrap/>
            <w:hideMark/>
          </w:tcPr>
          <w:p w14:paraId="242B6AC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Romaleon antennarium</w:t>
            </w:r>
          </w:p>
        </w:tc>
        <w:tc>
          <w:tcPr>
            <w:tcW w:w="1630" w:type="dxa"/>
            <w:tcBorders>
              <w:left w:val="nil"/>
              <w:right w:val="nil"/>
            </w:tcBorders>
            <w:noWrap/>
            <w:hideMark/>
          </w:tcPr>
          <w:p w14:paraId="30AB9F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31756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C77114">
        <w:trPr>
          <w:trHeight w:val="320"/>
        </w:trPr>
        <w:tc>
          <w:tcPr>
            <w:tcW w:w="3162" w:type="dxa"/>
            <w:tcBorders>
              <w:right w:val="nil"/>
            </w:tcBorders>
            <w:noWrap/>
            <w:hideMark/>
          </w:tcPr>
          <w:p w14:paraId="6A9ED09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Chorilia longipes</w:t>
            </w:r>
          </w:p>
        </w:tc>
        <w:tc>
          <w:tcPr>
            <w:tcW w:w="1630" w:type="dxa"/>
            <w:tcBorders>
              <w:left w:val="nil"/>
              <w:right w:val="nil"/>
            </w:tcBorders>
            <w:noWrap/>
            <w:hideMark/>
          </w:tcPr>
          <w:p w14:paraId="69B586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4004A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r w:rsidRPr="00B51A9A">
              <w:rPr>
                <w:rFonts w:ascii="Times New Roman" w:eastAsia="Times New Roman" w:hAnsi="Times New Roman" w:cs="Times New Roman"/>
                <w:i/>
                <w:color w:val="000000"/>
                <w:sz w:val="20"/>
                <w:szCs w:val="20"/>
                <w:lang w:val="en-CA"/>
              </w:rPr>
              <w:t>Pugettia richii</w:t>
            </w:r>
          </w:p>
        </w:tc>
      </w:tr>
      <w:tr w:rsidR="0017314E" w:rsidRPr="00E763F3" w14:paraId="2F33039D" w14:textId="77777777" w:rsidTr="00C77114">
        <w:trPr>
          <w:trHeight w:val="320"/>
        </w:trPr>
        <w:tc>
          <w:tcPr>
            <w:tcW w:w="3162" w:type="dxa"/>
            <w:tcBorders>
              <w:right w:val="nil"/>
            </w:tcBorders>
            <w:noWrap/>
            <w:hideMark/>
          </w:tcPr>
          <w:p w14:paraId="556E50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Pugettia foliata</w:t>
            </w:r>
          </w:p>
        </w:tc>
        <w:tc>
          <w:tcPr>
            <w:tcW w:w="1630" w:type="dxa"/>
            <w:tcBorders>
              <w:left w:val="nil"/>
              <w:right w:val="nil"/>
            </w:tcBorders>
            <w:noWrap/>
            <w:hideMark/>
          </w:tcPr>
          <w:p w14:paraId="0423B2F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6894CA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r w:rsidRPr="00B51A9A">
              <w:rPr>
                <w:rFonts w:ascii="Times New Roman" w:eastAsia="Times New Roman" w:hAnsi="Times New Roman" w:cs="Times New Roman"/>
                <w:i/>
                <w:color w:val="000000"/>
                <w:sz w:val="20"/>
                <w:szCs w:val="20"/>
                <w:lang w:val="en-CA"/>
              </w:rPr>
              <w:t>Pugettia richii</w:t>
            </w:r>
          </w:p>
        </w:tc>
      </w:tr>
      <w:tr w:rsidR="0017314E" w:rsidRPr="00E763F3" w14:paraId="07F312F1" w14:textId="77777777" w:rsidTr="00C77114">
        <w:trPr>
          <w:trHeight w:val="320"/>
        </w:trPr>
        <w:tc>
          <w:tcPr>
            <w:tcW w:w="3162" w:type="dxa"/>
            <w:tcBorders>
              <w:right w:val="nil"/>
            </w:tcBorders>
            <w:noWrap/>
            <w:hideMark/>
          </w:tcPr>
          <w:p w14:paraId="531E6C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Pugettia gracilis</w:t>
            </w:r>
          </w:p>
        </w:tc>
        <w:tc>
          <w:tcPr>
            <w:tcW w:w="1630" w:type="dxa"/>
            <w:tcBorders>
              <w:left w:val="nil"/>
              <w:right w:val="nil"/>
            </w:tcBorders>
            <w:noWrap/>
            <w:hideMark/>
          </w:tcPr>
          <w:p w14:paraId="512372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57EBB1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r w:rsidRPr="00B51A9A">
              <w:rPr>
                <w:rFonts w:ascii="Times New Roman" w:eastAsia="Times New Roman" w:hAnsi="Times New Roman" w:cs="Times New Roman"/>
                <w:i/>
                <w:color w:val="000000"/>
                <w:sz w:val="20"/>
                <w:szCs w:val="20"/>
                <w:lang w:val="en-CA"/>
              </w:rPr>
              <w:t>Pugettia richii</w:t>
            </w:r>
          </w:p>
        </w:tc>
      </w:tr>
      <w:tr w:rsidR="0017314E" w:rsidRPr="00E763F3" w14:paraId="0EC168EF" w14:textId="77777777" w:rsidTr="00C77114">
        <w:trPr>
          <w:trHeight w:val="320"/>
        </w:trPr>
        <w:tc>
          <w:tcPr>
            <w:tcW w:w="3162" w:type="dxa"/>
            <w:tcBorders>
              <w:right w:val="nil"/>
            </w:tcBorders>
            <w:noWrap/>
            <w:hideMark/>
          </w:tcPr>
          <w:p w14:paraId="132A604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Pugettia producta</w:t>
            </w:r>
          </w:p>
        </w:tc>
        <w:tc>
          <w:tcPr>
            <w:tcW w:w="1630" w:type="dxa"/>
            <w:tcBorders>
              <w:left w:val="nil"/>
              <w:right w:val="nil"/>
            </w:tcBorders>
            <w:noWrap/>
            <w:hideMark/>
          </w:tcPr>
          <w:p w14:paraId="5BBC242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left w:val="nil"/>
            </w:tcBorders>
            <w:noWrap/>
            <w:hideMark/>
          </w:tcPr>
          <w:p w14:paraId="5BC424B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C77114">
        <w:trPr>
          <w:trHeight w:val="320"/>
        </w:trPr>
        <w:tc>
          <w:tcPr>
            <w:tcW w:w="3162" w:type="dxa"/>
            <w:tcBorders>
              <w:right w:val="nil"/>
            </w:tcBorders>
            <w:noWrap/>
            <w:hideMark/>
          </w:tcPr>
          <w:p w14:paraId="2CE3543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Pugettia richii</w:t>
            </w:r>
          </w:p>
        </w:tc>
        <w:tc>
          <w:tcPr>
            <w:tcW w:w="1630" w:type="dxa"/>
            <w:tcBorders>
              <w:left w:val="nil"/>
              <w:right w:val="nil"/>
            </w:tcBorders>
            <w:noWrap/>
            <w:hideMark/>
          </w:tcPr>
          <w:p w14:paraId="2823A9F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B3B26B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C77114">
        <w:trPr>
          <w:trHeight w:val="320"/>
        </w:trPr>
        <w:tc>
          <w:tcPr>
            <w:tcW w:w="3162" w:type="dxa"/>
            <w:tcBorders>
              <w:right w:val="nil"/>
            </w:tcBorders>
            <w:noWrap/>
            <w:hideMark/>
          </w:tcPr>
          <w:p w14:paraId="6051C1D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Scyra acutifrons</w:t>
            </w:r>
          </w:p>
        </w:tc>
        <w:tc>
          <w:tcPr>
            <w:tcW w:w="1630" w:type="dxa"/>
            <w:tcBorders>
              <w:left w:val="nil"/>
              <w:right w:val="nil"/>
            </w:tcBorders>
            <w:noWrap/>
            <w:hideMark/>
          </w:tcPr>
          <w:p w14:paraId="3B8598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left w:val="nil"/>
            </w:tcBorders>
            <w:noWrap/>
            <w:hideMark/>
          </w:tcPr>
          <w:p w14:paraId="0F296FE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C77114">
        <w:trPr>
          <w:trHeight w:val="320"/>
        </w:trPr>
        <w:tc>
          <w:tcPr>
            <w:tcW w:w="3162" w:type="dxa"/>
            <w:tcBorders>
              <w:right w:val="nil"/>
            </w:tcBorders>
            <w:noWrap/>
            <w:hideMark/>
          </w:tcPr>
          <w:p w14:paraId="6EDC8E2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Scyra spp.</w:t>
            </w:r>
          </w:p>
        </w:tc>
        <w:tc>
          <w:tcPr>
            <w:tcW w:w="1630" w:type="dxa"/>
            <w:tcBorders>
              <w:left w:val="nil"/>
              <w:right w:val="nil"/>
            </w:tcBorders>
            <w:noWrap/>
            <w:hideMark/>
          </w:tcPr>
          <w:p w14:paraId="1E467E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116F08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C77114">
        <w:trPr>
          <w:trHeight w:val="320"/>
        </w:trPr>
        <w:tc>
          <w:tcPr>
            <w:tcW w:w="3162" w:type="dxa"/>
            <w:tcBorders>
              <w:right w:val="nil"/>
            </w:tcBorders>
            <w:noWrap/>
            <w:hideMark/>
          </w:tcPr>
          <w:p w14:paraId="01B8CA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Cryptolithodes sitchensis</w:t>
            </w:r>
          </w:p>
        </w:tc>
        <w:tc>
          <w:tcPr>
            <w:tcW w:w="1630" w:type="dxa"/>
            <w:tcBorders>
              <w:left w:val="nil"/>
              <w:right w:val="nil"/>
            </w:tcBorders>
            <w:noWrap/>
            <w:hideMark/>
          </w:tcPr>
          <w:p w14:paraId="294A241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C56A6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C77114">
        <w:trPr>
          <w:trHeight w:val="320"/>
        </w:trPr>
        <w:tc>
          <w:tcPr>
            <w:tcW w:w="3162" w:type="dxa"/>
            <w:tcBorders>
              <w:right w:val="nil"/>
            </w:tcBorders>
            <w:noWrap/>
            <w:hideMark/>
          </w:tcPr>
          <w:p w14:paraId="7F590F7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Cryptolithodes typicus</w:t>
            </w:r>
          </w:p>
        </w:tc>
        <w:tc>
          <w:tcPr>
            <w:tcW w:w="1630" w:type="dxa"/>
            <w:tcBorders>
              <w:left w:val="nil"/>
              <w:right w:val="nil"/>
            </w:tcBorders>
            <w:noWrap/>
            <w:hideMark/>
          </w:tcPr>
          <w:p w14:paraId="16B382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F9C98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C77114">
        <w:trPr>
          <w:trHeight w:val="320"/>
        </w:trPr>
        <w:tc>
          <w:tcPr>
            <w:tcW w:w="3162" w:type="dxa"/>
            <w:tcBorders>
              <w:right w:val="nil"/>
            </w:tcBorders>
            <w:noWrap/>
            <w:hideMark/>
          </w:tcPr>
          <w:p w14:paraId="352F8AA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Hapalogaster mertensii</w:t>
            </w:r>
          </w:p>
        </w:tc>
        <w:tc>
          <w:tcPr>
            <w:tcW w:w="1630" w:type="dxa"/>
            <w:tcBorders>
              <w:left w:val="nil"/>
              <w:right w:val="nil"/>
            </w:tcBorders>
            <w:noWrap/>
            <w:hideMark/>
          </w:tcPr>
          <w:p w14:paraId="7BE72A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E4E62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Phyllolithodes papillosus</w:t>
            </w:r>
          </w:p>
        </w:tc>
      </w:tr>
      <w:tr w:rsidR="0017314E" w:rsidRPr="00E763F3" w14:paraId="32EDA088" w14:textId="77777777" w:rsidTr="00C77114">
        <w:trPr>
          <w:trHeight w:val="320"/>
        </w:trPr>
        <w:tc>
          <w:tcPr>
            <w:tcW w:w="3162" w:type="dxa"/>
            <w:tcBorders>
              <w:right w:val="nil"/>
            </w:tcBorders>
            <w:noWrap/>
            <w:hideMark/>
          </w:tcPr>
          <w:p w14:paraId="3C1913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Lopholithodes mandtii</w:t>
            </w:r>
          </w:p>
        </w:tc>
        <w:tc>
          <w:tcPr>
            <w:tcW w:w="1630" w:type="dxa"/>
            <w:tcBorders>
              <w:left w:val="nil"/>
              <w:right w:val="nil"/>
            </w:tcBorders>
            <w:noWrap/>
            <w:hideMark/>
          </w:tcPr>
          <w:p w14:paraId="2917AB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0C1C40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Phyllolithodes papillosus</w:t>
            </w:r>
          </w:p>
        </w:tc>
      </w:tr>
      <w:tr w:rsidR="0017314E" w:rsidRPr="00E763F3" w14:paraId="13E2E924" w14:textId="77777777" w:rsidTr="00C77114">
        <w:trPr>
          <w:trHeight w:val="320"/>
        </w:trPr>
        <w:tc>
          <w:tcPr>
            <w:tcW w:w="3162" w:type="dxa"/>
            <w:tcBorders>
              <w:right w:val="nil"/>
            </w:tcBorders>
            <w:noWrap/>
            <w:hideMark/>
          </w:tcPr>
          <w:p w14:paraId="6134488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Phyllolithodes papillosus</w:t>
            </w:r>
          </w:p>
        </w:tc>
        <w:tc>
          <w:tcPr>
            <w:tcW w:w="1630" w:type="dxa"/>
            <w:tcBorders>
              <w:left w:val="nil"/>
              <w:right w:val="nil"/>
            </w:tcBorders>
            <w:noWrap/>
            <w:hideMark/>
          </w:tcPr>
          <w:p w14:paraId="2DCEB1E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D8B4B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C77114">
        <w:trPr>
          <w:trHeight w:val="320"/>
        </w:trPr>
        <w:tc>
          <w:tcPr>
            <w:tcW w:w="3162" w:type="dxa"/>
            <w:tcBorders>
              <w:right w:val="nil"/>
            </w:tcBorders>
            <w:noWrap/>
            <w:hideMark/>
          </w:tcPr>
          <w:p w14:paraId="0316D4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Oregonia gracilis</w:t>
            </w:r>
          </w:p>
        </w:tc>
        <w:tc>
          <w:tcPr>
            <w:tcW w:w="1630" w:type="dxa"/>
            <w:tcBorders>
              <w:left w:val="nil"/>
              <w:right w:val="nil"/>
            </w:tcBorders>
            <w:noWrap/>
            <w:hideMark/>
          </w:tcPr>
          <w:p w14:paraId="1DD11B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A174E9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C77114">
        <w:trPr>
          <w:trHeight w:val="320"/>
        </w:trPr>
        <w:tc>
          <w:tcPr>
            <w:tcW w:w="3162" w:type="dxa"/>
            <w:tcBorders>
              <w:right w:val="nil"/>
            </w:tcBorders>
            <w:noWrap/>
            <w:hideMark/>
          </w:tcPr>
          <w:p w14:paraId="5CD80CB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Paguroidea spp.</w:t>
            </w:r>
          </w:p>
        </w:tc>
        <w:tc>
          <w:tcPr>
            <w:tcW w:w="1630" w:type="dxa"/>
            <w:tcBorders>
              <w:left w:val="nil"/>
              <w:right w:val="nil"/>
            </w:tcBorders>
            <w:noWrap/>
            <w:hideMark/>
          </w:tcPr>
          <w:p w14:paraId="676BFD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34F391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Paguroidea</w:t>
            </w:r>
          </w:p>
        </w:tc>
      </w:tr>
      <w:tr w:rsidR="0017314E" w:rsidRPr="00E763F3" w14:paraId="67EB2F10" w14:textId="77777777" w:rsidTr="00C77114">
        <w:trPr>
          <w:trHeight w:val="320"/>
        </w:trPr>
        <w:tc>
          <w:tcPr>
            <w:tcW w:w="3162" w:type="dxa"/>
            <w:tcBorders>
              <w:right w:val="nil"/>
            </w:tcBorders>
            <w:noWrap/>
            <w:hideMark/>
          </w:tcPr>
          <w:p w14:paraId="111279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Pagurus beringanus</w:t>
            </w:r>
          </w:p>
        </w:tc>
        <w:tc>
          <w:tcPr>
            <w:tcW w:w="1630" w:type="dxa"/>
            <w:tcBorders>
              <w:left w:val="nil"/>
              <w:right w:val="nil"/>
            </w:tcBorders>
            <w:noWrap/>
            <w:hideMark/>
          </w:tcPr>
          <w:p w14:paraId="0CDC5B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A884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Paguroidea</w:t>
            </w:r>
          </w:p>
        </w:tc>
      </w:tr>
      <w:tr w:rsidR="0017314E" w:rsidRPr="00E763F3" w14:paraId="23CA8330" w14:textId="77777777" w:rsidTr="00C77114">
        <w:trPr>
          <w:trHeight w:val="320"/>
        </w:trPr>
        <w:tc>
          <w:tcPr>
            <w:tcW w:w="3162" w:type="dxa"/>
            <w:tcBorders>
              <w:right w:val="nil"/>
            </w:tcBorders>
            <w:noWrap/>
            <w:hideMark/>
          </w:tcPr>
          <w:p w14:paraId="4479711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Pagurus hemphilli</w:t>
            </w:r>
          </w:p>
        </w:tc>
        <w:tc>
          <w:tcPr>
            <w:tcW w:w="1630" w:type="dxa"/>
            <w:tcBorders>
              <w:left w:val="nil"/>
              <w:right w:val="nil"/>
            </w:tcBorders>
            <w:noWrap/>
            <w:hideMark/>
          </w:tcPr>
          <w:p w14:paraId="01F3AD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60AC9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Paguroidea</w:t>
            </w:r>
          </w:p>
        </w:tc>
      </w:tr>
      <w:tr w:rsidR="0017314E" w:rsidRPr="00E763F3" w14:paraId="7D923B55" w14:textId="77777777" w:rsidTr="00C77114">
        <w:trPr>
          <w:trHeight w:val="320"/>
        </w:trPr>
        <w:tc>
          <w:tcPr>
            <w:tcW w:w="3162" w:type="dxa"/>
            <w:tcBorders>
              <w:right w:val="nil"/>
            </w:tcBorders>
            <w:noWrap/>
            <w:hideMark/>
          </w:tcPr>
          <w:p w14:paraId="2B17A0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Pandalus danae</w:t>
            </w:r>
          </w:p>
        </w:tc>
        <w:tc>
          <w:tcPr>
            <w:tcW w:w="1630" w:type="dxa"/>
            <w:tcBorders>
              <w:left w:val="nil"/>
              <w:right w:val="nil"/>
            </w:tcBorders>
            <w:noWrap/>
            <w:hideMark/>
          </w:tcPr>
          <w:p w14:paraId="448591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336EF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r w:rsidRPr="00B51A9A">
              <w:rPr>
                <w:rFonts w:ascii="Times New Roman" w:eastAsia="Times New Roman" w:hAnsi="Times New Roman" w:cs="Times New Roman"/>
                <w:i/>
                <w:color w:val="000000"/>
                <w:sz w:val="20"/>
                <w:szCs w:val="20"/>
                <w:lang w:val="en-CA"/>
              </w:rPr>
              <w:t>Palaemonetes pugio</w:t>
            </w:r>
          </w:p>
        </w:tc>
      </w:tr>
      <w:tr w:rsidR="0017314E" w:rsidRPr="00E763F3" w14:paraId="57A38760" w14:textId="77777777" w:rsidTr="00C77114">
        <w:trPr>
          <w:trHeight w:val="320"/>
        </w:trPr>
        <w:tc>
          <w:tcPr>
            <w:tcW w:w="3162" w:type="dxa"/>
            <w:tcBorders>
              <w:right w:val="nil"/>
            </w:tcBorders>
            <w:noWrap/>
            <w:hideMark/>
          </w:tcPr>
          <w:p w14:paraId="6DFB370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Pandalus gurneyi</w:t>
            </w:r>
          </w:p>
        </w:tc>
        <w:tc>
          <w:tcPr>
            <w:tcW w:w="1630" w:type="dxa"/>
            <w:tcBorders>
              <w:left w:val="nil"/>
              <w:right w:val="nil"/>
            </w:tcBorders>
            <w:noWrap/>
            <w:hideMark/>
          </w:tcPr>
          <w:p w14:paraId="597AA0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06BEE5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r w:rsidRPr="00B51A9A">
              <w:rPr>
                <w:rFonts w:ascii="Times New Roman" w:eastAsia="Times New Roman" w:hAnsi="Times New Roman" w:cs="Times New Roman"/>
                <w:i/>
                <w:color w:val="000000"/>
                <w:sz w:val="20"/>
                <w:szCs w:val="20"/>
                <w:lang w:val="en-CA"/>
              </w:rPr>
              <w:t>Palaemonetes pugio</w:t>
            </w:r>
          </w:p>
        </w:tc>
      </w:tr>
      <w:tr w:rsidR="0017314E" w:rsidRPr="00E763F3" w14:paraId="5C10E7F6" w14:textId="77777777" w:rsidTr="00C77114">
        <w:trPr>
          <w:trHeight w:val="320"/>
        </w:trPr>
        <w:tc>
          <w:tcPr>
            <w:tcW w:w="3162" w:type="dxa"/>
            <w:tcBorders>
              <w:right w:val="nil"/>
            </w:tcBorders>
            <w:noWrap/>
            <w:hideMark/>
          </w:tcPr>
          <w:p w14:paraId="378D4CC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lastRenderedPageBreak/>
              <w:t>Pandalus spp.</w:t>
            </w:r>
          </w:p>
        </w:tc>
        <w:tc>
          <w:tcPr>
            <w:tcW w:w="1630" w:type="dxa"/>
            <w:tcBorders>
              <w:left w:val="nil"/>
              <w:right w:val="nil"/>
            </w:tcBorders>
            <w:noWrap/>
            <w:hideMark/>
          </w:tcPr>
          <w:p w14:paraId="42C8805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0F1172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r w:rsidRPr="00B51A9A">
              <w:rPr>
                <w:rFonts w:ascii="Times New Roman" w:eastAsia="Times New Roman" w:hAnsi="Times New Roman" w:cs="Times New Roman"/>
                <w:i/>
                <w:color w:val="000000"/>
                <w:sz w:val="20"/>
                <w:szCs w:val="20"/>
                <w:lang w:val="en-CA"/>
              </w:rPr>
              <w:t>Palaemonetes pugio</w:t>
            </w:r>
          </w:p>
        </w:tc>
      </w:tr>
      <w:tr w:rsidR="0017314E" w:rsidRPr="00E763F3" w14:paraId="1C527744" w14:textId="77777777" w:rsidTr="00C77114">
        <w:trPr>
          <w:trHeight w:val="320"/>
        </w:trPr>
        <w:tc>
          <w:tcPr>
            <w:tcW w:w="3162" w:type="dxa"/>
            <w:tcBorders>
              <w:right w:val="nil"/>
            </w:tcBorders>
            <w:noWrap/>
            <w:hideMark/>
          </w:tcPr>
          <w:p w14:paraId="0F9FB13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Pandulus spp.</w:t>
            </w:r>
          </w:p>
        </w:tc>
        <w:tc>
          <w:tcPr>
            <w:tcW w:w="1630" w:type="dxa"/>
            <w:tcBorders>
              <w:left w:val="nil"/>
              <w:right w:val="nil"/>
            </w:tcBorders>
            <w:noWrap/>
            <w:hideMark/>
          </w:tcPr>
          <w:p w14:paraId="7C5D830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A79C3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r w:rsidRPr="00B51A9A">
              <w:rPr>
                <w:rFonts w:ascii="Times New Roman" w:eastAsia="Times New Roman" w:hAnsi="Times New Roman" w:cs="Times New Roman"/>
                <w:i/>
                <w:color w:val="000000"/>
                <w:sz w:val="20"/>
                <w:szCs w:val="20"/>
                <w:lang w:val="en-CA"/>
              </w:rPr>
              <w:t>Palaemonetes pugio</w:t>
            </w:r>
          </w:p>
        </w:tc>
      </w:tr>
      <w:tr w:rsidR="0017314E" w:rsidRPr="00E763F3" w14:paraId="2776C6BF" w14:textId="77777777" w:rsidTr="00C77114">
        <w:trPr>
          <w:trHeight w:val="320"/>
        </w:trPr>
        <w:tc>
          <w:tcPr>
            <w:tcW w:w="3162" w:type="dxa"/>
            <w:tcBorders>
              <w:right w:val="nil"/>
            </w:tcBorders>
            <w:noWrap/>
            <w:hideMark/>
          </w:tcPr>
          <w:p w14:paraId="22B630A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Lophopanopeus bellus</w:t>
            </w:r>
          </w:p>
        </w:tc>
        <w:tc>
          <w:tcPr>
            <w:tcW w:w="1630" w:type="dxa"/>
            <w:tcBorders>
              <w:left w:val="nil"/>
              <w:right w:val="nil"/>
            </w:tcBorders>
            <w:noWrap/>
            <w:hideMark/>
          </w:tcPr>
          <w:p w14:paraId="4274BB4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3405E8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C77114">
        <w:trPr>
          <w:trHeight w:val="320"/>
        </w:trPr>
        <w:tc>
          <w:tcPr>
            <w:tcW w:w="3162" w:type="dxa"/>
            <w:tcBorders>
              <w:right w:val="nil"/>
            </w:tcBorders>
            <w:noWrap/>
            <w:hideMark/>
          </w:tcPr>
          <w:p w14:paraId="12B34A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Pachycheles pubescens</w:t>
            </w:r>
          </w:p>
        </w:tc>
        <w:tc>
          <w:tcPr>
            <w:tcW w:w="1630" w:type="dxa"/>
            <w:tcBorders>
              <w:left w:val="nil"/>
              <w:right w:val="nil"/>
            </w:tcBorders>
            <w:noWrap/>
            <w:hideMark/>
          </w:tcPr>
          <w:p w14:paraId="03337F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69BA57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Somero 1996, </w:t>
            </w:r>
            <w:r w:rsidRPr="00B51A9A">
              <w:rPr>
                <w:rFonts w:ascii="Times New Roman" w:eastAsia="Times New Roman" w:hAnsi="Times New Roman" w:cs="Times New Roman"/>
                <w:i/>
                <w:color w:val="000000"/>
                <w:sz w:val="20"/>
                <w:szCs w:val="20"/>
                <w:lang w:val="en-CA"/>
              </w:rPr>
              <w:t>Petrolisthes spp.</w:t>
            </w:r>
          </w:p>
        </w:tc>
      </w:tr>
      <w:tr w:rsidR="0017314E" w:rsidRPr="00E763F3" w14:paraId="2254672D" w14:textId="77777777" w:rsidTr="00C77114">
        <w:trPr>
          <w:trHeight w:val="320"/>
        </w:trPr>
        <w:tc>
          <w:tcPr>
            <w:tcW w:w="3162" w:type="dxa"/>
            <w:tcBorders>
              <w:right w:val="nil"/>
            </w:tcBorders>
            <w:noWrap/>
            <w:hideMark/>
          </w:tcPr>
          <w:p w14:paraId="026E6E4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Petrolisthes eriomerus</w:t>
            </w:r>
          </w:p>
        </w:tc>
        <w:tc>
          <w:tcPr>
            <w:tcW w:w="1630" w:type="dxa"/>
            <w:tcBorders>
              <w:left w:val="nil"/>
              <w:right w:val="nil"/>
            </w:tcBorders>
            <w:noWrap/>
            <w:hideMark/>
          </w:tcPr>
          <w:p w14:paraId="618871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4A6BBD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Somero 1996, </w:t>
            </w:r>
            <w:r w:rsidRPr="00B51A9A">
              <w:rPr>
                <w:rFonts w:ascii="Times New Roman" w:eastAsia="Times New Roman" w:hAnsi="Times New Roman" w:cs="Times New Roman"/>
                <w:i/>
                <w:color w:val="000000"/>
                <w:sz w:val="20"/>
                <w:szCs w:val="20"/>
                <w:lang w:val="en-CA"/>
              </w:rPr>
              <w:t>Petrolisthes spp.</w:t>
            </w:r>
          </w:p>
        </w:tc>
      </w:tr>
      <w:tr w:rsidR="0017314E" w:rsidRPr="00E763F3" w14:paraId="43AE64A0" w14:textId="77777777" w:rsidTr="00C77114">
        <w:trPr>
          <w:trHeight w:val="320"/>
        </w:trPr>
        <w:tc>
          <w:tcPr>
            <w:tcW w:w="3162" w:type="dxa"/>
            <w:tcBorders>
              <w:right w:val="nil"/>
            </w:tcBorders>
            <w:noWrap/>
            <w:hideMark/>
          </w:tcPr>
          <w:p w14:paraId="1B06FAB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Heptacarpus stylus</w:t>
            </w:r>
          </w:p>
        </w:tc>
        <w:tc>
          <w:tcPr>
            <w:tcW w:w="1630" w:type="dxa"/>
            <w:tcBorders>
              <w:left w:val="nil"/>
              <w:right w:val="nil"/>
            </w:tcBorders>
            <w:noWrap/>
            <w:hideMark/>
          </w:tcPr>
          <w:p w14:paraId="75CD48B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F6BBF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r w:rsidRPr="00B51A9A">
              <w:rPr>
                <w:rFonts w:ascii="Times New Roman" w:eastAsia="Times New Roman" w:hAnsi="Times New Roman" w:cs="Times New Roman"/>
                <w:i/>
                <w:color w:val="000000"/>
                <w:sz w:val="20"/>
                <w:szCs w:val="20"/>
                <w:lang w:val="en-CA"/>
              </w:rPr>
              <w:t>Palaemonetes pugio</w:t>
            </w:r>
          </w:p>
        </w:tc>
      </w:tr>
      <w:tr w:rsidR="0017314E" w:rsidRPr="00E763F3" w14:paraId="6193EC08" w14:textId="77777777" w:rsidTr="00C77114">
        <w:trPr>
          <w:trHeight w:val="320"/>
        </w:trPr>
        <w:tc>
          <w:tcPr>
            <w:tcW w:w="3162" w:type="dxa"/>
            <w:tcBorders>
              <w:right w:val="nil"/>
            </w:tcBorders>
            <w:noWrap/>
            <w:hideMark/>
          </w:tcPr>
          <w:p w14:paraId="1457283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Brachyura spp.</w:t>
            </w:r>
          </w:p>
        </w:tc>
        <w:tc>
          <w:tcPr>
            <w:tcW w:w="1630" w:type="dxa"/>
            <w:tcBorders>
              <w:left w:val="nil"/>
              <w:right w:val="nil"/>
            </w:tcBorders>
            <w:noWrap/>
            <w:hideMark/>
          </w:tcPr>
          <w:p w14:paraId="6EADA00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5E086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C77114">
        <w:trPr>
          <w:trHeight w:val="320"/>
        </w:trPr>
        <w:tc>
          <w:tcPr>
            <w:tcW w:w="3162" w:type="dxa"/>
            <w:tcBorders>
              <w:right w:val="nil"/>
            </w:tcBorders>
            <w:noWrap/>
            <w:hideMark/>
          </w:tcPr>
          <w:p w14:paraId="02D2D6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left w:val="nil"/>
              <w:right w:val="nil"/>
            </w:tcBorders>
            <w:noWrap/>
            <w:hideMark/>
          </w:tcPr>
          <w:p w14:paraId="6D7A21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015FDF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r w:rsidRPr="00B51A9A">
              <w:rPr>
                <w:rFonts w:ascii="Times New Roman" w:eastAsia="Times New Roman" w:hAnsi="Times New Roman" w:cs="Times New Roman"/>
                <w:i/>
                <w:color w:val="000000"/>
                <w:sz w:val="20"/>
                <w:szCs w:val="20"/>
                <w:lang w:val="en-CA"/>
              </w:rPr>
              <w:t>Palaemonetes pugio</w:t>
            </w:r>
          </w:p>
        </w:tc>
      </w:tr>
      <w:tr w:rsidR="0017314E" w:rsidRPr="00E763F3" w14:paraId="217A99ED" w14:textId="77777777" w:rsidTr="00C77114">
        <w:trPr>
          <w:trHeight w:val="320"/>
        </w:trPr>
        <w:tc>
          <w:tcPr>
            <w:tcW w:w="3162" w:type="dxa"/>
            <w:tcBorders>
              <w:right w:val="nil"/>
            </w:tcBorders>
            <w:noWrap/>
            <w:hideMark/>
          </w:tcPr>
          <w:p w14:paraId="5CFE585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Polyorchis penicillatus</w:t>
            </w:r>
          </w:p>
        </w:tc>
        <w:tc>
          <w:tcPr>
            <w:tcW w:w="1630" w:type="dxa"/>
            <w:tcBorders>
              <w:left w:val="nil"/>
              <w:right w:val="nil"/>
            </w:tcBorders>
            <w:noWrap/>
            <w:hideMark/>
          </w:tcPr>
          <w:p w14:paraId="248F577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2A1C79D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Båmstedt 2015, </w:t>
            </w:r>
            <w:r w:rsidRPr="00B51A9A">
              <w:rPr>
                <w:rFonts w:ascii="Times New Roman" w:eastAsia="Times New Roman" w:hAnsi="Times New Roman" w:cs="Times New Roman"/>
                <w:i/>
                <w:color w:val="000000"/>
                <w:sz w:val="20"/>
                <w:szCs w:val="20"/>
                <w:lang w:val="en-CA"/>
              </w:rPr>
              <w:t>Bolinopsis infundibulum</w:t>
            </w:r>
          </w:p>
        </w:tc>
      </w:tr>
      <w:tr w:rsidR="0017314E" w:rsidRPr="00E763F3" w14:paraId="50AE061F" w14:textId="77777777" w:rsidTr="00C77114">
        <w:trPr>
          <w:trHeight w:val="320"/>
        </w:trPr>
        <w:tc>
          <w:tcPr>
            <w:tcW w:w="3162" w:type="dxa"/>
            <w:tcBorders>
              <w:right w:val="nil"/>
            </w:tcBorders>
            <w:noWrap/>
            <w:hideMark/>
          </w:tcPr>
          <w:p w14:paraId="776FDF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Mitrocoma cellularia</w:t>
            </w:r>
          </w:p>
        </w:tc>
        <w:tc>
          <w:tcPr>
            <w:tcW w:w="1630" w:type="dxa"/>
            <w:tcBorders>
              <w:left w:val="nil"/>
              <w:right w:val="nil"/>
            </w:tcBorders>
            <w:noWrap/>
            <w:hideMark/>
          </w:tcPr>
          <w:p w14:paraId="19E7D3F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6DBB977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Båmstedt 2015, </w:t>
            </w:r>
            <w:r w:rsidRPr="00B51A9A">
              <w:rPr>
                <w:rFonts w:ascii="Times New Roman" w:eastAsia="Times New Roman" w:hAnsi="Times New Roman" w:cs="Times New Roman"/>
                <w:i/>
                <w:color w:val="000000"/>
                <w:sz w:val="20"/>
                <w:szCs w:val="20"/>
                <w:lang w:val="en-CA"/>
              </w:rPr>
              <w:t>Bolinopsis infundibulum</w:t>
            </w:r>
          </w:p>
        </w:tc>
      </w:tr>
      <w:tr w:rsidR="0017314E" w:rsidRPr="00E763F3" w14:paraId="21CF6500" w14:textId="77777777" w:rsidTr="00C77114">
        <w:trPr>
          <w:trHeight w:val="320"/>
        </w:trPr>
        <w:tc>
          <w:tcPr>
            <w:tcW w:w="3162" w:type="dxa"/>
            <w:tcBorders>
              <w:right w:val="nil"/>
            </w:tcBorders>
            <w:noWrap/>
            <w:hideMark/>
          </w:tcPr>
          <w:p w14:paraId="3F2DAA1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Pleurobrachia bachei</w:t>
            </w:r>
          </w:p>
        </w:tc>
        <w:tc>
          <w:tcPr>
            <w:tcW w:w="1630" w:type="dxa"/>
            <w:tcBorders>
              <w:left w:val="nil"/>
              <w:right w:val="nil"/>
            </w:tcBorders>
            <w:noWrap/>
            <w:hideMark/>
          </w:tcPr>
          <w:p w14:paraId="55E395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16E31CA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Båmstedt 2015, </w:t>
            </w:r>
            <w:r w:rsidRPr="00B51A9A">
              <w:rPr>
                <w:rFonts w:ascii="Times New Roman" w:eastAsia="Times New Roman" w:hAnsi="Times New Roman" w:cs="Times New Roman"/>
                <w:i/>
                <w:color w:val="000000"/>
                <w:sz w:val="20"/>
                <w:szCs w:val="20"/>
                <w:lang w:val="en-CA"/>
              </w:rPr>
              <w:t>Bolinopsis infundibulum</w:t>
            </w:r>
          </w:p>
        </w:tc>
      </w:tr>
      <w:tr w:rsidR="0017314E" w:rsidRPr="00E763F3" w14:paraId="1DA7619E" w14:textId="77777777" w:rsidTr="00C77114">
        <w:trPr>
          <w:trHeight w:val="320"/>
        </w:trPr>
        <w:tc>
          <w:tcPr>
            <w:tcW w:w="3162" w:type="dxa"/>
            <w:tcBorders>
              <w:right w:val="nil"/>
            </w:tcBorders>
            <w:noWrap/>
            <w:hideMark/>
          </w:tcPr>
          <w:p w14:paraId="2C62702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Bolinopsis infundibulum</w:t>
            </w:r>
          </w:p>
        </w:tc>
        <w:tc>
          <w:tcPr>
            <w:tcW w:w="1630" w:type="dxa"/>
            <w:tcBorders>
              <w:left w:val="nil"/>
              <w:right w:val="nil"/>
            </w:tcBorders>
            <w:noWrap/>
            <w:hideMark/>
          </w:tcPr>
          <w:p w14:paraId="5775D9D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5F32099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Båmstedt 2015</w:t>
            </w:r>
          </w:p>
        </w:tc>
      </w:tr>
      <w:tr w:rsidR="0017314E" w:rsidRPr="00E763F3" w14:paraId="5F91716B" w14:textId="77777777" w:rsidTr="00C77114">
        <w:trPr>
          <w:trHeight w:val="320"/>
        </w:trPr>
        <w:tc>
          <w:tcPr>
            <w:tcW w:w="3162" w:type="dxa"/>
            <w:tcBorders>
              <w:right w:val="nil"/>
            </w:tcBorders>
            <w:noWrap/>
            <w:hideMark/>
          </w:tcPr>
          <w:p w14:paraId="3958A9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Evasterias troschelii</w:t>
            </w:r>
          </w:p>
        </w:tc>
        <w:tc>
          <w:tcPr>
            <w:tcW w:w="1630" w:type="dxa"/>
            <w:tcBorders>
              <w:left w:val="nil"/>
              <w:right w:val="nil"/>
            </w:tcBorders>
            <w:noWrap/>
            <w:hideMark/>
          </w:tcPr>
          <w:p w14:paraId="197957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5F1910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O'Clair 1985</w:t>
            </w:r>
          </w:p>
        </w:tc>
      </w:tr>
      <w:tr w:rsidR="0017314E" w:rsidRPr="00E763F3" w14:paraId="20B9548E" w14:textId="77777777" w:rsidTr="00C77114">
        <w:trPr>
          <w:trHeight w:val="320"/>
        </w:trPr>
        <w:tc>
          <w:tcPr>
            <w:tcW w:w="3162" w:type="dxa"/>
            <w:tcBorders>
              <w:right w:val="nil"/>
            </w:tcBorders>
            <w:noWrap/>
            <w:hideMark/>
          </w:tcPr>
          <w:p w14:paraId="69B8ED9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Leptasterias hexactis</w:t>
            </w:r>
          </w:p>
        </w:tc>
        <w:tc>
          <w:tcPr>
            <w:tcW w:w="1630" w:type="dxa"/>
            <w:tcBorders>
              <w:left w:val="nil"/>
              <w:right w:val="nil"/>
            </w:tcBorders>
            <w:noWrap/>
            <w:hideMark/>
          </w:tcPr>
          <w:p w14:paraId="76806E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38188B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Menge 1975, </w:t>
            </w:r>
            <w:r w:rsidRPr="00B51A9A">
              <w:rPr>
                <w:rFonts w:ascii="Times New Roman" w:eastAsia="Times New Roman" w:hAnsi="Times New Roman" w:cs="Times New Roman"/>
                <w:i/>
                <w:color w:val="000000"/>
                <w:sz w:val="20"/>
                <w:szCs w:val="20"/>
                <w:lang w:val="en-CA"/>
              </w:rPr>
              <w:t>Leptasterias spp.</w:t>
            </w:r>
          </w:p>
        </w:tc>
      </w:tr>
      <w:tr w:rsidR="0017314E" w:rsidRPr="00E763F3" w14:paraId="69FEFA5B" w14:textId="77777777" w:rsidTr="00C77114">
        <w:trPr>
          <w:trHeight w:val="320"/>
        </w:trPr>
        <w:tc>
          <w:tcPr>
            <w:tcW w:w="3162" w:type="dxa"/>
            <w:tcBorders>
              <w:right w:val="nil"/>
            </w:tcBorders>
            <w:noWrap/>
            <w:hideMark/>
          </w:tcPr>
          <w:p w14:paraId="00ED8DD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Leptasterias spp.</w:t>
            </w:r>
          </w:p>
        </w:tc>
        <w:tc>
          <w:tcPr>
            <w:tcW w:w="1630" w:type="dxa"/>
            <w:tcBorders>
              <w:left w:val="nil"/>
              <w:right w:val="nil"/>
            </w:tcBorders>
            <w:noWrap/>
            <w:hideMark/>
          </w:tcPr>
          <w:p w14:paraId="3466A1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603B9C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Menge 1975, </w:t>
            </w:r>
            <w:r w:rsidRPr="00B51A9A">
              <w:rPr>
                <w:rFonts w:ascii="Times New Roman" w:eastAsia="Times New Roman" w:hAnsi="Times New Roman" w:cs="Times New Roman"/>
                <w:i/>
                <w:color w:val="000000"/>
                <w:sz w:val="20"/>
                <w:szCs w:val="20"/>
                <w:lang w:val="en-CA"/>
              </w:rPr>
              <w:t>Leptasterias spp.</w:t>
            </w:r>
          </w:p>
        </w:tc>
      </w:tr>
      <w:tr w:rsidR="0017314E" w:rsidRPr="00E763F3" w14:paraId="4DCBC6AF" w14:textId="77777777" w:rsidTr="00C77114">
        <w:trPr>
          <w:trHeight w:val="320"/>
        </w:trPr>
        <w:tc>
          <w:tcPr>
            <w:tcW w:w="3162" w:type="dxa"/>
            <w:tcBorders>
              <w:right w:val="nil"/>
            </w:tcBorders>
            <w:noWrap/>
            <w:hideMark/>
          </w:tcPr>
          <w:p w14:paraId="75D772A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Orthasterias koehleri</w:t>
            </w:r>
          </w:p>
        </w:tc>
        <w:tc>
          <w:tcPr>
            <w:tcW w:w="1630" w:type="dxa"/>
            <w:tcBorders>
              <w:left w:val="nil"/>
              <w:right w:val="nil"/>
            </w:tcBorders>
            <w:noWrap/>
            <w:hideMark/>
          </w:tcPr>
          <w:p w14:paraId="6555C1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5EE9B6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O'Clair 1985, </w:t>
            </w:r>
            <w:r w:rsidRPr="00B51A9A">
              <w:rPr>
                <w:rFonts w:ascii="Times New Roman" w:eastAsia="Times New Roman" w:hAnsi="Times New Roman" w:cs="Times New Roman"/>
                <w:i/>
                <w:color w:val="000000"/>
                <w:sz w:val="20"/>
                <w:szCs w:val="20"/>
                <w:lang w:val="en-CA"/>
              </w:rPr>
              <w:t>Evasterias troschelii</w:t>
            </w:r>
          </w:p>
        </w:tc>
      </w:tr>
      <w:tr w:rsidR="0017314E" w:rsidRPr="00E763F3" w14:paraId="638E177F" w14:textId="77777777" w:rsidTr="00C77114">
        <w:trPr>
          <w:trHeight w:val="320"/>
        </w:trPr>
        <w:tc>
          <w:tcPr>
            <w:tcW w:w="3162" w:type="dxa"/>
            <w:tcBorders>
              <w:right w:val="nil"/>
            </w:tcBorders>
            <w:noWrap/>
            <w:hideMark/>
          </w:tcPr>
          <w:p w14:paraId="1D91F76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Pisaster brevispinus</w:t>
            </w:r>
          </w:p>
        </w:tc>
        <w:tc>
          <w:tcPr>
            <w:tcW w:w="1630" w:type="dxa"/>
            <w:tcBorders>
              <w:left w:val="nil"/>
              <w:right w:val="nil"/>
            </w:tcBorders>
            <w:noWrap/>
            <w:hideMark/>
          </w:tcPr>
          <w:p w14:paraId="03CBE2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left w:val="nil"/>
            </w:tcBorders>
            <w:noWrap/>
            <w:hideMark/>
          </w:tcPr>
          <w:p w14:paraId="3FBD7D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 Pisaster giganteus</w:t>
            </w:r>
          </w:p>
        </w:tc>
      </w:tr>
      <w:tr w:rsidR="0017314E" w:rsidRPr="00E763F3" w14:paraId="3A257D7B" w14:textId="77777777" w:rsidTr="00C77114">
        <w:trPr>
          <w:trHeight w:val="320"/>
        </w:trPr>
        <w:tc>
          <w:tcPr>
            <w:tcW w:w="3162" w:type="dxa"/>
            <w:tcBorders>
              <w:right w:val="nil"/>
            </w:tcBorders>
            <w:noWrap/>
            <w:hideMark/>
          </w:tcPr>
          <w:p w14:paraId="5D2860C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Pisaster ochraceus</w:t>
            </w:r>
          </w:p>
        </w:tc>
        <w:tc>
          <w:tcPr>
            <w:tcW w:w="1630" w:type="dxa"/>
            <w:tcBorders>
              <w:left w:val="nil"/>
              <w:right w:val="nil"/>
            </w:tcBorders>
            <w:noWrap/>
            <w:hideMark/>
          </w:tcPr>
          <w:p w14:paraId="711616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left w:val="nil"/>
            </w:tcBorders>
            <w:noWrap/>
            <w:hideMark/>
          </w:tcPr>
          <w:p w14:paraId="7770B6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C77114">
        <w:trPr>
          <w:trHeight w:val="320"/>
        </w:trPr>
        <w:tc>
          <w:tcPr>
            <w:tcW w:w="3162" w:type="dxa"/>
            <w:tcBorders>
              <w:right w:val="nil"/>
            </w:tcBorders>
            <w:noWrap/>
            <w:hideMark/>
          </w:tcPr>
          <w:p w14:paraId="4B4BAF2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Pycnopodia helianthoides</w:t>
            </w:r>
          </w:p>
        </w:tc>
        <w:tc>
          <w:tcPr>
            <w:tcW w:w="1630" w:type="dxa"/>
            <w:tcBorders>
              <w:left w:val="nil"/>
              <w:right w:val="nil"/>
            </w:tcBorders>
            <w:noWrap/>
            <w:hideMark/>
          </w:tcPr>
          <w:p w14:paraId="318A37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left w:val="nil"/>
            </w:tcBorders>
            <w:noWrap/>
            <w:hideMark/>
          </w:tcPr>
          <w:p w14:paraId="1E7FA0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C77114">
        <w:trPr>
          <w:trHeight w:val="320"/>
        </w:trPr>
        <w:tc>
          <w:tcPr>
            <w:tcW w:w="3162" w:type="dxa"/>
            <w:tcBorders>
              <w:right w:val="nil"/>
            </w:tcBorders>
            <w:noWrap/>
            <w:hideMark/>
          </w:tcPr>
          <w:p w14:paraId="3D323B4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Stylasterias forreri</w:t>
            </w:r>
          </w:p>
        </w:tc>
        <w:tc>
          <w:tcPr>
            <w:tcW w:w="1630" w:type="dxa"/>
            <w:tcBorders>
              <w:left w:val="nil"/>
              <w:right w:val="nil"/>
            </w:tcBorders>
            <w:noWrap/>
            <w:hideMark/>
          </w:tcPr>
          <w:p w14:paraId="4B19590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67A39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O'Clair 1985, </w:t>
            </w:r>
            <w:r w:rsidRPr="00B51A9A">
              <w:rPr>
                <w:rFonts w:ascii="Times New Roman" w:eastAsia="Times New Roman" w:hAnsi="Times New Roman" w:cs="Times New Roman"/>
                <w:i/>
                <w:color w:val="000000"/>
                <w:sz w:val="20"/>
                <w:szCs w:val="20"/>
                <w:lang w:val="en-CA"/>
              </w:rPr>
              <w:t>Evasterias troschelii</w:t>
            </w:r>
          </w:p>
        </w:tc>
      </w:tr>
      <w:tr w:rsidR="0017314E" w:rsidRPr="00E763F3" w14:paraId="7BF9E390" w14:textId="77777777" w:rsidTr="00C77114">
        <w:trPr>
          <w:trHeight w:val="320"/>
        </w:trPr>
        <w:tc>
          <w:tcPr>
            <w:tcW w:w="3162" w:type="dxa"/>
            <w:tcBorders>
              <w:right w:val="nil"/>
            </w:tcBorders>
            <w:noWrap/>
            <w:hideMark/>
          </w:tcPr>
          <w:p w14:paraId="0C67C02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Patiria miniata</w:t>
            </w:r>
          </w:p>
        </w:tc>
        <w:tc>
          <w:tcPr>
            <w:tcW w:w="1630" w:type="dxa"/>
            <w:tcBorders>
              <w:left w:val="nil"/>
              <w:right w:val="nil"/>
            </w:tcBorders>
            <w:noWrap/>
            <w:hideMark/>
          </w:tcPr>
          <w:p w14:paraId="034403E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left w:val="nil"/>
            </w:tcBorders>
            <w:noWrap/>
            <w:hideMark/>
          </w:tcPr>
          <w:p w14:paraId="63562C9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C77114">
        <w:trPr>
          <w:trHeight w:val="320"/>
        </w:trPr>
        <w:tc>
          <w:tcPr>
            <w:tcW w:w="3162" w:type="dxa"/>
            <w:tcBorders>
              <w:right w:val="nil"/>
            </w:tcBorders>
            <w:noWrap/>
            <w:hideMark/>
          </w:tcPr>
          <w:p w14:paraId="3C9C176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Henricia pumila</w:t>
            </w:r>
          </w:p>
        </w:tc>
        <w:tc>
          <w:tcPr>
            <w:tcW w:w="1630" w:type="dxa"/>
            <w:tcBorders>
              <w:left w:val="nil"/>
              <w:right w:val="nil"/>
            </w:tcBorders>
            <w:noWrap/>
            <w:hideMark/>
          </w:tcPr>
          <w:p w14:paraId="4B3BA4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4A178FD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Menge 1975, </w:t>
            </w:r>
            <w:r w:rsidRPr="00B51A9A">
              <w:rPr>
                <w:rFonts w:ascii="Times New Roman" w:eastAsia="Times New Roman" w:hAnsi="Times New Roman" w:cs="Times New Roman"/>
                <w:i/>
                <w:color w:val="000000"/>
                <w:sz w:val="20"/>
                <w:szCs w:val="20"/>
                <w:lang w:val="en-CA"/>
              </w:rPr>
              <w:t>Henricia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C77114">
        <w:trPr>
          <w:trHeight w:val="320"/>
        </w:trPr>
        <w:tc>
          <w:tcPr>
            <w:tcW w:w="3162" w:type="dxa"/>
            <w:tcBorders>
              <w:right w:val="nil"/>
            </w:tcBorders>
            <w:noWrap/>
            <w:hideMark/>
          </w:tcPr>
          <w:p w14:paraId="1B5A358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Henricia spp.</w:t>
            </w:r>
          </w:p>
        </w:tc>
        <w:tc>
          <w:tcPr>
            <w:tcW w:w="1630" w:type="dxa"/>
            <w:tcBorders>
              <w:left w:val="nil"/>
              <w:right w:val="nil"/>
            </w:tcBorders>
            <w:noWrap/>
            <w:hideMark/>
          </w:tcPr>
          <w:p w14:paraId="6EC4CB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0EAF46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Menge 1975</w:t>
            </w:r>
          </w:p>
        </w:tc>
      </w:tr>
      <w:tr w:rsidR="0017314E" w:rsidRPr="00E763F3" w14:paraId="15C57F69" w14:textId="77777777" w:rsidTr="00C77114">
        <w:trPr>
          <w:trHeight w:val="320"/>
        </w:trPr>
        <w:tc>
          <w:tcPr>
            <w:tcW w:w="3162" w:type="dxa"/>
            <w:tcBorders>
              <w:right w:val="nil"/>
            </w:tcBorders>
            <w:noWrap/>
            <w:hideMark/>
          </w:tcPr>
          <w:p w14:paraId="6AA135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Dermasterias imbricata</w:t>
            </w:r>
          </w:p>
        </w:tc>
        <w:tc>
          <w:tcPr>
            <w:tcW w:w="1630" w:type="dxa"/>
            <w:tcBorders>
              <w:left w:val="nil"/>
              <w:right w:val="nil"/>
            </w:tcBorders>
            <w:noWrap/>
            <w:hideMark/>
          </w:tcPr>
          <w:p w14:paraId="459CF33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left w:val="nil"/>
            </w:tcBorders>
            <w:noWrap/>
            <w:hideMark/>
          </w:tcPr>
          <w:p w14:paraId="312C91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C77114">
        <w:trPr>
          <w:trHeight w:val="320"/>
        </w:trPr>
        <w:tc>
          <w:tcPr>
            <w:tcW w:w="3162" w:type="dxa"/>
            <w:tcBorders>
              <w:right w:val="nil"/>
            </w:tcBorders>
            <w:noWrap/>
            <w:hideMark/>
          </w:tcPr>
          <w:p w14:paraId="54B590E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Mediaster aequalis</w:t>
            </w:r>
          </w:p>
        </w:tc>
        <w:tc>
          <w:tcPr>
            <w:tcW w:w="1630" w:type="dxa"/>
            <w:tcBorders>
              <w:left w:val="nil"/>
              <w:right w:val="nil"/>
            </w:tcBorders>
            <w:noWrap/>
            <w:hideMark/>
          </w:tcPr>
          <w:p w14:paraId="548492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CF18B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Menge 1975, </w:t>
            </w:r>
            <w:r w:rsidRPr="00B51A9A">
              <w:rPr>
                <w:rFonts w:ascii="Times New Roman" w:eastAsia="Times New Roman" w:hAnsi="Times New Roman" w:cs="Times New Roman"/>
                <w:i/>
                <w:color w:val="000000"/>
                <w:sz w:val="20"/>
                <w:szCs w:val="20"/>
                <w:lang w:val="en-CA"/>
              </w:rPr>
              <w:t>Henricia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C77114">
        <w:trPr>
          <w:trHeight w:val="320"/>
        </w:trPr>
        <w:tc>
          <w:tcPr>
            <w:tcW w:w="3162" w:type="dxa"/>
            <w:tcBorders>
              <w:right w:val="nil"/>
            </w:tcBorders>
            <w:noWrap/>
            <w:hideMark/>
          </w:tcPr>
          <w:p w14:paraId="497BA2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Solaster dawsoni</w:t>
            </w:r>
          </w:p>
        </w:tc>
        <w:tc>
          <w:tcPr>
            <w:tcW w:w="1630" w:type="dxa"/>
            <w:tcBorders>
              <w:left w:val="nil"/>
              <w:right w:val="nil"/>
            </w:tcBorders>
            <w:noWrap/>
            <w:hideMark/>
          </w:tcPr>
          <w:p w14:paraId="270653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38B3B0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r w:rsidRPr="00B51A9A">
              <w:rPr>
                <w:rFonts w:ascii="Times New Roman" w:eastAsia="Times New Roman" w:hAnsi="Times New Roman" w:cs="Times New Roman"/>
                <w:i/>
                <w:color w:val="000000"/>
                <w:sz w:val="20"/>
                <w:szCs w:val="20"/>
                <w:lang w:val="en-CA"/>
              </w:rPr>
              <w:t>Solaster stimpsoni</w:t>
            </w:r>
          </w:p>
        </w:tc>
      </w:tr>
      <w:tr w:rsidR="0017314E" w:rsidRPr="00E763F3" w14:paraId="1E267FF6" w14:textId="77777777" w:rsidTr="00C77114">
        <w:trPr>
          <w:trHeight w:val="320"/>
        </w:trPr>
        <w:tc>
          <w:tcPr>
            <w:tcW w:w="3162" w:type="dxa"/>
            <w:tcBorders>
              <w:right w:val="nil"/>
            </w:tcBorders>
            <w:noWrap/>
            <w:hideMark/>
          </w:tcPr>
          <w:p w14:paraId="7881547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Solaster stimpsoni</w:t>
            </w:r>
          </w:p>
        </w:tc>
        <w:tc>
          <w:tcPr>
            <w:tcW w:w="1630" w:type="dxa"/>
            <w:tcBorders>
              <w:left w:val="nil"/>
              <w:right w:val="nil"/>
            </w:tcBorders>
            <w:noWrap/>
            <w:hideMark/>
          </w:tcPr>
          <w:p w14:paraId="149138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22291C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C77114">
        <w:trPr>
          <w:trHeight w:val="320"/>
        </w:trPr>
        <w:tc>
          <w:tcPr>
            <w:tcW w:w="3162" w:type="dxa"/>
            <w:tcBorders>
              <w:right w:val="nil"/>
            </w:tcBorders>
            <w:noWrap/>
            <w:hideMark/>
          </w:tcPr>
          <w:p w14:paraId="4607B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Pteraster tesselatus</w:t>
            </w:r>
          </w:p>
        </w:tc>
        <w:tc>
          <w:tcPr>
            <w:tcW w:w="1630" w:type="dxa"/>
            <w:tcBorders>
              <w:left w:val="nil"/>
              <w:right w:val="nil"/>
            </w:tcBorders>
            <w:noWrap/>
            <w:hideMark/>
          </w:tcPr>
          <w:p w14:paraId="309C765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D75B4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Menge 1975, </w:t>
            </w:r>
            <w:r w:rsidRPr="00B51A9A">
              <w:rPr>
                <w:rFonts w:ascii="Times New Roman" w:eastAsia="Times New Roman" w:hAnsi="Times New Roman" w:cs="Times New Roman"/>
                <w:i/>
                <w:color w:val="000000"/>
                <w:sz w:val="20"/>
                <w:szCs w:val="20"/>
                <w:lang w:val="en-CA"/>
              </w:rPr>
              <w:t>Henricia spp.</w:t>
            </w:r>
          </w:p>
        </w:tc>
      </w:tr>
      <w:tr w:rsidR="0017314E" w:rsidRPr="00E763F3" w14:paraId="46084412" w14:textId="77777777" w:rsidTr="00C77114">
        <w:trPr>
          <w:trHeight w:val="320"/>
        </w:trPr>
        <w:tc>
          <w:tcPr>
            <w:tcW w:w="3162" w:type="dxa"/>
            <w:tcBorders>
              <w:right w:val="nil"/>
            </w:tcBorders>
            <w:noWrap/>
            <w:hideMark/>
          </w:tcPr>
          <w:p w14:paraId="34BF166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Mesocentrotus franciscanus</w:t>
            </w:r>
          </w:p>
        </w:tc>
        <w:tc>
          <w:tcPr>
            <w:tcW w:w="1630" w:type="dxa"/>
            <w:tcBorders>
              <w:left w:val="nil"/>
              <w:right w:val="nil"/>
            </w:tcBorders>
            <w:noWrap/>
            <w:hideMark/>
          </w:tcPr>
          <w:p w14:paraId="21CB652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left w:val="nil"/>
            </w:tcBorders>
            <w:noWrap/>
            <w:hideMark/>
          </w:tcPr>
          <w:p w14:paraId="12F46D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C77114">
        <w:trPr>
          <w:trHeight w:val="320"/>
        </w:trPr>
        <w:tc>
          <w:tcPr>
            <w:tcW w:w="3162" w:type="dxa"/>
            <w:tcBorders>
              <w:right w:val="nil"/>
            </w:tcBorders>
            <w:noWrap/>
            <w:hideMark/>
          </w:tcPr>
          <w:p w14:paraId="462830C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Strongylocentrotus droebachiensis</w:t>
            </w:r>
          </w:p>
        </w:tc>
        <w:tc>
          <w:tcPr>
            <w:tcW w:w="1630" w:type="dxa"/>
            <w:tcBorders>
              <w:left w:val="nil"/>
              <w:right w:val="nil"/>
            </w:tcBorders>
            <w:noWrap/>
            <w:hideMark/>
          </w:tcPr>
          <w:p w14:paraId="0EE4B5D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1FAC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Strongylocentrotus polyacanthus</w:t>
            </w:r>
          </w:p>
        </w:tc>
      </w:tr>
      <w:tr w:rsidR="0017314E" w:rsidRPr="00E763F3" w14:paraId="43DEE46F" w14:textId="77777777" w:rsidTr="00C77114">
        <w:trPr>
          <w:trHeight w:val="320"/>
        </w:trPr>
        <w:tc>
          <w:tcPr>
            <w:tcW w:w="3162" w:type="dxa"/>
            <w:tcBorders>
              <w:right w:val="nil"/>
            </w:tcBorders>
            <w:noWrap/>
            <w:hideMark/>
          </w:tcPr>
          <w:p w14:paraId="0B08E82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Strongylocentrotus purpuratus</w:t>
            </w:r>
          </w:p>
        </w:tc>
        <w:tc>
          <w:tcPr>
            <w:tcW w:w="1630" w:type="dxa"/>
            <w:tcBorders>
              <w:left w:val="nil"/>
              <w:right w:val="nil"/>
            </w:tcBorders>
            <w:noWrap/>
            <w:hideMark/>
          </w:tcPr>
          <w:p w14:paraId="6FBE6E4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99019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Strongylocentrotus polyacanthus</w:t>
            </w:r>
          </w:p>
        </w:tc>
      </w:tr>
      <w:tr w:rsidR="0017314E" w:rsidRPr="00E763F3" w14:paraId="1B6659F4" w14:textId="77777777" w:rsidTr="00C77114">
        <w:trPr>
          <w:trHeight w:val="320"/>
        </w:trPr>
        <w:tc>
          <w:tcPr>
            <w:tcW w:w="3162" w:type="dxa"/>
            <w:tcBorders>
              <w:right w:val="nil"/>
            </w:tcBorders>
            <w:noWrap/>
            <w:hideMark/>
          </w:tcPr>
          <w:p w14:paraId="58EE436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Apostichopus californicus</w:t>
            </w:r>
          </w:p>
        </w:tc>
        <w:tc>
          <w:tcPr>
            <w:tcW w:w="1630" w:type="dxa"/>
            <w:tcBorders>
              <w:left w:val="nil"/>
              <w:right w:val="nil"/>
            </w:tcBorders>
            <w:noWrap/>
            <w:hideMark/>
          </w:tcPr>
          <w:p w14:paraId="479D82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left w:val="nil"/>
            </w:tcBorders>
            <w:noWrap/>
            <w:hideMark/>
          </w:tcPr>
          <w:p w14:paraId="00B42E7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r w:rsidRPr="00B51A9A">
              <w:rPr>
                <w:rFonts w:ascii="Times New Roman" w:eastAsia="Times New Roman" w:hAnsi="Times New Roman" w:cs="Times New Roman"/>
                <w:i/>
                <w:color w:val="000000"/>
                <w:sz w:val="20"/>
                <w:szCs w:val="20"/>
                <w:lang w:val="en-CA"/>
              </w:rPr>
              <w:t>Apostichopus parvimensis</w:t>
            </w:r>
          </w:p>
        </w:tc>
      </w:tr>
      <w:tr w:rsidR="0017314E" w:rsidRPr="00E763F3" w14:paraId="4607F034" w14:textId="77777777" w:rsidTr="00C77114">
        <w:trPr>
          <w:trHeight w:val="320"/>
        </w:trPr>
        <w:tc>
          <w:tcPr>
            <w:tcW w:w="3162" w:type="dxa"/>
            <w:tcBorders>
              <w:right w:val="nil"/>
            </w:tcBorders>
            <w:noWrap/>
            <w:hideMark/>
          </w:tcPr>
          <w:p w14:paraId="4095A24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lastRenderedPageBreak/>
              <w:t>Chlamys hastata</w:t>
            </w:r>
          </w:p>
        </w:tc>
        <w:tc>
          <w:tcPr>
            <w:tcW w:w="1630" w:type="dxa"/>
            <w:tcBorders>
              <w:left w:val="nil"/>
              <w:right w:val="nil"/>
            </w:tcBorders>
            <w:noWrap/>
            <w:hideMark/>
          </w:tcPr>
          <w:p w14:paraId="477EA14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left w:val="nil"/>
            </w:tcBorders>
            <w:noWrap/>
            <w:hideMark/>
          </w:tcPr>
          <w:p w14:paraId="5FFE9E3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r w:rsidRPr="00B51A9A">
              <w:rPr>
                <w:rFonts w:ascii="Times New Roman" w:eastAsia="Times New Roman" w:hAnsi="Times New Roman" w:cs="Times New Roman"/>
                <w:i/>
                <w:color w:val="000000"/>
                <w:sz w:val="20"/>
                <w:szCs w:val="20"/>
                <w:lang w:val="en-CA"/>
              </w:rPr>
              <w:t>Chlamys spp.</w:t>
            </w:r>
          </w:p>
        </w:tc>
      </w:tr>
      <w:tr w:rsidR="0017314E" w:rsidRPr="00E763F3" w14:paraId="1BAC7DE5" w14:textId="77777777" w:rsidTr="00C77114">
        <w:trPr>
          <w:trHeight w:val="320"/>
        </w:trPr>
        <w:tc>
          <w:tcPr>
            <w:tcW w:w="3162" w:type="dxa"/>
            <w:tcBorders>
              <w:right w:val="nil"/>
            </w:tcBorders>
            <w:noWrap/>
            <w:hideMark/>
          </w:tcPr>
          <w:p w14:paraId="3996E76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Crassadoma gigantea</w:t>
            </w:r>
          </w:p>
        </w:tc>
        <w:tc>
          <w:tcPr>
            <w:tcW w:w="1630" w:type="dxa"/>
            <w:tcBorders>
              <w:left w:val="nil"/>
              <w:right w:val="nil"/>
            </w:tcBorders>
            <w:noWrap/>
            <w:hideMark/>
          </w:tcPr>
          <w:p w14:paraId="6D379B6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left w:val="nil"/>
            </w:tcBorders>
            <w:noWrap/>
            <w:hideMark/>
          </w:tcPr>
          <w:p w14:paraId="0951A17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C77114">
        <w:trPr>
          <w:trHeight w:val="320"/>
        </w:trPr>
        <w:tc>
          <w:tcPr>
            <w:tcW w:w="3162" w:type="dxa"/>
            <w:tcBorders>
              <w:right w:val="nil"/>
            </w:tcBorders>
            <w:noWrap/>
            <w:hideMark/>
          </w:tcPr>
          <w:p w14:paraId="436672F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Enteroctopus dofleini</w:t>
            </w:r>
          </w:p>
        </w:tc>
        <w:tc>
          <w:tcPr>
            <w:tcW w:w="1630" w:type="dxa"/>
            <w:tcBorders>
              <w:left w:val="nil"/>
              <w:right w:val="nil"/>
            </w:tcBorders>
            <w:noWrap/>
            <w:hideMark/>
          </w:tcPr>
          <w:p w14:paraId="4C5621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left w:val="nil"/>
            </w:tcBorders>
            <w:noWrap/>
            <w:hideMark/>
          </w:tcPr>
          <w:p w14:paraId="1F54456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Octopus rubescens</w:t>
            </w:r>
          </w:p>
        </w:tc>
      </w:tr>
      <w:tr w:rsidR="0017314E" w:rsidRPr="00E763F3" w14:paraId="6394BAC1" w14:textId="77777777" w:rsidTr="00C77114">
        <w:trPr>
          <w:trHeight w:val="320"/>
        </w:trPr>
        <w:tc>
          <w:tcPr>
            <w:tcW w:w="3162" w:type="dxa"/>
            <w:tcBorders>
              <w:right w:val="nil"/>
            </w:tcBorders>
            <w:noWrap/>
            <w:hideMark/>
          </w:tcPr>
          <w:p w14:paraId="468F5F8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Octopus rubescens</w:t>
            </w:r>
          </w:p>
        </w:tc>
        <w:tc>
          <w:tcPr>
            <w:tcW w:w="1630" w:type="dxa"/>
            <w:tcBorders>
              <w:left w:val="nil"/>
              <w:right w:val="nil"/>
            </w:tcBorders>
            <w:noWrap/>
            <w:hideMark/>
          </w:tcPr>
          <w:p w14:paraId="054F9ED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left w:val="nil"/>
            </w:tcBorders>
            <w:noWrap/>
            <w:hideMark/>
          </w:tcPr>
          <w:p w14:paraId="5A8CB8A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C77114">
        <w:trPr>
          <w:trHeight w:val="320"/>
        </w:trPr>
        <w:tc>
          <w:tcPr>
            <w:tcW w:w="3162" w:type="dxa"/>
            <w:tcBorders>
              <w:right w:val="nil"/>
            </w:tcBorders>
            <w:noWrap/>
            <w:hideMark/>
          </w:tcPr>
          <w:p w14:paraId="5BCD610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Opalia wroblewskyi</w:t>
            </w:r>
          </w:p>
        </w:tc>
        <w:tc>
          <w:tcPr>
            <w:tcW w:w="1630" w:type="dxa"/>
            <w:tcBorders>
              <w:left w:val="nil"/>
              <w:right w:val="nil"/>
            </w:tcBorders>
            <w:noWrap/>
            <w:hideMark/>
          </w:tcPr>
          <w:p w14:paraId="710FCDA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0651CC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r w:rsidRPr="00B51A9A">
              <w:rPr>
                <w:rFonts w:ascii="Times New Roman" w:eastAsia="Times New Roman" w:hAnsi="Times New Roman" w:cs="Times New Roman"/>
                <w:i/>
                <w:color w:val="000000"/>
                <w:sz w:val="20"/>
                <w:szCs w:val="20"/>
                <w:lang w:val="en-CA"/>
              </w:rPr>
              <w:t>Nucella spp.</w:t>
            </w:r>
          </w:p>
        </w:tc>
      </w:tr>
      <w:tr w:rsidR="0017314E" w:rsidRPr="00E763F3" w14:paraId="55971ADB" w14:textId="77777777" w:rsidTr="00C77114">
        <w:trPr>
          <w:trHeight w:val="320"/>
        </w:trPr>
        <w:tc>
          <w:tcPr>
            <w:tcW w:w="3162" w:type="dxa"/>
            <w:tcBorders>
              <w:right w:val="nil"/>
            </w:tcBorders>
            <w:noWrap/>
            <w:hideMark/>
          </w:tcPr>
          <w:p w14:paraId="2BE7D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Diodora aspera</w:t>
            </w:r>
          </w:p>
        </w:tc>
        <w:tc>
          <w:tcPr>
            <w:tcW w:w="1630" w:type="dxa"/>
            <w:tcBorders>
              <w:left w:val="nil"/>
              <w:right w:val="nil"/>
            </w:tcBorders>
            <w:noWrap/>
            <w:hideMark/>
          </w:tcPr>
          <w:p w14:paraId="77C8055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4F825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r w:rsidRPr="00B51A9A">
              <w:rPr>
                <w:rFonts w:ascii="Times New Roman" w:eastAsia="Times New Roman" w:hAnsi="Times New Roman" w:cs="Times New Roman"/>
                <w:i/>
                <w:color w:val="000000"/>
                <w:sz w:val="20"/>
                <w:szCs w:val="20"/>
                <w:lang w:val="en-CA"/>
              </w:rPr>
              <w:t>Nucella spp.</w:t>
            </w:r>
          </w:p>
        </w:tc>
      </w:tr>
      <w:tr w:rsidR="0017314E" w:rsidRPr="00E763F3" w14:paraId="214BE09B" w14:textId="77777777" w:rsidTr="00C77114">
        <w:trPr>
          <w:trHeight w:val="320"/>
        </w:trPr>
        <w:tc>
          <w:tcPr>
            <w:tcW w:w="3162" w:type="dxa"/>
            <w:tcBorders>
              <w:right w:val="nil"/>
            </w:tcBorders>
            <w:noWrap/>
            <w:hideMark/>
          </w:tcPr>
          <w:p w14:paraId="20EE18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Megathura crenulata</w:t>
            </w:r>
          </w:p>
        </w:tc>
        <w:tc>
          <w:tcPr>
            <w:tcW w:w="1630" w:type="dxa"/>
            <w:tcBorders>
              <w:left w:val="nil"/>
              <w:right w:val="nil"/>
            </w:tcBorders>
            <w:noWrap/>
            <w:hideMark/>
          </w:tcPr>
          <w:p w14:paraId="69244CA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09D658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r w:rsidRPr="00B51A9A">
              <w:rPr>
                <w:rFonts w:ascii="Times New Roman" w:eastAsia="Times New Roman" w:hAnsi="Times New Roman" w:cs="Times New Roman"/>
                <w:i/>
                <w:color w:val="000000"/>
                <w:sz w:val="20"/>
                <w:szCs w:val="20"/>
                <w:lang w:val="en-CA"/>
              </w:rPr>
              <w:t>Nucella spp.</w:t>
            </w:r>
          </w:p>
        </w:tc>
      </w:tr>
      <w:tr w:rsidR="0017314E" w:rsidRPr="00E763F3" w14:paraId="565454F3" w14:textId="77777777" w:rsidTr="00C77114">
        <w:trPr>
          <w:trHeight w:val="320"/>
        </w:trPr>
        <w:tc>
          <w:tcPr>
            <w:tcW w:w="3162" w:type="dxa"/>
            <w:tcBorders>
              <w:right w:val="nil"/>
            </w:tcBorders>
            <w:noWrap/>
            <w:hideMark/>
          </w:tcPr>
          <w:p w14:paraId="76F44C8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Haliotis kamtschatkana</w:t>
            </w:r>
          </w:p>
        </w:tc>
        <w:tc>
          <w:tcPr>
            <w:tcW w:w="1630" w:type="dxa"/>
            <w:tcBorders>
              <w:left w:val="nil"/>
              <w:right w:val="nil"/>
            </w:tcBorders>
            <w:noWrap/>
            <w:hideMark/>
          </w:tcPr>
          <w:p w14:paraId="15280BE5" w14:textId="77777777" w:rsidR="0017314E" w:rsidRPr="00E763F3" w:rsidRDefault="0017314E" w:rsidP="001B79C7">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left w:val="nil"/>
            </w:tcBorders>
            <w:noWrap/>
            <w:hideMark/>
          </w:tcPr>
          <w:p w14:paraId="3C5C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C77114">
        <w:trPr>
          <w:trHeight w:val="320"/>
        </w:trPr>
        <w:tc>
          <w:tcPr>
            <w:tcW w:w="3162" w:type="dxa"/>
            <w:tcBorders>
              <w:right w:val="nil"/>
            </w:tcBorders>
            <w:noWrap/>
            <w:hideMark/>
          </w:tcPr>
          <w:p w14:paraId="7C4BCB6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Neverita lewisii</w:t>
            </w:r>
          </w:p>
        </w:tc>
        <w:tc>
          <w:tcPr>
            <w:tcW w:w="1630" w:type="dxa"/>
            <w:tcBorders>
              <w:left w:val="nil"/>
              <w:right w:val="nil"/>
            </w:tcBorders>
            <w:noWrap/>
            <w:hideMark/>
          </w:tcPr>
          <w:p w14:paraId="02C77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88F05C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r w:rsidRPr="00B51A9A">
              <w:rPr>
                <w:rFonts w:ascii="Times New Roman" w:eastAsia="Times New Roman" w:hAnsi="Times New Roman" w:cs="Times New Roman"/>
                <w:i/>
                <w:color w:val="000000"/>
                <w:sz w:val="20"/>
                <w:szCs w:val="20"/>
                <w:lang w:val="en-CA"/>
              </w:rPr>
              <w:t>Nucella spp.</w:t>
            </w:r>
          </w:p>
        </w:tc>
      </w:tr>
      <w:tr w:rsidR="0017314E" w:rsidRPr="00E763F3" w14:paraId="37EE266B" w14:textId="77777777" w:rsidTr="00C77114">
        <w:trPr>
          <w:trHeight w:val="320"/>
        </w:trPr>
        <w:tc>
          <w:tcPr>
            <w:tcW w:w="3162" w:type="dxa"/>
            <w:tcBorders>
              <w:right w:val="nil"/>
            </w:tcBorders>
            <w:noWrap/>
            <w:hideMark/>
          </w:tcPr>
          <w:p w14:paraId="7AA8B03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Ceratostoma foliatum</w:t>
            </w:r>
          </w:p>
        </w:tc>
        <w:tc>
          <w:tcPr>
            <w:tcW w:w="1630" w:type="dxa"/>
            <w:tcBorders>
              <w:left w:val="nil"/>
              <w:right w:val="nil"/>
            </w:tcBorders>
            <w:noWrap/>
            <w:hideMark/>
          </w:tcPr>
          <w:p w14:paraId="347CD95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4ABA53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r w:rsidRPr="00B51A9A">
              <w:rPr>
                <w:rFonts w:ascii="Times New Roman" w:eastAsia="Times New Roman" w:hAnsi="Times New Roman" w:cs="Times New Roman"/>
                <w:i/>
                <w:color w:val="000000"/>
                <w:sz w:val="20"/>
                <w:szCs w:val="20"/>
                <w:lang w:val="en-CA"/>
              </w:rPr>
              <w:t>Nucella spp.</w:t>
            </w:r>
          </w:p>
        </w:tc>
      </w:tr>
      <w:tr w:rsidR="0017314E" w:rsidRPr="00E763F3" w14:paraId="7CA24EE5" w14:textId="77777777" w:rsidTr="00C77114">
        <w:trPr>
          <w:trHeight w:val="320"/>
        </w:trPr>
        <w:tc>
          <w:tcPr>
            <w:tcW w:w="3162" w:type="dxa"/>
            <w:tcBorders>
              <w:right w:val="nil"/>
            </w:tcBorders>
            <w:noWrap/>
            <w:hideMark/>
          </w:tcPr>
          <w:p w14:paraId="46449E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Nucella lamellosa</w:t>
            </w:r>
          </w:p>
        </w:tc>
        <w:tc>
          <w:tcPr>
            <w:tcW w:w="1630" w:type="dxa"/>
            <w:tcBorders>
              <w:left w:val="nil"/>
              <w:right w:val="nil"/>
            </w:tcBorders>
            <w:noWrap/>
            <w:hideMark/>
          </w:tcPr>
          <w:p w14:paraId="518FE69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88D37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r w:rsidRPr="00B51A9A">
              <w:rPr>
                <w:rFonts w:ascii="Times New Roman" w:eastAsia="Times New Roman" w:hAnsi="Times New Roman" w:cs="Times New Roman"/>
                <w:i/>
                <w:color w:val="000000"/>
                <w:sz w:val="20"/>
                <w:szCs w:val="20"/>
                <w:lang w:val="en-CA"/>
              </w:rPr>
              <w:t>Nucella spp.</w:t>
            </w:r>
          </w:p>
        </w:tc>
      </w:tr>
      <w:tr w:rsidR="0017314E" w:rsidRPr="00E763F3" w14:paraId="76D15C65" w14:textId="77777777" w:rsidTr="00C77114">
        <w:trPr>
          <w:trHeight w:val="320"/>
        </w:trPr>
        <w:tc>
          <w:tcPr>
            <w:tcW w:w="3162" w:type="dxa"/>
            <w:tcBorders>
              <w:right w:val="nil"/>
            </w:tcBorders>
            <w:noWrap/>
            <w:hideMark/>
          </w:tcPr>
          <w:p w14:paraId="79B9937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Armina californica</w:t>
            </w:r>
          </w:p>
        </w:tc>
        <w:tc>
          <w:tcPr>
            <w:tcW w:w="1630" w:type="dxa"/>
            <w:tcBorders>
              <w:left w:val="nil"/>
              <w:right w:val="nil"/>
            </w:tcBorders>
            <w:noWrap/>
            <w:hideMark/>
          </w:tcPr>
          <w:p w14:paraId="5F5B01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16265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C77114">
        <w:trPr>
          <w:trHeight w:val="320"/>
        </w:trPr>
        <w:tc>
          <w:tcPr>
            <w:tcW w:w="3162" w:type="dxa"/>
            <w:tcBorders>
              <w:right w:val="nil"/>
            </w:tcBorders>
            <w:noWrap/>
            <w:hideMark/>
          </w:tcPr>
          <w:p w14:paraId="58D28D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Cadlina luteomarginata</w:t>
            </w:r>
          </w:p>
        </w:tc>
        <w:tc>
          <w:tcPr>
            <w:tcW w:w="1630" w:type="dxa"/>
            <w:tcBorders>
              <w:left w:val="nil"/>
              <w:right w:val="nil"/>
            </w:tcBorders>
            <w:noWrap/>
            <w:hideMark/>
          </w:tcPr>
          <w:p w14:paraId="207BBC0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5E9C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C77114">
        <w:trPr>
          <w:trHeight w:val="320"/>
        </w:trPr>
        <w:tc>
          <w:tcPr>
            <w:tcW w:w="3162" w:type="dxa"/>
            <w:tcBorders>
              <w:right w:val="nil"/>
            </w:tcBorders>
            <w:noWrap/>
            <w:hideMark/>
          </w:tcPr>
          <w:p w14:paraId="07113A0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Cadlina modesta</w:t>
            </w:r>
          </w:p>
        </w:tc>
        <w:tc>
          <w:tcPr>
            <w:tcW w:w="1630" w:type="dxa"/>
            <w:tcBorders>
              <w:left w:val="nil"/>
              <w:right w:val="nil"/>
            </w:tcBorders>
            <w:noWrap/>
            <w:hideMark/>
          </w:tcPr>
          <w:p w14:paraId="3AEA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3EA4BC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C77114">
        <w:trPr>
          <w:trHeight w:val="320"/>
        </w:trPr>
        <w:tc>
          <w:tcPr>
            <w:tcW w:w="3162" w:type="dxa"/>
            <w:tcBorders>
              <w:right w:val="nil"/>
            </w:tcBorders>
            <w:noWrap/>
            <w:hideMark/>
          </w:tcPr>
          <w:p w14:paraId="5DFEFC3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Cadlina sylviaearleae</w:t>
            </w:r>
          </w:p>
        </w:tc>
        <w:tc>
          <w:tcPr>
            <w:tcW w:w="1630" w:type="dxa"/>
            <w:tcBorders>
              <w:left w:val="nil"/>
              <w:right w:val="nil"/>
            </w:tcBorders>
            <w:noWrap/>
            <w:hideMark/>
          </w:tcPr>
          <w:p w14:paraId="1A1ECC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AA6BA1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C77114">
        <w:trPr>
          <w:trHeight w:val="320"/>
        </w:trPr>
        <w:tc>
          <w:tcPr>
            <w:tcW w:w="3162" w:type="dxa"/>
            <w:tcBorders>
              <w:right w:val="nil"/>
            </w:tcBorders>
            <w:noWrap/>
            <w:hideMark/>
          </w:tcPr>
          <w:p w14:paraId="36342DD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Coryphella verrucosa</w:t>
            </w:r>
          </w:p>
        </w:tc>
        <w:tc>
          <w:tcPr>
            <w:tcW w:w="1630" w:type="dxa"/>
            <w:tcBorders>
              <w:left w:val="nil"/>
              <w:right w:val="nil"/>
            </w:tcBorders>
            <w:noWrap/>
            <w:hideMark/>
          </w:tcPr>
          <w:p w14:paraId="0ACE91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1AB0F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C77114">
        <w:trPr>
          <w:trHeight w:val="320"/>
        </w:trPr>
        <w:tc>
          <w:tcPr>
            <w:tcW w:w="3162" w:type="dxa"/>
            <w:tcBorders>
              <w:right w:val="nil"/>
            </w:tcBorders>
            <w:noWrap/>
            <w:hideMark/>
          </w:tcPr>
          <w:p w14:paraId="2B8F957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Dendronotus iris</w:t>
            </w:r>
          </w:p>
        </w:tc>
        <w:tc>
          <w:tcPr>
            <w:tcW w:w="1630" w:type="dxa"/>
            <w:tcBorders>
              <w:left w:val="nil"/>
              <w:right w:val="nil"/>
            </w:tcBorders>
            <w:noWrap/>
            <w:hideMark/>
          </w:tcPr>
          <w:p w14:paraId="3E66E4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C60B6B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C77114">
        <w:trPr>
          <w:trHeight w:val="320"/>
        </w:trPr>
        <w:tc>
          <w:tcPr>
            <w:tcW w:w="3162" w:type="dxa"/>
            <w:tcBorders>
              <w:right w:val="nil"/>
            </w:tcBorders>
            <w:noWrap/>
            <w:hideMark/>
          </w:tcPr>
          <w:p w14:paraId="0023089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Dirona albolineata</w:t>
            </w:r>
          </w:p>
        </w:tc>
        <w:tc>
          <w:tcPr>
            <w:tcW w:w="1630" w:type="dxa"/>
            <w:tcBorders>
              <w:left w:val="nil"/>
              <w:right w:val="nil"/>
            </w:tcBorders>
            <w:noWrap/>
            <w:hideMark/>
          </w:tcPr>
          <w:p w14:paraId="5B0C71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773B8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C77114">
        <w:trPr>
          <w:trHeight w:val="320"/>
        </w:trPr>
        <w:tc>
          <w:tcPr>
            <w:tcW w:w="3162" w:type="dxa"/>
            <w:tcBorders>
              <w:right w:val="nil"/>
            </w:tcBorders>
            <w:noWrap/>
            <w:hideMark/>
          </w:tcPr>
          <w:p w14:paraId="56B9942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Dirona pellucida</w:t>
            </w:r>
          </w:p>
        </w:tc>
        <w:tc>
          <w:tcPr>
            <w:tcW w:w="1630" w:type="dxa"/>
            <w:tcBorders>
              <w:left w:val="nil"/>
              <w:right w:val="nil"/>
            </w:tcBorders>
            <w:noWrap/>
            <w:hideMark/>
          </w:tcPr>
          <w:p w14:paraId="287558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8CAAF9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C77114">
        <w:trPr>
          <w:trHeight w:val="320"/>
        </w:trPr>
        <w:tc>
          <w:tcPr>
            <w:tcW w:w="3162" w:type="dxa"/>
            <w:tcBorders>
              <w:right w:val="nil"/>
            </w:tcBorders>
            <w:noWrap/>
            <w:hideMark/>
          </w:tcPr>
          <w:p w14:paraId="2644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Diaulula odonoghuei</w:t>
            </w:r>
          </w:p>
        </w:tc>
        <w:tc>
          <w:tcPr>
            <w:tcW w:w="1630" w:type="dxa"/>
            <w:tcBorders>
              <w:left w:val="nil"/>
              <w:right w:val="nil"/>
            </w:tcBorders>
            <w:noWrap/>
            <w:hideMark/>
          </w:tcPr>
          <w:p w14:paraId="1B274E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02DE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C77114">
        <w:trPr>
          <w:trHeight w:val="320"/>
        </w:trPr>
        <w:tc>
          <w:tcPr>
            <w:tcW w:w="3162" w:type="dxa"/>
            <w:tcBorders>
              <w:right w:val="nil"/>
            </w:tcBorders>
            <w:noWrap/>
            <w:hideMark/>
          </w:tcPr>
          <w:p w14:paraId="21BDFC0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Diaulula sandiegensis</w:t>
            </w:r>
          </w:p>
        </w:tc>
        <w:tc>
          <w:tcPr>
            <w:tcW w:w="1630" w:type="dxa"/>
            <w:tcBorders>
              <w:left w:val="nil"/>
              <w:right w:val="nil"/>
            </w:tcBorders>
            <w:noWrap/>
            <w:hideMark/>
          </w:tcPr>
          <w:p w14:paraId="107A33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1FD7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C77114">
        <w:trPr>
          <w:trHeight w:val="320"/>
        </w:trPr>
        <w:tc>
          <w:tcPr>
            <w:tcW w:w="3162" w:type="dxa"/>
            <w:tcBorders>
              <w:right w:val="nil"/>
            </w:tcBorders>
            <w:noWrap/>
            <w:hideMark/>
          </w:tcPr>
          <w:p w14:paraId="6B7E1E0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Peltodoris nobilis</w:t>
            </w:r>
          </w:p>
        </w:tc>
        <w:tc>
          <w:tcPr>
            <w:tcW w:w="1630" w:type="dxa"/>
            <w:tcBorders>
              <w:left w:val="nil"/>
              <w:right w:val="nil"/>
            </w:tcBorders>
            <w:noWrap/>
            <w:hideMark/>
          </w:tcPr>
          <w:p w14:paraId="6051CE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D6154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C77114">
        <w:trPr>
          <w:trHeight w:val="320"/>
        </w:trPr>
        <w:tc>
          <w:tcPr>
            <w:tcW w:w="3162" w:type="dxa"/>
            <w:tcBorders>
              <w:right w:val="nil"/>
            </w:tcBorders>
            <w:noWrap/>
            <w:hideMark/>
          </w:tcPr>
          <w:p w14:paraId="2F5D839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Doris montereyensis</w:t>
            </w:r>
          </w:p>
        </w:tc>
        <w:tc>
          <w:tcPr>
            <w:tcW w:w="1630" w:type="dxa"/>
            <w:tcBorders>
              <w:left w:val="nil"/>
              <w:right w:val="nil"/>
            </w:tcBorders>
            <w:noWrap/>
            <w:hideMark/>
          </w:tcPr>
          <w:p w14:paraId="318F45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06178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C77114">
        <w:trPr>
          <w:trHeight w:val="320"/>
        </w:trPr>
        <w:tc>
          <w:tcPr>
            <w:tcW w:w="3162" w:type="dxa"/>
            <w:tcBorders>
              <w:right w:val="nil"/>
            </w:tcBorders>
            <w:noWrap/>
            <w:hideMark/>
          </w:tcPr>
          <w:p w14:paraId="1C2EB46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Doris odhneri</w:t>
            </w:r>
          </w:p>
        </w:tc>
        <w:tc>
          <w:tcPr>
            <w:tcW w:w="1630" w:type="dxa"/>
            <w:tcBorders>
              <w:left w:val="nil"/>
              <w:right w:val="nil"/>
            </w:tcBorders>
            <w:noWrap/>
            <w:hideMark/>
          </w:tcPr>
          <w:p w14:paraId="46CCD8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A3E9B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C77114">
        <w:trPr>
          <w:trHeight w:val="320"/>
        </w:trPr>
        <w:tc>
          <w:tcPr>
            <w:tcW w:w="3162" w:type="dxa"/>
            <w:tcBorders>
              <w:right w:val="nil"/>
            </w:tcBorders>
            <w:noWrap/>
            <w:hideMark/>
          </w:tcPr>
          <w:p w14:paraId="3B69685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Antiopella fusca</w:t>
            </w:r>
          </w:p>
        </w:tc>
        <w:tc>
          <w:tcPr>
            <w:tcW w:w="1630" w:type="dxa"/>
            <w:tcBorders>
              <w:left w:val="nil"/>
              <w:right w:val="nil"/>
            </w:tcBorders>
            <w:noWrap/>
            <w:hideMark/>
          </w:tcPr>
          <w:p w14:paraId="55D4ED7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4A674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C77114">
        <w:trPr>
          <w:trHeight w:val="320"/>
        </w:trPr>
        <w:tc>
          <w:tcPr>
            <w:tcW w:w="3162" w:type="dxa"/>
            <w:tcBorders>
              <w:right w:val="nil"/>
            </w:tcBorders>
            <w:noWrap/>
            <w:hideMark/>
          </w:tcPr>
          <w:p w14:paraId="29DBA77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Hermissenda crassicornis</w:t>
            </w:r>
          </w:p>
        </w:tc>
        <w:tc>
          <w:tcPr>
            <w:tcW w:w="1630" w:type="dxa"/>
            <w:tcBorders>
              <w:left w:val="nil"/>
              <w:right w:val="nil"/>
            </w:tcBorders>
            <w:noWrap/>
            <w:hideMark/>
          </w:tcPr>
          <w:p w14:paraId="6AB450D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28EA61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C77114">
        <w:trPr>
          <w:trHeight w:val="320"/>
        </w:trPr>
        <w:tc>
          <w:tcPr>
            <w:tcW w:w="3162" w:type="dxa"/>
            <w:tcBorders>
              <w:right w:val="nil"/>
            </w:tcBorders>
            <w:noWrap/>
            <w:hideMark/>
          </w:tcPr>
          <w:p w14:paraId="513C850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Acanthodoris hudsoni</w:t>
            </w:r>
          </w:p>
        </w:tc>
        <w:tc>
          <w:tcPr>
            <w:tcW w:w="1630" w:type="dxa"/>
            <w:tcBorders>
              <w:left w:val="nil"/>
              <w:right w:val="nil"/>
            </w:tcBorders>
            <w:noWrap/>
            <w:hideMark/>
          </w:tcPr>
          <w:p w14:paraId="19C79B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926A2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C77114">
        <w:trPr>
          <w:trHeight w:val="320"/>
        </w:trPr>
        <w:tc>
          <w:tcPr>
            <w:tcW w:w="3162" w:type="dxa"/>
            <w:tcBorders>
              <w:right w:val="nil"/>
            </w:tcBorders>
            <w:noWrap/>
            <w:hideMark/>
          </w:tcPr>
          <w:p w14:paraId="1CFF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Acanthodoris nanaimoensis</w:t>
            </w:r>
          </w:p>
        </w:tc>
        <w:tc>
          <w:tcPr>
            <w:tcW w:w="1630" w:type="dxa"/>
            <w:tcBorders>
              <w:left w:val="nil"/>
              <w:right w:val="nil"/>
            </w:tcBorders>
            <w:noWrap/>
            <w:hideMark/>
          </w:tcPr>
          <w:p w14:paraId="7F1630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153C0F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C77114">
        <w:trPr>
          <w:trHeight w:val="320"/>
        </w:trPr>
        <w:tc>
          <w:tcPr>
            <w:tcW w:w="3162" w:type="dxa"/>
            <w:tcBorders>
              <w:right w:val="nil"/>
            </w:tcBorders>
            <w:noWrap/>
            <w:hideMark/>
          </w:tcPr>
          <w:p w14:paraId="36AC1BC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Onchidoris bilamellata</w:t>
            </w:r>
          </w:p>
        </w:tc>
        <w:tc>
          <w:tcPr>
            <w:tcW w:w="1630" w:type="dxa"/>
            <w:tcBorders>
              <w:left w:val="nil"/>
              <w:right w:val="nil"/>
            </w:tcBorders>
            <w:noWrap/>
            <w:hideMark/>
          </w:tcPr>
          <w:p w14:paraId="03B34E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0E5EB8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C77114">
        <w:trPr>
          <w:trHeight w:val="320"/>
        </w:trPr>
        <w:tc>
          <w:tcPr>
            <w:tcW w:w="3162" w:type="dxa"/>
            <w:tcBorders>
              <w:right w:val="nil"/>
            </w:tcBorders>
            <w:noWrap/>
            <w:hideMark/>
          </w:tcPr>
          <w:p w14:paraId="564F904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Limacia cockerelli</w:t>
            </w:r>
          </w:p>
        </w:tc>
        <w:tc>
          <w:tcPr>
            <w:tcW w:w="1630" w:type="dxa"/>
            <w:tcBorders>
              <w:left w:val="nil"/>
              <w:right w:val="nil"/>
            </w:tcBorders>
            <w:noWrap/>
            <w:hideMark/>
          </w:tcPr>
          <w:p w14:paraId="455EFC3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7FF811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C77114">
        <w:trPr>
          <w:trHeight w:val="320"/>
        </w:trPr>
        <w:tc>
          <w:tcPr>
            <w:tcW w:w="3162" w:type="dxa"/>
            <w:tcBorders>
              <w:right w:val="nil"/>
            </w:tcBorders>
            <w:noWrap/>
            <w:hideMark/>
          </w:tcPr>
          <w:p w14:paraId="599EADE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Polycera tricolor</w:t>
            </w:r>
          </w:p>
        </w:tc>
        <w:tc>
          <w:tcPr>
            <w:tcW w:w="1630" w:type="dxa"/>
            <w:tcBorders>
              <w:left w:val="nil"/>
              <w:right w:val="nil"/>
            </w:tcBorders>
            <w:noWrap/>
            <w:hideMark/>
          </w:tcPr>
          <w:p w14:paraId="3781A57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3B5DB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C77114">
        <w:trPr>
          <w:trHeight w:val="320"/>
        </w:trPr>
        <w:tc>
          <w:tcPr>
            <w:tcW w:w="3162" w:type="dxa"/>
            <w:tcBorders>
              <w:right w:val="nil"/>
            </w:tcBorders>
            <w:noWrap/>
            <w:hideMark/>
          </w:tcPr>
          <w:p w14:paraId="6F422F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Triopha catalinae</w:t>
            </w:r>
          </w:p>
        </w:tc>
        <w:tc>
          <w:tcPr>
            <w:tcW w:w="1630" w:type="dxa"/>
            <w:tcBorders>
              <w:left w:val="nil"/>
              <w:right w:val="nil"/>
            </w:tcBorders>
            <w:noWrap/>
            <w:hideMark/>
          </w:tcPr>
          <w:p w14:paraId="59331D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077C4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C77114">
        <w:trPr>
          <w:trHeight w:val="320"/>
        </w:trPr>
        <w:tc>
          <w:tcPr>
            <w:tcW w:w="3162" w:type="dxa"/>
            <w:tcBorders>
              <w:right w:val="nil"/>
            </w:tcBorders>
            <w:noWrap/>
            <w:hideMark/>
          </w:tcPr>
          <w:p w14:paraId="40718F6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lastRenderedPageBreak/>
              <w:t>Triopha modesta</w:t>
            </w:r>
          </w:p>
        </w:tc>
        <w:tc>
          <w:tcPr>
            <w:tcW w:w="1630" w:type="dxa"/>
            <w:tcBorders>
              <w:left w:val="nil"/>
              <w:right w:val="nil"/>
            </w:tcBorders>
            <w:noWrap/>
            <w:hideMark/>
          </w:tcPr>
          <w:p w14:paraId="5F9737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73A69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C77114">
        <w:trPr>
          <w:trHeight w:val="320"/>
        </w:trPr>
        <w:tc>
          <w:tcPr>
            <w:tcW w:w="3162" w:type="dxa"/>
            <w:tcBorders>
              <w:right w:val="nil"/>
            </w:tcBorders>
            <w:noWrap/>
            <w:hideMark/>
          </w:tcPr>
          <w:p w14:paraId="4DD33C1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Triopha spp.</w:t>
            </w:r>
          </w:p>
        </w:tc>
        <w:tc>
          <w:tcPr>
            <w:tcW w:w="1630" w:type="dxa"/>
            <w:tcBorders>
              <w:left w:val="nil"/>
              <w:right w:val="nil"/>
            </w:tcBorders>
            <w:noWrap/>
            <w:hideMark/>
          </w:tcPr>
          <w:p w14:paraId="3BB60E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5250BF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C77114">
        <w:trPr>
          <w:trHeight w:val="320"/>
        </w:trPr>
        <w:tc>
          <w:tcPr>
            <w:tcW w:w="3162" w:type="dxa"/>
            <w:tcBorders>
              <w:right w:val="nil"/>
            </w:tcBorders>
            <w:noWrap/>
            <w:hideMark/>
          </w:tcPr>
          <w:p w14:paraId="1714EEA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Melibe leonina</w:t>
            </w:r>
          </w:p>
        </w:tc>
        <w:tc>
          <w:tcPr>
            <w:tcW w:w="1630" w:type="dxa"/>
            <w:tcBorders>
              <w:left w:val="nil"/>
              <w:right w:val="nil"/>
            </w:tcBorders>
            <w:noWrap/>
            <w:hideMark/>
          </w:tcPr>
          <w:p w14:paraId="1914CC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F7ED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C77114">
        <w:trPr>
          <w:trHeight w:val="320"/>
        </w:trPr>
        <w:tc>
          <w:tcPr>
            <w:tcW w:w="3162" w:type="dxa"/>
            <w:tcBorders>
              <w:right w:val="nil"/>
            </w:tcBorders>
            <w:noWrap/>
            <w:hideMark/>
          </w:tcPr>
          <w:p w14:paraId="70B4DC1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Tritonia festiva</w:t>
            </w:r>
          </w:p>
        </w:tc>
        <w:tc>
          <w:tcPr>
            <w:tcW w:w="1630" w:type="dxa"/>
            <w:tcBorders>
              <w:left w:val="nil"/>
              <w:right w:val="nil"/>
            </w:tcBorders>
            <w:noWrap/>
            <w:hideMark/>
          </w:tcPr>
          <w:p w14:paraId="656CC91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6BED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C77114">
        <w:trPr>
          <w:trHeight w:val="320"/>
        </w:trPr>
        <w:tc>
          <w:tcPr>
            <w:tcW w:w="3162" w:type="dxa"/>
            <w:tcBorders>
              <w:right w:val="nil"/>
            </w:tcBorders>
            <w:noWrap/>
            <w:hideMark/>
          </w:tcPr>
          <w:p w14:paraId="5F33B69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Acmaea mitra</w:t>
            </w:r>
          </w:p>
        </w:tc>
        <w:tc>
          <w:tcPr>
            <w:tcW w:w="1630" w:type="dxa"/>
            <w:tcBorders>
              <w:left w:val="nil"/>
              <w:right w:val="nil"/>
            </w:tcBorders>
            <w:noWrap/>
            <w:hideMark/>
          </w:tcPr>
          <w:p w14:paraId="5DF1A9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AFAFF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r w:rsidRPr="00B51A9A">
              <w:rPr>
                <w:rFonts w:ascii="Times New Roman" w:eastAsia="Times New Roman" w:hAnsi="Times New Roman" w:cs="Times New Roman"/>
                <w:i/>
                <w:color w:val="000000"/>
                <w:sz w:val="20"/>
                <w:szCs w:val="20"/>
                <w:lang w:val="en-CA"/>
              </w:rPr>
              <w:t>Nucella spp.</w:t>
            </w:r>
          </w:p>
        </w:tc>
      </w:tr>
      <w:tr w:rsidR="0017314E" w:rsidRPr="00E763F3" w14:paraId="14D403C7" w14:textId="77777777" w:rsidTr="00C77114">
        <w:trPr>
          <w:trHeight w:val="320"/>
        </w:trPr>
        <w:tc>
          <w:tcPr>
            <w:tcW w:w="3162" w:type="dxa"/>
            <w:tcBorders>
              <w:right w:val="nil"/>
            </w:tcBorders>
            <w:noWrap/>
            <w:hideMark/>
          </w:tcPr>
          <w:p w14:paraId="37A958F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Lottia scutum</w:t>
            </w:r>
          </w:p>
        </w:tc>
        <w:tc>
          <w:tcPr>
            <w:tcW w:w="1630" w:type="dxa"/>
            <w:tcBorders>
              <w:left w:val="nil"/>
              <w:right w:val="nil"/>
            </w:tcBorders>
            <w:noWrap/>
            <w:hideMark/>
          </w:tcPr>
          <w:p w14:paraId="76C605C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25D91A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r w:rsidRPr="00B51A9A">
              <w:rPr>
                <w:rFonts w:ascii="Times New Roman" w:eastAsia="Times New Roman" w:hAnsi="Times New Roman" w:cs="Times New Roman"/>
                <w:i/>
                <w:color w:val="000000"/>
                <w:sz w:val="20"/>
                <w:szCs w:val="20"/>
                <w:lang w:val="en-CA"/>
              </w:rPr>
              <w:t>Nucella spp.</w:t>
            </w:r>
          </w:p>
        </w:tc>
      </w:tr>
      <w:tr w:rsidR="0017314E" w:rsidRPr="00E763F3" w14:paraId="6E79EE8F" w14:textId="77777777" w:rsidTr="00C77114">
        <w:trPr>
          <w:trHeight w:val="320"/>
        </w:trPr>
        <w:tc>
          <w:tcPr>
            <w:tcW w:w="3162" w:type="dxa"/>
            <w:tcBorders>
              <w:right w:val="nil"/>
            </w:tcBorders>
            <w:noWrap/>
            <w:hideMark/>
          </w:tcPr>
          <w:p w14:paraId="24A1950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Berthella chacei</w:t>
            </w:r>
          </w:p>
        </w:tc>
        <w:tc>
          <w:tcPr>
            <w:tcW w:w="1630" w:type="dxa"/>
            <w:tcBorders>
              <w:left w:val="nil"/>
              <w:right w:val="nil"/>
            </w:tcBorders>
            <w:noWrap/>
            <w:hideMark/>
          </w:tcPr>
          <w:p w14:paraId="65DFF08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1C79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r w:rsidRPr="00B51A9A">
              <w:rPr>
                <w:rFonts w:ascii="Times New Roman" w:eastAsia="Times New Roman" w:hAnsi="Times New Roman" w:cs="Times New Roman"/>
                <w:i/>
                <w:color w:val="000000"/>
                <w:sz w:val="20"/>
                <w:szCs w:val="20"/>
                <w:lang w:val="en-CA"/>
              </w:rPr>
              <w:t>Nucella spp.</w:t>
            </w:r>
          </w:p>
        </w:tc>
      </w:tr>
      <w:tr w:rsidR="0017314E" w:rsidRPr="00E763F3" w14:paraId="76C4417C" w14:textId="77777777" w:rsidTr="00C77114">
        <w:trPr>
          <w:trHeight w:val="320"/>
        </w:trPr>
        <w:tc>
          <w:tcPr>
            <w:tcW w:w="3162" w:type="dxa"/>
            <w:tcBorders>
              <w:right w:val="nil"/>
            </w:tcBorders>
            <w:noWrap/>
            <w:hideMark/>
          </w:tcPr>
          <w:p w14:paraId="56C1E78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Calliostoma ligatum</w:t>
            </w:r>
          </w:p>
        </w:tc>
        <w:tc>
          <w:tcPr>
            <w:tcW w:w="1630" w:type="dxa"/>
            <w:tcBorders>
              <w:left w:val="nil"/>
              <w:right w:val="nil"/>
            </w:tcBorders>
            <w:noWrap/>
            <w:hideMark/>
          </w:tcPr>
          <w:p w14:paraId="67DBD80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77FB17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r w:rsidRPr="00B51A9A">
              <w:rPr>
                <w:rFonts w:ascii="Times New Roman" w:eastAsia="Times New Roman" w:hAnsi="Times New Roman" w:cs="Times New Roman"/>
                <w:i/>
                <w:color w:val="000000"/>
                <w:sz w:val="20"/>
                <w:szCs w:val="20"/>
                <w:lang w:val="en-CA"/>
              </w:rPr>
              <w:t>Nucella spp.</w:t>
            </w:r>
          </w:p>
        </w:tc>
      </w:tr>
      <w:tr w:rsidR="0017314E" w:rsidRPr="00E763F3" w14:paraId="43140D3D" w14:textId="77777777" w:rsidTr="00C77114">
        <w:trPr>
          <w:trHeight w:val="320"/>
        </w:trPr>
        <w:tc>
          <w:tcPr>
            <w:tcW w:w="3162" w:type="dxa"/>
            <w:tcBorders>
              <w:right w:val="nil"/>
            </w:tcBorders>
            <w:noWrap/>
            <w:hideMark/>
          </w:tcPr>
          <w:p w14:paraId="62111F3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Tegula funebralis</w:t>
            </w:r>
          </w:p>
        </w:tc>
        <w:tc>
          <w:tcPr>
            <w:tcW w:w="1630" w:type="dxa"/>
            <w:tcBorders>
              <w:left w:val="nil"/>
              <w:right w:val="nil"/>
            </w:tcBorders>
            <w:noWrap/>
            <w:hideMark/>
          </w:tcPr>
          <w:p w14:paraId="45E773D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5410C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r w:rsidRPr="00B51A9A">
              <w:rPr>
                <w:rFonts w:ascii="Times New Roman" w:eastAsia="Times New Roman" w:hAnsi="Times New Roman" w:cs="Times New Roman"/>
                <w:i/>
                <w:color w:val="000000"/>
                <w:sz w:val="20"/>
                <w:szCs w:val="20"/>
                <w:lang w:val="en-CA"/>
              </w:rPr>
              <w:t>Nucella spp.</w:t>
            </w:r>
          </w:p>
        </w:tc>
      </w:tr>
      <w:tr w:rsidR="0017314E" w:rsidRPr="00E763F3" w14:paraId="15651A37" w14:textId="77777777" w:rsidTr="00C77114">
        <w:trPr>
          <w:trHeight w:val="320"/>
        </w:trPr>
        <w:tc>
          <w:tcPr>
            <w:tcW w:w="3162" w:type="dxa"/>
            <w:tcBorders>
              <w:bottom w:val="single" w:sz="6" w:space="0" w:color="F2F2F2"/>
              <w:right w:val="nil"/>
            </w:tcBorders>
            <w:noWrap/>
            <w:hideMark/>
          </w:tcPr>
          <w:p w14:paraId="734CB56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Pomaulax gibberosus</w:t>
            </w:r>
          </w:p>
        </w:tc>
        <w:tc>
          <w:tcPr>
            <w:tcW w:w="1630" w:type="dxa"/>
            <w:tcBorders>
              <w:left w:val="nil"/>
              <w:bottom w:val="single" w:sz="6" w:space="0" w:color="F2F2F2"/>
              <w:right w:val="nil"/>
            </w:tcBorders>
            <w:noWrap/>
            <w:hideMark/>
          </w:tcPr>
          <w:p w14:paraId="60D8EF6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left w:val="nil"/>
              <w:bottom w:val="single" w:sz="6" w:space="0" w:color="F2F2F2"/>
            </w:tcBorders>
            <w:noWrap/>
            <w:hideMark/>
          </w:tcPr>
          <w:p w14:paraId="7D648C3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C77114">
        <w:trPr>
          <w:trHeight w:val="320"/>
        </w:trPr>
        <w:tc>
          <w:tcPr>
            <w:tcW w:w="3162" w:type="dxa"/>
            <w:tcBorders>
              <w:top w:val="single" w:sz="6" w:space="0" w:color="F2F2F2"/>
              <w:bottom w:val="single" w:sz="4" w:space="0" w:color="auto"/>
              <w:right w:val="nil"/>
            </w:tcBorders>
            <w:noWrap/>
            <w:hideMark/>
          </w:tcPr>
          <w:p w14:paraId="62AB74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Eurylepta leoparda</w:t>
            </w:r>
          </w:p>
        </w:tc>
        <w:tc>
          <w:tcPr>
            <w:tcW w:w="1630" w:type="dxa"/>
            <w:tcBorders>
              <w:top w:val="single" w:sz="6" w:space="0" w:color="F2F2F2"/>
              <w:left w:val="nil"/>
              <w:bottom w:val="single" w:sz="4" w:space="0" w:color="auto"/>
              <w:right w:val="nil"/>
            </w:tcBorders>
            <w:noWrap/>
            <w:hideMark/>
          </w:tcPr>
          <w:p w14:paraId="66AE332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single" w:sz="6" w:space="0" w:color="F2F2F2"/>
              <w:left w:val="nil"/>
              <w:bottom w:val="single" w:sz="4" w:space="0" w:color="auto"/>
            </w:tcBorders>
            <w:noWrap/>
            <w:hideMark/>
          </w:tcPr>
          <w:p w14:paraId="43EDFB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158632AA" w14:textId="77777777" w:rsidR="00792779" w:rsidRDefault="00792779" w:rsidP="00792779">
      <w:pPr>
        <w:spacing w:line="480" w:lineRule="auto"/>
        <w:rPr>
          <w:rFonts w:ascii="Times New Roman" w:hAnsi="Times New Roman" w:cs="Times New Roman"/>
          <w:lang w:val="en-CA"/>
        </w:rPr>
      </w:pPr>
    </w:p>
    <w:p w14:paraId="7D565DBA" w14:textId="0FE9C062" w:rsidR="00792779" w:rsidRDefault="00792779" w:rsidP="00792779">
      <w:pPr>
        <w:spacing w:line="480" w:lineRule="auto"/>
        <w:rPr>
          <w:rFonts w:ascii="Times New Roman" w:hAnsi="Times New Roman" w:cs="Times New Roman"/>
        </w:rPr>
      </w:pPr>
      <w:r>
        <w:rPr>
          <w:rFonts w:ascii="Times New Roman" w:hAnsi="Times New Roman" w:cs="Times New Roman"/>
          <w:b/>
          <w:lang w:val="en-CA"/>
        </w:rPr>
        <w:t xml:space="preserve">Supp </w:t>
      </w:r>
      <w:r w:rsidRPr="00E83D6E">
        <w:rPr>
          <w:rFonts w:ascii="Times New Roman" w:hAnsi="Times New Roman" w:cs="Times New Roman"/>
          <w:b/>
          <w:lang w:val="en-CA"/>
        </w:rPr>
        <w:t xml:space="preserve">Table </w:t>
      </w:r>
      <w:r>
        <w:rPr>
          <w:rFonts w:ascii="Times New Roman" w:hAnsi="Times New Roman" w:cs="Times New Roman"/>
          <w:b/>
          <w:lang w:val="en-CA"/>
        </w:rPr>
        <w:t>2</w:t>
      </w:r>
      <w:r>
        <w:rPr>
          <w:rFonts w:ascii="Times New Roman" w:hAnsi="Times New Roman" w:cs="Times New Roman"/>
          <w:lang w:val="en-CA"/>
        </w:rPr>
        <w:t>.</w:t>
      </w:r>
      <w:r>
        <w:rPr>
          <w:rFonts w:ascii="Times New Roman" w:hAnsi="Times New Roman" w:cs="Times New Roman"/>
        </w:rP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df is the degrees of freedom in the model. The model with the lowest AIC score is the “best” model; </w:t>
      </w:r>
      <w:r w:rsidRPr="00D504C4">
        <w:rPr>
          <w:rFonts w:ascii="Times New Roman" w:hAnsi="Times New Roman" w:cs="Times New Roman"/>
        </w:rPr>
        <w:t>Δ</w:t>
      </w:r>
      <w:r>
        <w:rPr>
          <w:rFonts w:ascii="Times New Roman" w:hAnsi="Times New Roman" w:cs="Times New Roman"/>
        </w:rPr>
        <w:t xml:space="preserve">AIC is the difference in AIC score between a given model and the “best” model; AIC weight </w:t>
      </w:r>
      <w:r w:rsidRPr="00CE6557">
        <w:rPr>
          <w:rFonts w:ascii="Times New Roman" w:hAnsi="Times New Roman" w:cs="Times New Roman"/>
        </w:rPr>
        <w:t>represent</w:t>
      </w:r>
      <w:r>
        <w:rPr>
          <w:rFonts w:ascii="Times New Roman" w:hAnsi="Times New Roman" w:cs="Times New Roman"/>
        </w:rPr>
        <w:t>s</w:t>
      </w:r>
      <w:r w:rsidRPr="00CE6557">
        <w:rPr>
          <w:rFonts w:ascii="Times New Roman" w:hAnsi="Times New Roman" w:cs="Times New Roman"/>
        </w:rPr>
        <w:t xml:space="preserve"> the </w:t>
      </w:r>
      <w:r>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173BD739" w14:textId="77777777" w:rsidR="00792779" w:rsidRPr="00780FBD" w:rsidRDefault="00792779" w:rsidP="005E2FEE">
            <w:pPr>
              <w:spacing w:line="360" w:lineRule="auto"/>
              <w:rPr>
                <w:rFonts w:ascii="Times New Roman" w:hAnsi="Times New Roman" w:cs="Times New Roman"/>
                <w:b/>
              </w:rPr>
            </w:pPr>
            <w:r>
              <w:rPr>
                <w:rFonts w:ascii="Times New Roman" w:hAnsi="Times New Roman" w:cs="Times New Roman"/>
                <w:b/>
              </w:rPr>
              <w:t>df</w:t>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AA + SHD + T + D + AA:T + RE</w:t>
            </w:r>
          </w:p>
        </w:tc>
        <w:tc>
          <w:tcPr>
            <w:tcW w:w="1276" w:type="dxa"/>
            <w:tcBorders>
              <w:left w:val="nil"/>
              <w:right w:val="nil"/>
            </w:tcBorders>
            <w:vAlign w:val="bottom"/>
          </w:tcPr>
          <w:p w14:paraId="31954215"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4614FCD7" w14:textId="206FD1B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45.60</w:t>
            </w:r>
          </w:p>
        </w:tc>
        <w:tc>
          <w:tcPr>
            <w:tcW w:w="1560" w:type="dxa"/>
            <w:tcBorders>
              <w:left w:val="nil"/>
              <w:right w:val="nil"/>
            </w:tcBorders>
            <w:vAlign w:val="bottom"/>
          </w:tcPr>
          <w:p w14:paraId="2E349C7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3362A12C" w14:textId="56D8A70E"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0.4</w:t>
            </w:r>
            <w:r w:rsidR="00990B37">
              <w:rPr>
                <w:rFonts w:ascii="Times New Roman" w:hAnsi="Times New Roman" w:cs="Times New Roman"/>
                <w:color w:val="000000"/>
              </w:rPr>
              <w:t>9</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AA + SID + T + D + AA:T + RE</w:t>
            </w:r>
          </w:p>
        </w:tc>
        <w:tc>
          <w:tcPr>
            <w:tcW w:w="1276" w:type="dxa"/>
            <w:tcBorders>
              <w:left w:val="nil"/>
              <w:right w:val="nil"/>
            </w:tcBorders>
            <w:vAlign w:val="bottom"/>
          </w:tcPr>
          <w:p w14:paraId="6784CBE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6C8EABEA" w14:textId="5C87FC34"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46.</w:t>
            </w:r>
            <w:r w:rsidR="00990B37">
              <w:rPr>
                <w:rFonts w:ascii="Times New Roman" w:hAnsi="Times New Roman" w:cs="Times New Roman"/>
                <w:color w:val="000000"/>
              </w:rPr>
              <w:t>09</w:t>
            </w:r>
          </w:p>
        </w:tc>
        <w:tc>
          <w:tcPr>
            <w:tcW w:w="1560" w:type="dxa"/>
            <w:tcBorders>
              <w:left w:val="nil"/>
              <w:right w:val="nil"/>
            </w:tcBorders>
            <w:vAlign w:val="bottom"/>
          </w:tcPr>
          <w:p w14:paraId="386611CA" w14:textId="1E34230C"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50</w:t>
            </w:r>
          </w:p>
        </w:tc>
        <w:tc>
          <w:tcPr>
            <w:tcW w:w="1701" w:type="dxa"/>
            <w:tcBorders>
              <w:left w:val="nil"/>
            </w:tcBorders>
            <w:vAlign w:val="bottom"/>
          </w:tcPr>
          <w:p w14:paraId="3EC54DDF" w14:textId="3820BA9C"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AB + SHD + T + D + AB:T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AB + SID + T + D + AB:T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bl>
    <w:p w14:paraId="6273DB10" w14:textId="77777777" w:rsidR="00792779" w:rsidRDefault="00792779" w:rsidP="00792779">
      <w:pPr>
        <w:spacing w:line="480" w:lineRule="auto"/>
        <w:rPr>
          <w:rFonts w:ascii="Times New Roman" w:hAnsi="Times New Roman" w:cs="Times New Roman"/>
          <w:lang w:val="en-CA"/>
        </w:rPr>
      </w:pPr>
    </w:p>
    <w:p w14:paraId="11A7E7C1" w14:textId="77777777" w:rsidR="00792779" w:rsidRDefault="00792779" w:rsidP="00792779">
      <w:pPr>
        <w:rPr>
          <w:rFonts w:ascii="Times New Roman" w:hAnsi="Times New Roman" w:cs="Times New Roman"/>
          <w:b/>
          <w:lang w:val="en-CA"/>
        </w:rPr>
      </w:pPr>
      <w:r>
        <w:rPr>
          <w:rFonts w:ascii="Times New Roman" w:hAnsi="Times New Roman" w:cs="Times New Roman"/>
          <w:b/>
          <w:lang w:val="en-CA"/>
        </w:rPr>
        <w:br w:type="page"/>
      </w:r>
    </w:p>
    <w:p w14:paraId="7172A303" w14:textId="77777777" w:rsidR="00792779" w:rsidRDefault="00792779" w:rsidP="00792779">
      <w:pPr>
        <w:spacing w:line="480" w:lineRule="auto"/>
        <w:rPr>
          <w:rFonts w:ascii="Times New Roman" w:hAnsi="Times New Roman" w:cs="Times New Roman"/>
        </w:rPr>
      </w:pPr>
      <w:r>
        <w:rPr>
          <w:rFonts w:ascii="Times New Roman" w:hAnsi="Times New Roman" w:cs="Times New Roman"/>
          <w:b/>
          <w:lang w:val="en-CA"/>
        </w:rPr>
        <w:lastRenderedPageBreak/>
        <w:t xml:space="preserve">Supp </w:t>
      </w:r>
      <w:commentRangeStart w:id="155"/>
      <w:r w:rsidRPr="00A15B36">
        <w:rPr>
          <w:rFonts w:ascii="Times New Roman" w:hAnsi="Times New Roman" w:cs="Times New Roman"/>
          <w:b/>
          <w:lang w:val="en-CA"/>
        </w:rPr>
        <w:t xml:space="preserve">Table </w:t>
      </w:r>
      <w:commentRangeEnd w:id="155"/>
      <w:r>
        <w:rPr>
          <w:rStyle w:val="CommentReference"/>
        </w:rPr>
        <w:commentReference w:id="155"/>
      </w:r>
      <w:r>
        <w:rPr>
          <w:rFonts w:ascii="Times New Roman" w:hAnsi="Times New Roman" w:cs="Times New Roman"/>
          <w:b/>
          <w:lang w:val="en-CA"/>
        </w:rPr>
        <w:t>3</w:t>
      </w:r>
      <w:r>
        <w:rPr>
          <w:rFonts w:ascii="Times New Roman" w:hAnsi="Times New Roman" w:cs="Times New Roman"/>
          <w:lang w:val="en-CA"/>
        </w:rPr>
        <w:t xml:space="preserve">. </w:t>
      </w:r>
      <w:r>
        <w:rPr>
          <w:rFonts w:ascii="Times New Roman" w:hAnsi="Times New Roman" w:cs="Times New Roman"/>
        </w:rPr>
        <w:t xml:space="preserve">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site. df is the degrees of freedom in the model. The model with the lowest AIC score is the “best” model; </w:t>
      </w:r>
      <w:r w:rsidRPr="00D504C4">
        <w:rPr>
          <w:rFonts w:ascii="Times New Roman" w:hAnsi="Times New Roman" w:cs="Times New Roman"/>
        </w:rPr>
        <w:t>Δ</w:t>
      </w:r>
      <w:r>
        <w:rPr>
          <w:rFonts w:ascii="Times New Roman" w:hAnsi="Times New Roman" w:cs="Times New Roman"/>
        </w:rPr>
        <w:t xml:space="preserve">AIC is the difference in AIC score between a given model and the “best” model; AIC weight </w:t>
      </w:r>
      <w:r w:rsidRPr="00CE6557">
        <w:rPr>
          <w:rFonts w:ascii="Times New Roman" w:hAnsi="Times New Roman" w:cs="Times New Roman"/>
        </w:rPr>
        <w:t>represent</w:t>
      </w:r>
      <w:r>
        <w:rPr>
          <w:rFonts w:ascii="Times New Roman" w:hAnsi="Times New Roman" w:cs="Times New Roman"/>
        </w:rPr>
        <w:t>s</w:t>
      </w:r>
      <w:r w:rsidRPr="00CE6557">
        <w:rPr>
          <w:rFonts w:ascii="Times New Roman" w:hAnsi="Times New Roman" w:cs="Times New Roman"/>
        </w:rPr>
        <w:t xml:space="preserve"> the </w:t>
      </w:r>
      <w:r>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4068B0CA" w14:textId="77777777" w:rsidR="00792779" w:rsidRPr="00780FBD" w:rsidRDefault="00792779" w:rsidP="005E2FEE">
            <w:pPr>
              <w:spacing w:line="360" w:lineRule="auto"/>
              <w:rPr>
                <w:rFonts w:ascii="Times New Roman" w:hAnsi="Times New Roman" w:cs="Times New Roman"/>
                <w:b/>
              </w:rPr>
            </w:pPr>
            <w:r>
              <w:rPr>
                <w:rFonts w:ascii="Times New Roman" w:hAnsi="Times New Roman" w:cs="Times New Roman"/>
                <w:b/>
              </w:rPr>
              <w:t>df</w:t>
            </w:r>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AB + SHD + KS + KB + T + D + AB:T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33</w:t>
            </w:r>
          </w:p>
        </w:tc>
      </w:tr>
      <w:tr w:rsidR="00792779" w14:paraId="0F357B07" w14:textId="77777777" w:rsidTr="005E2FEE">
        <w:tc>
          <w:tcPr>
            <w:tcW w:w="6671" w:type="dxa"/>
            <w:tcBorders>
              <w:right w:val="nil"/>
            </w:tcBorders>
          </w:tcPr>
          <w:p w14:paraId="4AC36ED7"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AB + SID + KS + KB + T + D + AB:T + AB:KB + KB:T + RE</w:t>
            </w:r>
          </w:p>
        </w:tc>
        <w:tc>
          <w:tcPr>
            <w:tcW w:w="580" w:type="dxa"/>
            <w:tcBorders>
              <w:left w:val="nil"/>
              <w:right w:val="nil"/>
            </w:tcBorders>
            <w:vAlign w:val="bottom"/>
          </w:tcPr>
          <w:p w14:paraId="4680113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0.2</w:t>
            </w:r>
          </w:p>
        </w:tc>
        <w:tc>
          <w:tcPr>
            <w:tcW w:w="1544" w:type="dxa"/>
            <w:tcBorders>
              <w:left w:val="nil"/>
            </w:tcBorders>
            <w:vAlign w:val="bottom"/>
          </w:tcPr>
          <w:p w14:paraId="3A4F4C7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30</w:t>
            </w:r>
          </w:p>
        </w:tc>
      </w:tr>
      <w:tr w:rsidR="00792779" w14:paraId="01405FDC" w14:textId="77777777" w:rsidTr="005E2FEE">
        <w:tc>
          <w:tcPr>
            <w:tcW w:w="6671" w:type="dxa"/>
            <w:tcBorders>
              <w:bottom w:val="single" w:sz="6" w:space="0" w:color="F2F2F2"/>
              <w:right w:val="nil"/>
            </w:tcBorders>
          </w:tcPr>
          <w:p w14:paraId="11BD7072"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AA + SHD + KS + KB + T + D + AA:T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34.</w:t>
            </w:r>
            <w:r w:rsidR="00EF152C">
              <w:rPr>
                <w:rFonts w:ascii="Times New Roman" w:hAnsi="Times New Roman" w:cs="Times New Roman"/>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AS + SID + KS + KB + T + D + AA:T + AA:KB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w:t>
            </w:r>
            <w:r w:rsidR="00EF152C">
              <w:rPr>
                <w:rFonts w:ascii="Times New Roman" w:hAnsi="Times New Roman" w:cs="Times New Roman"/>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14</w:t>
            </w:r>
          </w:p>
        </w:tc>
      </w:tr>
    </w:tbl>
    <w:p w14:paraId="409BFB23" w14:textId="77777777" w:rsidR="00792779" w:rsidRDefault="00792779" w:rsidP="00792779">
      <w:pPr>
        <w:spacing w:line="360" w:lineRule="auto"/>
        <w:rPr>
          <w:rFonts w:ascii="Times New Roman" w:hAnsi="Times New Roman" w:cs="Times New Roman"/>
        </w:rPr>
      </w:pPr>
    </w:p>
    <w:p w14:paraId="3AFE4C93" w14:textId="77777777" w:rsidR="00792779" w:rsidRDefault="00792779" w:rsidP="00792779">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p>
    <w:p w14:paraId="6D2DE4D5" w14:textId="77777777" w:rsidR="00792779" w:rsidRDefault="00792779">
      <w:pPr>
        <w:rPr>
          <w:rFonts w:ascii="Times New Roman" w:hAnsi="Times New Roman" w:cs="Times New Roman"/>
          <w:b/>
          <w:lang w:val="en-CA"/>
        </w:rPr>
      </w:pPr>
      <w:r>
        <w:rPr>
          <w:rFonts w:ascii="Times New Roman" w:hAnsi="Times New Roman" w:cs="Times New Roman"/>
          <w:b/>
          <w:lang w:val="en-CA"/>
        </w:rPr>
        <w:br w:type="page"/>
      </w:r>
    </w:p>
    <w:p w14:paraId="367153FB" w14:textId="58526D09"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290182C7" w14:textId="77777777" w:rsidR="00990B37" w:rsidRPr="00990B37" w:rsidRDefault="00EC101B" w:rsidP="00990B37">
      <w:pPr>
        <w:pStyle w:val="Bibliography"/>
        <w:rPr>
          <w:rFonts w:ascii="Times New Roman" w:hAnsi="Times New Roman" w:cs="Times New Roman"/>
        </w:rPr>
      </w:pPr>
      <w:r>
        <w:t xml:space="preserve"> </w:t>
      </w:r>
      <w:r w:rsidR="0061163F">
        <w:fldChar w:fldCharType="begin"/>
      </w:r>
      <w:r w:rsidR="0061163F">
        <w:instrText xml:space="preserve"> ADDIN ZOTERO_BIBL {"uncited":[],"omitted":[],"custom":[]} CSL_BIBLIOGRAPHY </w:instrText>
      </w:r>
      <w:r w:rsidR="0061163F">
        <w:fldChar w:fldCharType="separate"/>
      </w:r>
      <w:r w:rsidR="00990B37" w:rsidRPr="00990B37">
        <w:rPr>
          <w:rFonts w:ascii="Times New Roman" w:hAnsi="Times New Roman" w:cs="Times New Roman"/>
        </w:rPr>
        <w:t>Allgeier, J.E., Burkepile, D.E., Layman, C.A., 2017. Animal pee in the sea: consumer-mediated nutrient dynamics in the world’s changing oceans. Glob Change Biol 23, 2166–2178. https://doi.org/10.1111/gcb.13625</w:t>
      </w:r>
    </w:p>
    <w:p w14:paraId="3A02DB45"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Aquilino, K.M., Bracken, M.E.S., Faubel, M.N., Stachowicz, J.J., 2009. Local-scale nutrient regeneration facilitates seaweed growth on wave-exposed rocky shores in an upwelling system. Limnol Oceanogr 54, 309–317. https://doi.org/10.4319/lo.2009.54.1.0309</w:t>
      </w:r>
    </w:p>
    <w:p w14:paraId="1AA2AAC7"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6D7E5D6C"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Attridge, C.M., Cox, K.D., Maher, B., Gross, S., Lim, E.G., Kattler, K.R., Côté, I.M., 2024. Studying Kelp Forests of Today to Forecast Ecosystems of the Future. Fisheries 49, 181–187. https://doi.org/10.1002/fsh.11065</w:t>
      </w:r>
    </w:p>
    <w:p w14:paraId="23D2DCDD"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Benkwitt, C.E., Wilson, S.K., Graham, N.A.J., 2019. Seabird nutrient subsidies alter patterns of algal abundance and fish biomass on coral reefs following a bleaching event. Glob Change Biol 25, 2619–2632. https://doi.org/10.1111/gcb.14643</w:t>
      </w:r>
    </w:p>
    <w:p w14:paraId="6B6FE20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Brooks, M.E., Kristensen, K., van Benthem, K.J., Magnusson, A., Berg, C.W., Nielsen, A., Skaug, H.J., Mächler, M., Bolker, B.M., 2017. glmmTMB balances speed and flexibility among packages for zero-inflated generalized linear mixed modeling. The R Journal 9, 378. https://doi.org/10.32614/RJ-2017-066</w:t>
      </w:r>
    </w:p>
    <w:p w14:paraId="3E3EF4EB"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Brzezinksi, M., Reed, D., Harrer, S., Rassweiler, A., Melack, J., Goodridge, B., Dugan, J., 2013. Multiple sources and forms of nitrogen sustain year-round kelp growth on the inner continental shelf of the Santa Barbara Channel. Oceanog 26, 114–123. https://doi.org/10.5670/oceanog.2013.53</w:t>
      </w:r>
    </w:p>
    <w:p w14:paraId="1046B537"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Dayton, P.K., Tegner, M.J., Edwards, P.B., Riser, K.L., 1999. Temporal and Spatial Scales of Kelp Demography: The Role of Oceanographic Climate. Ecological Monographs 69, 219–250. https://doi.org/10.1890/0012-9615(1999)069[0219:TASSOK]2.0.CO;2</w:t>
      </w:r>
    </w:p>
    <w:p w14:paraId="03A2AA4B"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Doughty, C.E., Roman, J., Faurby, S., Wolf, A., Haque, A., Bakker, E.S., Malhi, Y., Dunning, J.B., Svenning, J.-C., 2016. Global nutrient transport in a world of giants. Proceedings of the National Academy of Sciences 113, 868–873. https://doi.org/10.1073/pnas.1502549112</w:t>
      </w:r>
    </w:p>
    <w:p w14:paraId="126BB24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Edgar, G., Stuart-Smith, R., 2009. Ecological effects of marine protected areas on rocky reef communities—a continental-scale analysis. Mar. Ecol. Prog. Ser. 388, 51–62. https://doi.org/10.3354/meps08149</w:t>
      </w:r>
    </w:p>
    <w:p w14:paraId="48A2F5A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2EB6F9C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lastRenderedPageBreak/>
        <w:t>Francis, F.T., Côté, I.M., 2018. Fish movement drives spatial and temporal patterns of nutrient provisioning on coral reef patches. Ecosphere 9, e02225. https://doi.org/10.1002/ecs2.2225</w:t>
      </w:r>
    </w:p>
    <w:p w14:paraId="3C995FFF"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Froese, R., Thorson, J.T., Reyes Jr, R.B., 2014. A Bayesian approach for estimating length-weight relationships in fishes. Journal of Applied Ichthyology 30, 78–85. https://doi.org/10.1111/jai.12299</w:t>
      </w:r>
    </w:p>
    <w:p w14:paraId="63049A84"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42A8B4D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5D2E4B6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Hartig, F., 2022. DHARMa: Residual Diagnostics for Hierarchical (Multi-Level / Mixed) Regression Models. R package version 0.4.6.</w:t>
      </w:r>
    </w:p>
    <w:p w14:paraId="540EE00B"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Holbrook, S.J., Brooks, A.J., Schmitt, R.J., Stewart, H.L., 2008. Effects of sheltering fish on growth of their host corals. Mar Biol 155, 521–530. https://doi.org/10.1007/s00227-008-1051-7</w:t>
      </w:r>
    </w:p>
    <w:p w14:paraId="59B5DFFC"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Holmes, R.M., Aminot, A., Kerouel, R., Hooker, B.A., Peterson, B.J., 1999. A simple and precise method for measuring ammonium in marine and freshwater ecosystems. Canadian Journal of Fisheries and Aquatic Sciences 56, 1801–1808. https://doi.org/10.1139/f99-128</w:t>
      </w:r>
    </w:p>
    <w:p w14:paraId="315EA62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Howard, B.R., Francis, F.T., Côté, I.M., Therriault, T.W., 2019. Habitat alteration by invasive European green crab (Carcinus maenas) causes eelgrass loss in British Columbia, Canada. Biol Invasions 21, 3607–3618. https://doi.org/10.1007/s10530-019-02072-z</w:t>
      </w:r>
    </w:p>
    <w:p w14:paraId="17191DAE"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Layman, C.A., Allgeier, J.E., Montaña, C.G., 2016. Mechanistic evidence of enhanced production on artificial reefs: A case study in a Bahamian seagrass ecosystem. Ecol Eng 95, 574–579. https://doi.org/10.1016/j.ecoleng.2016.06.109</w:t>
      </w:r>
    </w:p>
    <w:p w14:paraId="39946B30"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Leibold, M.A., 1991. Biodiversity and nutrient enrichment in pond plankton communities. Evol. Ecol. Res 1, 73–95.</w:t>
      </w:r>
    </w:p>
    <w:p w14:paraId="0DE0D52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Lobban, C.S., Harrison, P.J., 1994. Seaweed Ecology and Physiology. Cambridge University Press.</w:t>
      </w:r>
    </w:p>
    <w:p w14:paraId="055DDBF0"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Lowman, H.E., Hirsch, M.E., Brzezinski, M.A., Melack, J.M., 2023. Examining the Potential of Sandy Marine Sediments Surrounding Giant Kelp Forests to Provide Recycled Nutrients for Growth. Journal of Coastal Research 39, 442–454. https://doi.org/10.2112/JCOASTRES-D-22-00035.1</w:t>
      </w:r>
    </w:p>
    <w:p w14:paraId="7CCB4473"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Mann, K.H., 1973. Seaweeds: Their Productivity and Strategy for Growth. Science 182, 975–981. https://doi.org/10.1126/science.182.4116.975</w:t>
      </w:r>
    </w:p>
    <w:p w14:paraId="1D0DEDCF"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Menge, B.A., 1992. Community Regulation: Under What Conditions Are Bottom-Up Factors Important on Rocky Shores? Ecology 73, 755–765. https://doi.org/10.2307/1940155</w:t>
      </w:r>
    </w:p>
    <w:p w14:paraId="3A68E5C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Meyer, J.L., Schultz, E.T., 1985. Migrating haemulid fishes as a source of nutrients and organic matter on coral reefs. Limnol Oceanogr 30, 146–156.</w:t>
      </w:r>
    </w:p>
    <w:p w14:paraId="654308DC"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Meyer, J.L., Schultz, E.T., Helfman, G.S., 1983. Fish schools: An asset to corals. Science 220, 1047–1049. https://doi.org/10.1126/science.220.4601.1047</w:t>
      </w:r>
    </w:p>
    <w:p w14:paraId="57B7C167"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lastRenderedPageBreak/>
        <w:t>Nielsen, K.J., Navarrete, S.A., 2004. Mesoscale regulation comes from the bottom-up: intertidal interactions between consumers and upwelling. Ecology Letters 7, 31–41. https://doi.org/10.1046/j.1461-0248.2003.00542.x</w:t>
      </w:r>
    </w:p>
    <w:p w14:paraId="3F83725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30C58ED4"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Paine, R.T., 1986. Benthic community—water column coupling during the 1982-1983 El Niño. Are community changes at high latitudes attributable to cause or coincidence?1. Limnology and Oceanography 31, 351–360. https://doi.org/10.4319/lo.1986.31.2.0351</w:t>
      </w:r>
    </w:p>
    <w:p w14:paraId="2605291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Pawlowicz, R., 2017. Seasonal cycles, hypoxia, and renewal in a coastal fjord (Barkley Sound, British Columbia). Atmosphere-Ocean 55, 264–283. https://doi.org/10.1080/07055900.2017.1374240</w:t>
      </w:r>
    </w:p>
    <w:p w14:paraId="2F063B8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Pfister, C.A., Altabet, M.A., Post, D., 2014. Animal regeneration and microbial retention of nitrogen along coastal rocky shores. Ecology 95, 2803–2814. https://doi.org/10.1890/13-1825.1</w:t>
      </w:r>
    </w:p>
    <w:p w14:paraId="1D26CAFE"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Pfister, C.A., Altabet, M.A., Weigel, B.L., 2019. Kelp beds and their local effects on seawater chemistry, productivity, and microbial communities. Ecology 100, e02798. https://doi.org/10.1002/ecy.2798</w:t>
      </w:r>
    </w:p>
    <w:p w14:paraId="74462C0A"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Phillips, J.C., Hurd, C.L., 2004. Kinetics of nitrate, ammonium, and urea uptake by four intertidal seaweeds from New Zealand. J Phycol 40, 534–545. https://doi.org/10.1111/j.1529-8817.2004.03157.x</w:t>
      </w:r>
    </w:p>
    <w:p w14:paraId="43147D8F"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Probyn, T.A., Chapman, A.R.O., 1983. Summer growth of Chordaria flagelliformis (O.F. Muell.) C. Ag.: Physiological strategies in a nutrient stressed environment. Journal of Experimental Marine Biology and Ecology 73, 243–271. https://doi.org/10.1016/0022-0981(83)90050-3</w:t>
      </w:r>
    </w:p>
    <w:p w14:paraId="0421AF9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R Core Team, 2019. R: A language and environment for statistical computing.</w:t>
      </w:r>
    </w:p>
    <w:p w14:paraId="1B5A0920"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Roman, J., McCarthy, J.J., 2010. The Whale Pump: Marine Mammals Enhance Primary Productivity in a Coastal Basin. PLoS ONE 5, e13255. https://doi.org/10.1371/journal.pone.0013255</w:t>
      </w:r>
    </w:p>
    <w:p w14:paraId="681CDF3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RStudio Team, 2016. RStudio: Integrated development for R.</w:t>
      </w:r>
    </w:p>
    <w:p w14:paraId="36AC7C4D"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Sellers, A.J., Leung, B., Torchin, M.E., 2020. Global meta-analysis of how marine upwelling affects herbivory. Global Ecology and Biogeography 29, 370–383. https://doi.org/10.1111/geb.13023</w:t>
      </w:r>
    </w:p>
    <w:p w14:paraId="122973B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Shantz, A.A., Ladd, M.C., Schrack, E., Burkepile, D.E., 2015. Fish-derived nutrient hotspots shape coral reef benthic communities. Ecological Applications 25, 2142–2152. https://doi.org/10.1890/14-2209.1</w:t>
      </w:r>
    </w:p>
    <w:p w14:paraId="5B48C98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Starko, S., Neufeld, C.J., Gendall, L., Timmer, B., Campbell, L., Yakimishyn, J., Druehl, L., Baum, J.K., 2022. Microclimate predicts kelp forest extinction in the face of direct and indirect marine heatwave effects. Ecological Applications 32, e2673. https://doi.org/10.1002/eap.2673</w:t>
      </w:r>
    </w:p>
    <w:p w14:paraId="12676981"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 xml:space="preserve">Starko, S., Timmer, B., Reshitnyk, L., Csordas, M., McHenry, J., Schroeder, S., Hessing-Lewis, M., Costa, M., Zielinksi, A., Zielinksi, R., Cook, S., Underhill, R., Boyer, L., Fretwell, </w:t>
      </w:r>
      <w:r w:rsidRPr="00990B37">
        <w:rPr>
          <w:rFonts w:ascii="Times New Roman" w:hAnsi="Times New Roman" w:cs="Times New Roman"/>
        </w:rPr>
        <w:lastRenderedPageBreak/>
        <w:t>C., Yakimishyn, J., Heath, W., Gruman, C., Hingmire, D., Baum, J., Neufeld, C., 2024. Local and regional variation in kelp loss and stability across coastal British Columbia. Mar. Ecol. Prog. Ser. 733, 1–26. https://doi.org/10.3354/meps14548</w:t>
      </w:r>
    </w:p>
    <w:p w14:paraId="24473535"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Steneck, R.S., Graham, M.H., Bourque, B.J., Corbett, D., Erlandson, J.M., Estes, J.A., Tegner, M.J., 2002. Kelp forest ecosystems: biodiversity, stability, resilience and future. Environmental Conservation 29, 436–459. https://doi.org/10.1017/S0376892902000322</w:t>
      </w:r>
    </w:p>
    <w:p w14:paraId="5AD106B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Tanasichuk, R., 1998. Interannual variations in the population biology and productivity of Euphausia pacifica in Barkley Sound, Canada, with special reference to the 1992 and 1993 warm ocean years. Mar. Ecol. Prog. Ser. 173, 163–180. https://doi.org/10.3354/meps173163</w:t>
      </w:r>
    </w:p>
    <w:p w14:paraId="1FFACFB4"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73FEFB9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Tilman, G.D., 1984. Plant Dominance Along an Experimental Nutrient Gradient. Ecology 65, 1445–1453. https://doi.org/10.2307/1939125</w:t>
      </w:r>
    </w:p>
    <w:p w14:paraId="1806A97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Uthicke, S., 2001. Nutrient regeneration by abundant coral reef holothurians. J. Exp. Mar. Biol. Ecol. 265, 153–170. https://doi.org/10.1016/S0022-0981(01)00329-X</w:t>
      </w:r>
    </w:p>
    <w:p w14:paraId="52A043B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Vanni, M.J., 2002. Nutrient cycling by animals in freshwater ecosystems. Annu Rev Ecol Syst 33, 341–370. https://doi.org/10.1146/annurev.ecolsys.33.010802.150519</w:t>
      </w:r>
    </w:p>
    <w:p w14:paraId="6952F5F5"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0DC6D553" w14:textId="5AAB003D" w:rsidR="00CD73AB" w:rsidRDefault="0061163F" w:rsidP="00EB3BC7">
      <w:pPr>
        <w:spacing w:line="480" w:lineRule="auto"/>
        <w:rPr>
          <w:rFonts w:ascii="Times New Roman" w:hAnsi="Times New Roman" w:cs="Times New Roman"/>
        </w:rPr>
      </w:pPr>
      <w:r>
        <w:rPr>
          <w:rFonts w:ascii="Times New Roman" w:hAnsi="Times New Roman" w:cs="Times New Roman"/>
        </w:rPr>
        <w:fldChar w:fldCharType="end"/>
      </w:r>
    </w:p>
    <w:p w14:paraId="6F9CC02F" w14:textId="77777777" w:rsidR="00CD73AB" w:rsidRDefault="00CD73AB">
      <w:pPr>
        <w:rPr>
          <w:rFonts w:ascii="Times New Roman" w:hAnsi="Times New Roman" w:cs="Times New Roman"/>
        </w:rPr>
      </w:pPr>
      <w:r>
        <w:rPr>
          <w:rFonts w:ascii="Times New Roman" w:hAnsi="Times New Roman" w:cs="Times New Roman"/>
        </w:rPr>
        <w:br w:type="page"/>
      </w:r>
    </w:p>
    <w:p w14:paraId="6B85B505" w14:textId="77777777" w:rsidR="00CD73AB" w:rsidRDefault="00CD73AB" w:rsidP="00CD73AB">
      <w:pPr>
        <w:spacing w:line="480" w:lineRule="auto"/>
        <w:rPr>
          <w:rFonts w:ascii="Times New Roman" w:hAnsi="Times New Roman" w:cs="Times New Roman"/>
          <w:lang w:val="en-CA"/>
        </w:rPr>
      </w:pPr>
      <w:r>
        <w:rPr>
          <w:rFonts w:ascii="Times New Roman" w:hAnsi="Times New Roman" w:cs="Times New Roman"/>
          <w:lang w:val="en-CA"/>
        </w:rPr>
        <w:lastRenderedPageBreak/>
        <w:t>Discussion notes</w:t>
      </w:r>
    </w:p>
    <w:p w14:paraId="037E7B07" w14:textId="77777777" w:rsidR="00CD73AB" w:rsidRDefault="00CD73AB" w:rsidP="00CD73AB">
      <w:pPr>
        <w:spacing w:line="480" w:lineRule="auto"/>
        <w:rPr>
          <w:rFonts w:ascii="Times New Roman" w:hAnsi="Times New Roman" w:cs="Times New Roman"/>
          <w:lang w:val="en-CA"/>
        </w:rPr>
      </w:pPr>
    </w:p>
    <w:p w14:paraId="264278E9"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Talk about Cedeno et al., 2021 paper!!! They suggest nitrates = temporal variation in nutrients, but ammonium/regeneration = spatial variation in where animals are! Show surge uptake in Macro, so they just need to be exposed to a burst of strong fish pee = take up and store tons of nitrogen. </w:t>
      </w:r>
    </w:p>
    <w:p w14:paraId="5F25536A" w14:textId="77777777" w:rsidR="00CD73AB" w:rsidRDefault="00CD73AB" w:rsidP="00CD73AB">
      <w:pPr>
        <w:spacing w:line="480" w:lineRule="auto"/>
        <w:rPr>
          <w:rFonts w:ascii="Times New Roman" w:hAnsi="Times New Roman" w:cs="Times New Roman"/>
          <w:lang w:val="en-CA"/>
        </w:rPr>
      </w:pPr>
    </w:p>
    <w:p w14:paraId="35FE025E" w14:textId="77777777" w:rsidR="00CD73AB"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Pfister, Altabet and Weigel 2019 also did pee inside vs out, but only 3 forests and inside vs offshore</w:t>
      </w:r>
    </w:p>
    <w:p w14:paraId="6CADA976" w14:textId="77777777" w:rsidR="00CD73AB" w:rsidRPr="00A01D2A" w:rsidRDefault="00CD73AB" w:rsidP="00CD73AB">
      <w:pPr>
        <w:pStyle w:val="ListParagraph"/>
        <w:rPr>
          <w:rFonts w:ascii="Times New Roman" w:hAnsi="Times New Roman" w:cs="Times New Roman"/>
          <w:lang w:val="en-CA"/>
        </w:rPr>
      </w:pPr>
    </w:p>
    <w:p w14:paraId="5D4B017C"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2184E85C" w14:textId="77777777" w:rsidR="00CD73AB" w:rsidRPr="00A01D2A" w:rsidRDefault="00CD73AB" w:rsidP="00CD73AB">
      <w:pPr>
        <w:pStyle w:val="ListParagraph"/>
        <w:rPr>
          <w:rFonts w:ascii="Times New Roman" w:hAnsi="Times New Roman" w:cs="Times New Roman"/>
          <w:lang w:val="en-CA"/>
        </w:rPr>
      </w:pPr>
    </w:p>
    <w:p w14:paraId="02D2E3FF"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Make sure to compare magnitudes of variation! 0 – 20 umol nitrite, what increases did Pfister or Aquilio find?</w:t>
      </w:r>
    </w:p>
    <w:p w14:paraId="7AAB984A" w14:textId="77777777" w:rsidR="00263F14" w:rsidRPr="0064532D" w:rsidRDefault="00263F14" w:rsidP="00EB3BC7">
      <w:pPr>
        <w:spacing w:line="480" w:lineRule="auto"/>
        <w:rPr>
          <w:rFonts w:ascii="Times New Roman" w:hAnsi="Times New Roman" w:cs="Times New Roman"/>
          <w:lang w:val="en-CA"/>
        </w:rPr>
      </w:pPr>
    </w:p>
    <w:sectPr w:rsidR="00263F14" w:rsidRPr="0064532D"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sabelle Cote" w:date="2024-02-07T10:58:00Z" w:initials="IC">
    <w:p w14:paraId="40C93B3D" w14:textId="77777777" w:rsidR="00D96F75" w:rsidRDefault="00D96F75" w:rsidP="00CE5810">
      <w:pPr>
        <w:pStyle w:val="CommentText"/>
      </w:pPr>
      <w:r>
        <w:rPr>
          <w:rStyle w:val="CommentReference"/>
        </w:rPr>
        <w:annotationRef/>
      </w:r>
      <w:r>
        <w:t>I will read this once the MS is complete</w:t>
      </w:r>
    </w:p>
  </w:comment>
  <w:comment w:id="3" w:author="Kieran Cox" w:date="2024-03-21T11:27:00Z" w:initials="KC">
    <w:p w14:paraId="0A5E2A83" w14:textId="77777777" w:rsidR="00D96F75" w:rsidRDefault="00D96F75" w:rsidP="00813785">
      <w:r>
        <w:rPr>
          <w:rStyle w:val="CommentReference"/>
        </w:rPr>
        <w:annotationRef/>
      </w:r>
      <w:r>
        <w:rPr>
          <w:color w:val="000000"/>
          <w:sz w:val="20"/>
          <w:szCs w:val="20"/>
        </w:rPr>
        <w:t>Very optional revision</w:t>
      </w:r>
    </w:p>
    <w:p w14:paraId="5991A5FA" w14:textId="77777777" w:rsidR="00D96F75" w:rsidRDefault="00D96F75" w:rsidP="00813785">
      <w:r>
        <w:rPr>
          <w:color w:val="000000"/>
          <w:sz w:val="20"/>
          <w:szCs w:val="20"/>
        </w:rPr>
        <w:t xml:space="preserve">To examine spatial variation CND within temperate marine ecosystems, we quantified the occurrence of x fish and x macroinvertebrates and measured their ammonium excretions at 27 rocky reefs for three years and 17 kelp forests of varying density for a single year. </w:t>
      </w:r>
    </w:p>
    <w:p w14:paraId="76EA3621" w14:textId="77777777" w:rsidR="00D96F75" w:rsidRDefault="00D96F75" w:rsidP="00813785"/>
  </w:comment>
  <w:comment w:id="4" w:author="Kieran Cox" w:date="2024-03-21T11:28:00Z" w:initials="KC">
    <w:p w14:paraId="31282972" w14:textId="77777777" w:rsidR="00D96F75" w:rsidRDefault="00D96F75" w:rsidP="00813785">
      <w:r>
        <w:rPr>
          <w:rStyle w:val="CommentReference"/>
        </w:rPr>
        <w:annotationRef/>
      </w:r>
      <w:r>
        <w:rPr>
          <w:color w:val="000000"/>
          <w:sz w:val="20"/>
          <w:szCs w:val="20"/>
        </w:rPr>
        <w:t xml:space="preserve">or </w:t>
      </w:r>
    </w:p>
    <w:p w14:paraId="6CCAD30D" w14:textId="77777777" w:rsidR="00D96F75" w:rsidRDefault="00D96F75" w:rsidP="00813785">
      <w:r>
        <w:rPr>
          <w:color w:val="000000"/>
          <w:sz w:val="20"/>
          <w:szCs w:val="20"/>
        </w:rPr>
        <w:t xml:space="preserve">There, we examined spatial variation CND within temperate marine ecosystems by quantifying the occurrence of x fish and x macroinvertebrates and measuring their ammonium excretions at 27 rocky reefs for three years and 17 kelp forests of varying density for a single year. </w:t>
      </w:r>
    </w:p>
    <w:p w14:paraId="31C2E668" w14:textId="77777777" w:rsidR="00D96F75" w:rsidRDefault="00D96F75" w:rsidP="00813785"/>
  </w:comment>
  <w:comment w:id="5" w:author="Kieran Cox" w:date="2024-03-21T14:01:00Z" w:initials="KC">
    <w:p w14:paraId="142E06F7" w14:textId="77777777" w:rsidR="00D96F75" w:rsidRDefault="00D96F75" w:rsidP="00171DD6">
      <w:r>
        <w:rPr>
          <w:rStyle w:val="CommentReference"/>
        </w:rPr>
        <w:annotationRef/>
      </w:r>
      <w:r>
        <w:rPr>
          <w:color w:val="000000"/>
          <w:sz w:val="20"/>
          <w:szCs w:val="20"/>
        </w:rPr>
        <w:t xml:space="preserve">lots of ‘variability’ related statements in this abstract, which are good but also they don’t state a directionality and require addition words to clarify. If you want to cut this down, you could go with </w:t>
      </w:r>
    </w:p>
    <w:p w14:paraId="44CDDB04" w14:textId="77777777" w:rsidR="00D96F75" w:rsidRDefault="00D96F75" w:rsidP="00171DD6"/>
    <w:p w14:paraId="28580584" w14:textId="77777777" w:rsidR="00D96F75" w:rsidRDefault="00D96F75" w:rsidP="00171DD6">
      <w:r>
        <w:rPr>
          <w:color w:val="000000"/>
          <w:sz w:val="20"/>
          <w:szCs w:val="20"/>
        </w:rPr>
        <w:t xml:space="preserve">.. ammonium was weakly positive during slack and ebb tides, and weakly negative at flood tides. </w:t>
      </w:r>
    </w:p>
    <w:p w14:paraId="4B515A0C" w14:textId="77777777" w:rsidR="00D96F75" w:rsidRDefault="00D96F75" w:rsidP="00171DD6">
      <w:r>
        <w:rPr>
          <w:color w:val="000000"/>
          <w:sz w:val="20"/>
          <w:szCs w:val="20"/>
        </w:rPr>
        <w:t>*also, we you want to pull ‘weakly’ you can cause it’s a hard-to-define term and your trends are positive and negative</w:t>
      </w:r>
    </w:p>
  </w:comment>
  <w:comment w:id="7" w:author="Kieran Cox" w:date="2024-03-21T12:21:00Z" w:initials="KC">
    <w:p w14:paraId="569D2535" w14:textId="77777777" w:rsidR="00D96F75" w:rsidRDefault="00D96F75" w:rsidP="00F86B25">
      <w:r>
        <w:rPr>
          <w:rStyle w:val="CommentReference"/>
        </w:rPr>
        <w:annotationRef/>
      </w:r>
      <w:r>
        <w:rPr>
          <w:color w:val="000000"/>
          <w:sz w:val="20"/>
          <w:szCs w:val="20"/>
        </w:rPr>
        <w:t>is the second part of this a someone different point or condition? if so, go to ‘which’</w:t>
      </w:r>
    </w:p>
  </w:comment>
  <w:comment w:id="8" w:author="Kieran Cox" w:date="2024-03-21T11:31:00Z" w:initials="KC">
    <w:p w14:paraId="5AAB2810" w14:textId="1E541DC4" w:rsidR="00D96F75" w:rsidRDefault="00D96F75" w:rsidP="00813785">
      <w:r>
        <w:rPr>
          <w:rStyle w:val="CommentReference"/>
        </w:rPr>
        <w:annotationRef/>
      </w:r>
      <w:r>
        <w:rPr>
          <w:color w:val="000000"/>
          <w:sz w:val="20"/>
          <w:szCs w:val="20"/>
        </w:rPr>
        <w:t>as you wrap things up, it be good to get a statements on the differences between kelp species and biodiversity, in here</w:t>
      </w:r>
    </w:p>
  </w:comment>
  <w:comment w:id="9" w:author="Kieran Cox" w:date="2024-03-21T11:32:00Z" w:initials="KC">
    <w:p w14:paraId="37A9109E" w14:textId="77777777" w:rsidR="00D96F75" w:rsidRDefault="00D96F75" w:rsidP="00813785">
      <w:r>
        <w:rPr>
          <w:rStyle w:val="CommentReference"/>
        </w:rPr>
        <w:annotationRef/>
      </w:r>
      <w:r>
        <w:rPr>
          <w:color w:val="000000"/>
          <w:sz w:val="20"/>
          <w:szCs w:val="20"/>
        </w:rPr>
        <w:t>especially the biodiversity, as you currently outline a community ecology study, but the results focus on tide and kelps</w:t>
      </w:r>
    </w:p>
  </w:comment>
  <w:comment w:id="10" w:author="Kieran Cox" w:date="2024-03-21T11:32:00Z" w:initials="KC">
    <w:p w14:paraId="125D4431" w14:textId="77777777" w:rsidR="00D96F75" w:rsidRDefault="00D96F75" w:rsidP="00813785">
      <w:r>
        <w:rPr>
          <w:rStyle w:val="CommentReference"/>
        </w:rPr>
        <w:annotationRef/>
      </w:r>
      <w:r>
        <w:rPr>
          <w:color w:val="000000"/>
          <w:sz w:val="20"/>
          <w:szCs w:val="20"/>
        </w:rPr>
        <w:t>but you’re at 219 words, and most journal limits will be 250 so there is a neat route forward</w:t>
      </w:r>
    </w:p>
  </w:comment>
  <w:comment w:id="11" w:author="Kieran Cox" w:date="2024-03-21T14:57:00Z" w:initials="KC">
    <w:p w14:paraId="6C1A64E6" w14:textId="77777777" w:rsidR="00D96F75" w:rsidRDefault="00D96F75" w:rsidP="008C6BDA">
      <w:r>
        <w:rPr>
          <w:rStyle w:val="CommentReference"/>
        </w:rPr>
        <w:annotationRef/>
      </w:r>
      <w:r>
        <w:rPr>
          <w:color w:val="000000"/>
          <w:sz w:val="20"/>
          <w:szCs w:val="20"/>
        </w:rPr>
        <w:t>I know this is a data-limited topic, but many of your front end citations are ~20 years old, if possible it’d be good to get a few newer ones integrated, if just from an importances of the work standpoint</w:t>
      </w:r>
    </w:p>
  </w:comment>
  <w:comment w:id="12" w:author="Kieran Cox" w:date="2024-03-21T15:04:00Z" w:initials="KC">
    <w:p w14:paraId="08BB5ED7" w14:textId="77777777" w:rsidR="00D96F75" w:rsidRDefault="00D96F75" w:rsidP="00B047D8">
      <w:r>
        <w:rPr>
          <w:rStyle w:val="CommentReference"/>
        </w:rPr>
        <w:annotationRef/>
      </w:r>
      <w:r>
        <w:rPr>
          <w:color w:val="000000"/>
          <w:sz w:val="20"/>
          <w:szCs w:val="20"/>
        </w:rPr>
        <w:t>Not just if these will be useful but just in case</w:t>
      </w:r>
    </w:p>
    <w:p w14:paraId="1732140F" w14:textId="77777777" w:rsidR="00D96F75" w:rsidRDefault="00D96F75" w:rsidP="00B047D8"/>
    <w:p w14:paraId="77382E88" w14:textId="77777777" w:rsidR="00D96F75" w:rsidRDefault="00A66DF5" w:rsidP="00B047D8">
      <w:hyperlink r:id="rId1" w:history="1">
        <w:r w:rsidR="00D96F75" w:rsidRPr="009C377D">
          <w:rPr>
            <w:rStyle w:val="Hyperlink"/>
            <w:sz w:val="20"/>
            <w:szCs w:val="20"/>
          </w:rPr>
          <w:t>https://besjournals.onlinelibrary.wiley.com/doi/full/10.1111/1365-2656.13538</w:t>
        </w:r>
      </w:hyperlink>
    </w:p>
    <w:p w14:paraId="415E0241" w14:textId="77777777" w:rsidR="00D96F75" w:rsidRDefault="00D96F75" w:rsidP="00B047D8"/>
    <w:p w14:paraId="4E89525A" w14:textId="77777777" w:rsidR="00D96F75" w:rsidRDefault="00A66DF5" w:rsidP="00B047D8">
      <w:hyperlink r:id="rId2" w:history="1">
        <w:r w:rsidR="00D96F75" w:rsidRPr="009C377D">
          <w:rPr>
            <w:rStyle w:val="Hyperlink"/>
            <w:sz w:val="20"/>
            <w:szCs w:val="20"/>
          </w:rPr>
          <w:t>https://www.frontiersin.org/articles/10.3389/fmars.2022.870308/full</w:t>
        </w:r>
      </w:hyperlink>
    </w:p>
    <w:p w14:paraId="05291F44" w14:textId="77777777" w:rsidR="00D96F75" w:rsidRDefault="00D96F75" w:rsidP="00B047D8"/>
    <w:p w14:paraId="15A11BA5" w14:textId="77777777" w:rsidR="00D96F75" w:rsidRDefault="00D96F75" w:rsidP="00B047D8"/>
    <w:p w14:paraId="60AE354C" w14:textId="77777777" w:rsidR="00D96F75" w:rsidRDefault="00D96F75" w:rsidP="00B047D8">
      <w:r>
        <w:rPr>
          <w:color w:val="000000"/>
          <w:sz w:val="20"/>
          <w:szCs w:val="20"/>
        </w:rPr>
        <w:t>(terrestrial)</w:t>
      </w:r>
    </w:p>
    <w:p w14:paraId="163F92D5" w14:textId="77777777" w:rsidR="00D96F75" w:rsidRDefault="00A66DF5" w:rsidP="00B047D8">
      <w:hyperlink r:id="rId3" w:history="1">
        <w:r w:rsidR="00D96F75" w:rsidRPr="009C377D">
          <w:rPr>
            <w:rStyle w:val="Hyperlink"/>
            <w:sz w:val="20"/>
            <w:szCs w:val="20"/>
          </w:rPr>
          <w:t>https://nsojournals.onlinelibrary.wiley.com/doi/full/10.1111/oik.08554?casa_token=q0Ts27QOSPQAAAAA%3A0RcNePOPnD5nQnh6J2HIpqpBJ51swMASybHeVcnYZQNrRg_O7PiQiN8gVBN8MjtkDyFIbKFsGa3_Qqyy</w:t>
        </w:r>
      </w:hyperlink>
    </w:p>
    <w:p w14:paraId="1FF0B046" w14:textId="77777777" w:rsidR="00D96F75" w:rsidRDefault="00D96F75" w:rsidP="00B047D8"/>
    <w:p w14:paraId="6FA73E6D" w14:textId="77777777" w:rsidR="00D96F75" w:rsidRDefault="00D96F75" w:rsidP="00B047D8"/>
    <w:p w14:paraId="5E99F29A" w14:textId="77777777" w:rsidR="00D96F75" w:rsidRDefault="00D96F75" w:rsidP="00B047D8"/>
  </w:comment>
  <w:comment w:id="13" w:author="Kieran Cox" w:date="2024-03-22T07:38:00Z" w:initials="KC">
    <w:p w14:paraId="7B591026" w14:textId="77777777" w:rsidR="00D96F75" w:rsidRDefault="00D96F75" w:rsidP="00BB6F7F">
      <w:r>
        <w:rPr>
          <w:rStyle w:val="CommentReference"/>
        </w:rPr>
        <w:annotationRef/>
      </w:r>
      <w:r>
        <w:rPr>
          <w:color w:val="000000"/>
          <w:sz w:val="20"/>
          <w:szCs w:val="20"/>
        </w:rPr>
        <w:t xml:space="preserve">I couldn’t come up with terms to get away from ‘variability drives variation’ without going to something that doesn’t reduce the front end, but perhaps you can think of a term to switch in </w:t>
      </w:r>
    </w:p>
  </w:comment>
  <w:comment w:id="15" w:author="Kieran Cox" w:date="2024-03-21T15:50:00Z" w:initials="KC">
    <w:p w14:paraId="7DE1196E" w14:textId="77777777" w:rsidR="00D96F75" w:rsidRDefault="00D96F75" w:rsidP="00D93294">
      <w:r>
        <w:rPr>
          <w:rStyle w:val="CommentReference"/>
        </w:rPr>
        <w:annotationRef/>
      </w:r>
      <w:r>
        <w:rPr>
          <w:color w:val="000000"/>
          <w:sz w:val="20"/>
          <w:szCs w:val="20"/>
        </w:rPr>
        <w:t>You don’t use this a huge amount and it’s an important term, so think about using CND in the abstract, but then writing it out in the main text cause people read papers so selectively these days the will likely miss this</w:t>
      </w:r>
    </w:p>
  </w:comment>
  <w:comment w:id="16" w:author="Kieran Cox" w:date="2024-03-21T14:10:00Z" w:initials="KC">
    <w:p w14:paraId="24EF6609" w14:textId="34193753" w:rsidR="00D96F75" w:rsidRDefault="00D96F75" w:rsidP="00171DD6">
      <w:r>
        <w:rPr>
          <w:rStyle w:val="CommentReference"/>
        </w:rPr>
        <w:annotationRef/>
      </w:r>
      <w:r>
        <w:rPr>
          <w:color w:val="000000"/>
          <w:sz w:val="20"/>
          <w:szCs w:val="20"/>
        </w:rPr>
        <w:t xml:space="preserve">You’ve got back-to-back ‘meaningful’ based statements, so if you want, you could crisp this up a bit. </w:t>
      </w:r>
    </w:p>
    <w:p w14:paraId="0F2A338D" w14:textId="77777777" w:rsidR="00D96F75" w:rsidRDefault="00D96F75" w:rsidP="00171DD6"/>
    <w:p w14:paraId="47128156" w14:textId="77777777" w:rsidR="00D96F75" w:rsidRDefault="00D96F75" w:rsidP="00171DD6">
      <w:r>
        <w:rPr>
          <w:color w:val="000000"/>
          <w:sz w:val="20"/>
          <w:szCs w:val="20"/>
        </w:rPr>
        <w:t>Also, ‘meaning variation across spatial and temporal scale’ isn’t clear as a term cause what is varying isn’t indicated</w:t>
      </w:r>
    </w:p>
  </w:comment>
  <w:comment w:id="17" w:author="Kieran Cox" w:date="2024-03-21T14:12:00Z" w:initials="KC">
    <w:p w14:paraId="768FB895" w14:textId="77777777" w:rsidR="00D96F75" w:rsidRDefault="00D96F75" w:rsidP="009500AF">
      <w:r>
        <w:rPr>
          <w:rStyle w:val="CommentReference"/>
        </w:rPr>
        <w:annotationRef/>
      </w:r>
      <w:r>
        <w:rPr>
          <w:sz w:val="20"/>
          <w:szCs w:val="20"/>
        </w:rPr>
        <w:t xml:space="preserve">However, consumer-regenerated nutrients’ contribution to ecological processes remains unclear. </w:t>
      </w:r>
      <w:r>
        <w:rPr>
          <w:sz w:val="20"/>
          <w:szCs w:val="20"/>
        </w:rPr>
        <w:cr/>
        <w:t>Or</w:t>
      </w:r>
      <w:r>
        <w:rPr>
          <w:sz w:val="20"/>
          <w:szCs w:val="20"/>
        </w:rPr>
        <w:cr/>
        <w:t xml:space="preserve">However, the ecological importance of consumer-regenerated nutrients remains unresolved. </w:t>
      </w:r>
    </w:p>
  </w:comment>
  <w:comment w:id="18" w:author="Kieran Cox" w:date="2024-03-21T14:13:00Z" w:initials="KC">
    <w:p w14:paraId="5D259939" w14:textId="77777777" w:rsidR="00D96F75" w:rsidRDefault="00D96F75" w:rsidP="009500AF">
      <w:r>
        <w:rPr>
          <w:rStyle w:val="CommentReference"/>
        </w:rPr>
        <w:annotationRef/>
      </w:r>
      <w:r>
        <w:rPr>
          <w:color w:val="000000"/>
          <w:sz w:val="20"/>
          <w:szCs w:val="20"/>
        </w:rPr>
        <w:t>could pull</w:t>
      </w:r>
    </w:p>
  </w:comment>
  <w:comment w:id="19" w:author="Kieran Cox" w:date="2024-03-21T14:14:00Z" w:initials="KC">
    <w:p w14:paraId="3DE0D48A" w14:textId="77777777" w:rsidR="00D96F75" w:rsidRDefault="00D96F75" w:rsidP="009500AF">
      <w:r>
        <w:rPr>
          <w:rStyle w:val="CommentReference"/>
        </w:rPr>
        <w:annotationRef/>
      </w:r>
      <w:r>
        <w:rPr>
          <w:color w:val="000000"/>
          <w:sz w:val="20"/>
          <w:szCs w:val="20"/>
        </w:rPr>
        <w:t>is there some ‘We need to know more about pee!’ paper you can cite here</w:t>
      </w:r>
    </w:p>
  </w:comment>
  <w:comment w:id="20" w:author="Kieran Cox" w:date="2024-03-21T12:27:00Z" w:initials="KC">
    <w:p w14:paraId="7CBECB88" w14:textId="624D5EEF" w:rsidR="00D96F75" w:rsidRDefault="00D96F75" w:rsidP="00F86B25">
      <w:r>
        <w:rPr>
          <w:rStyle w:val="CommentReference"/>
        </w:rPr>
        <w:annotationRef/>
      </w:r>
      <w:r>
        <w:rPr>
          <w:color w:val="000000"/>
          <w:sz w:val="20"/>
          <w:szCs w:val="20"/>
        </w:rPr>
        <w:t xml:space="preserve">I don’t know this data so this may be what you mean but this sounds as if productivity is increasing as you move away from the reef. If you switch proximity for distance, what I mean is more clear. A few optional revisions to clarify this, one being </w:t>
      </w:r>
    </w:p>
    <w:p w14:paraId="3E932807" w14:textId="77777777" w:rsidR="00D96F75" w:rsidRDefault="00D96F75" w:rsidP="00F86B25"/>
    <w:p w14:paraId="2E7365B1" w14:textId="77777777" w:rsidR="00D96F75" w:rsidRDefault="00D96F75" w:rsidP="00F86B25">
      <w:r>
        <w:rPr>
          <w:color w:val="000000"/>
          <w:sz w:val="20"/>
          <w:szCs w:val="20"/>
        </w:rPr>
        <w:t xml:space="preserve">…, productivity decreases within increasing proximity to reefs with.. </w:t>
      </w:r>
    </w:p>
    <w:p w14:paraId="1C110647" w14:textId="77777777" w:rsidR="00D96F75" w:rsidRDefault="00D96F75" w:rsidP="00F86B25"/>
    <w:p w14:paraId="542A9680" w14:textId="77777777" w:rsidR="00D96F75" w:rsidRDefault="00D96F75" w:rsidP="00F86B25">
      <w:r>
        <w:rPr>
          <w:color w:val="000000"/>
          <w:sz w:val="20"/>
          <w:szCs w:val="20"/>
        </w:rPr>
        <w:t>productivity increases towards reefs with…</w:t>
      </w:r>
    </w:p>
    <w:p w14:paraId="0A4FE0AC" w14:textId="77777777" w:rsidR="00D96F75" w:rsidRDefault="00D96F75" w:rsidP="00F86B25"/>
  </w:comment>
  <w:comment w:id="21" w:author="Em Lim" w:date="2024-03-26T08:58:00Z" w:initials="EL">
    <w:p w14:paraId="44A2690B" w14:textId="020A37E1" w:rsidR="00D96F75" w:rsidRDefault="00D96F75">
      <w:pPr>
        <w:pStyle w:val="CommentText"/>
      </w:pPr>
      <w:r>
        <w:rPr>
          <w:rStyle w:val="CommentReference"/>
        </w:rPr>
        <w:annotationRef/>
      </w:r>
      <w:r>
        <w:t>proximity meaning nearness: more productivity the closer you get to reefs</w:t>
      </w:r>
    </w:p>
  </w:comment>
  <w:comment w:id="23" w:author="Kieran Cox" w:date="2024-03-21T14:20:00Z" w:initials="KC">
    <w:p w14:paraId="16B9DBAC" w14:textId="77777777" w:rsidR="00D96F75" w:rsidRDefault="00D96F75" w:rsidP="009500AF">
      <w:r>
        <w:rPr>
          <w:rStyle w:val="CommentReference"/>
        </w:rPr>
        <w:annotationRef/>
      </w:r>
      <w:r>
        <w:rPr>
          <w:color w:val="000000"/>
          <w:sz w:val="20"/>
          <w:szCs w:val="20"/>
        </w:rPr>
        <w:t>You know this literature well. Is this enough detail, or must you specify that the transport into a habitat occurs via excretion? or could it be more vague via “into the latter”</w:t>
      </w:r>
    </w:p>
  </w:comment>
  <w:comment w:id="24" w:author="Em Lim" w:date="2024-03-26T08:59:00Z" w:initials="EL">
    <w:p w14:paraId="5D0E611E" w14:textId="6CD030B1" w:rsidR="00D96F75" w:rsidRDefault="00D96F75">
      <w:pPr>
        <w:pStyle w:val="CommentText"/>
      </w:pPr>
      <w:r>
        <w:rPr>
          <w:rStyle w:val="CommentReference"/>
        </w:rPr>
        <w:annotationRef/>
      </w:r>
      <w:r>
        <w:t>They transport nitrogen both in their tissues and also excrete and egest nitrogen</w:t>
      </w:r>
    </w:p>
  </w:comment>
  <w:comment w:id="25" w:author="Kieran Cox" w:date="2024-03-21T14:21:00Z" w:initials="KC">
    <w:p w14:paraId="79822A56" w14:textId="77777777" w:rsidR="00D96F75" w:rsidRDefault="00D96F75" w:rsidP="009500AF">
      <w:r>
        <w:rPr>
          <w:rStyle w:val="CommentReference"/>
        </w:rPr>
        <w:annotationRef/>
      </w:r>
      <w:r>
        <w:rPr>
          <w:color w:val="000000"/>
          <w:sz w:val="20"/>
          <w:szCs w:val="20"/>
        </w:rPr>
        <w:t>This means they are taking it up and moving it ya? Where ‘deposit’ would mean they are releasing it over the distance. Just flagging this in case you mean deposit instead of transport</w:t>
      </w:r>
    </w:p>
  </w:comment>
  <w:comment w:id="26" w:author="Em Lim" w:date="2024-03-26T09:01:00Z" w:initials="EL">
    <w:p w14:paraId="12DBEEB1" w14:textId="685D58D5" w:rsidR="00D96F75" w:rsidRDefault="00D96F75">
      <w:pPr>
        <w:pStyle w:val="CommentText"/>
      </w:pPr>
      <w:r>
        <w:rPr>
          <w:rStyle w:val="CommentReference"/>
        </w:rPr>
        <w:annotationRef/>
      </w:r>
      <w:r>
        <w:t>They are both taking it up and moving it (eating food in one place, assimilating that N into their tissues, and then swimming somewhere else) and depositing it (excreting that N over their migration path)</w:t>
      </w:r>
    </w:p>
  </w:comment>
  <w:comment w:id="27" w:author="Kieran Cox" w:date="2024-03-21T14:22:00Z" w:initials="KC">
    <w:p w14:paraId="0A3BC77C" w14:textId="77777777" w:rsidR="00D96F75" w:rsidRDefault="00D96F75" w:rsidP="002B400A">
      <w:r>
        <w:rPr>
          <w:rStyle w:val="CommentReference"/>
        </w:rPr>
        <w:annotationRef/>
      </w:r>
      <w:r>
        <w:rPr>
          <w:color w:val="000000"/>
          <w:sz w:val="20"/>
          <w:szCs w:val="20"/>
        </w:rPr>
        <w:t>You could cite a few of the papers you have already referenced here</w:t>
      </w:r>
    </w:p>
  </w:comment>
  <w:comment w:id="28" w:author="Kieran Cox" w:date="2024-03-21T15:25:00Z" w:initials="KC">
    <w:p w14:paraId="19217904" w14:textId="77777777" w:rsidR="00D96F75" w:rsidRDefault="00D96F75" w:rsidP="00EF7628">
      <w:r>
        <w:rPr>
          <w:rStyle w:val="CommentReference"/>
        </w:rPr>
        <w:annotationRef/>
      </w:r>
      <w:r>
        <w:rPr>
          <w:color w:val="000000"/>
          <w:sz w:val="20"/>
          <w:szCs w:val="20"/>
        </w:rPr>
        <w:t>it could be neat to frame this on what is the primary focus, more so than on the past.</w:t>
      </w:r>
    </w:p>
    <w:p w14:paraId="342C4501" w14:textId="77777777" w:rsidR="00D96F75" w:rsidRDefault="00D96F75" w:rsidP="00EF7628">
      <w:r>
        <w:rPr>
          <w:color w:val="000000"/>
          <w:sz w:val="20"/>
          <w:szCs w:val="20"/>
        </w:rPr>
        <w:t>so</w:t>
      </w:r>
    </w:p>
    <w:p w14:paraId="215FF3D5" w14:textId="77777777" w:rsidR="00D96F75" w:rsidRDefault="00D96F75" w:rsidP="00EF7628">
      <w:r>
        <w:rPr>
          <w:color w:val="000000"/>
          <w:sz w:val="20"/>
          <w:szCs w:val="20"/>
        </w:rPr>
        <w:t xml:space="preserve">… has predominately focused on… </w:t>
      </w:r>
    </w:p>
    <w:p w14:paraId="7919FC41" w14:textId="77777777" w:rsidR="00D96F75" w:rsidRDefault="00D96F75" w:rsidP="00EF7628">
      <w:r>
        <w:rPr>
          <w:color w:val="000000"/>
          <w:sz w:val="20"/>
          <w:szCs w:val="20"/>
        </w:rPr>
        <w:t>then add citations of more recent work</w:t>
      </w:r>
    </w:p>
    <w:p w14:paraId="306E3770" w14:textId="77777777" w:rsidR="00D96F75" w:rsidRDefault="00D96F75" w:rsidP="00EF7628"/>
  </w:comment>
  <w:comment w:id="30" w:author="Em Lim" w:date="2024-02-15T16:17:00Z" w:initials="EL">
    <w:p w14:paraId="768B22C3" w14:textId="1B7F6235" w:rsidR="00D96F75" w:rsidRDefault="00D96F75">
      <w:pPr>
        <w:pStyle w:val="CommentText"/>
      </w:pPr>
      <w:r>
        <w:rPr>
          <w:rStyle w:val="CommentReference"/>
        </w:rPr>
        <w:annotationRef/>
      </w:r>
      <w:r>
        <w:t>I am using Broitman et al 2001’s definitions:</w:t>
      </w:r>
    </w:p>
    <w:p w14:paraId="2DCD498C" w14:textId="77777777" w:rsidR="00D96F75" w:rsidRDefault="00D96F75">
      <w:pPr>
        <w:pStyle w:val="CommentText"/>
      </w:pPr>
      <w:r>
        <w:t>Small-scale = local scale = 1 – 100m2</w:t>
      </w:r>
    </w:p>
    <w:p w14:paraId="3B87A7AA" w14:textId="77777777" w:rsidR="00D96F75" w:rsidRDefault="00D96F75">
      <w:pPr>
        <w:pStyle w:val="CommentText"/>
      </w:pPr>
      <w:r>
        <w:t>Meso-scale = 10 – 100 km</w:t>
      </w:r>
    </w:p>
    <w:p w14:paraId="5E21FE31" w14:textId="3F144AE5" w:rsidR="00D96F75" w:rsidRDefault="00D96F75">
      <w:pPr>
        <w:pStyle w:val="CommentText"/>
      </w:pPr>
      <w:r>
        <w:t>Large-scale = biogeographic scale = 100 – 1000 km</w:t>
      </w:r>
    </w:p>
  </w:comment>
  <w:comment w:id="29" w:author="Kieran Cox" w:date="2024-03-21T15:32:00Z" w:initials="KC">
    <w:p w14:paraId="56D94D69" w14:textId="77777777" w:rsidR="00D96F75" w:rsidRDefault="00D96F75" w:rsidP="00EF7628">
      <w:r>
        <w:rPr>
          <w:rStyle w:val="CommentReference"/>
        </w:rPr>
        <w:annotationRef/>
      </w:r>
      <w:r>
        <w:rPr>
          <w:color w:val="000000"/>
          <w:sz w:val="20"/>
          <w:szCs w:val="20"/>
        </w:rPr>
        <w:t xml:space="preserve">in a few places there is a lot of overlap in the terms used in multiple sentences, which is ok but it can influence flow, for this, you could go to </w:t>
      </w:r>
    </w:p>
    <w:p w14:paraId="697B9162" w14:textId="77777777" w:rsidR="00D96F75" w:rsidRDefault="00D96F75" w:rsidP="00EF7628"/>
    <w:p w14:paraId="44853E15" w14:textId="77777777" w:rsidR="00D96F75" w:rsidRDefault="00D96F75" w:rsidP="00EF7628">
      <w:r>
        <w:rPr>
          <w:color w:val="000000"/>
          <w:sz w:val="20"/>
          <w:szCs w:val="20"/>
        </w:rPr>
        <w:t>For example, intertidal mussel beds contribute to variation in nitrogen via regenerative processes along a coastline with varying mussel cover.</w:t>
      </w:r>
    </w:p>
    <w:p w14:paraId="46AB9188" w14:textId="77777777" w:rsidR="00D96F75" w:rsidRDefault="00D96F75" w:rsidP="00EF7628">
      <w:r>
        <w:rPr>
          <w:color w:val="000000"/>
          <w:sz w:val="20"/>
          <w:szCs w:val="20"/>
        </w:rPr>
        <w:t>Or</w:t>
      </w:r>
    </w:p>
    <w:p w14:paraId="3EFAE972" w14:textId="77777777" w:rsidR="00D96F75" w:rsidRDefault="00D96F75" w:rsidP="00EF7628">
      <w:r>
        <w:rPr>
          <w:color w:val="000000"/>
          <w:sz w:val="20"/>
          <w:szCs w:val="20"/>
        </w:rPr>
        <w:t>For example, the amount of nitrogen intertidal mussel beds contribute to a coastline varies with mussel cover.</w:t>
      </w:r>
    </w:p>
    <w:p w14:paraId="3ADA887D" w14:textId="77777777" w:rsidR="00D96F75" w:rsidRDefault="00D96F75" w:rsidP="00EF7628"/>
    <w:p w14:paraId="6CB30796" w14:textId="77777777" w:rsidR="00D96F75" w:rsidRDefault="00D96F75" w:rsidP="00EF7628"/>
    <w:p w14:paraId="2B370014" w14:textId="77777777" w:rsidR="00D96F75" w:rsidRDefault="00D96F75" w:rsidP="00EF7628"/>
    <w:p w14:paraId="780AB908" w14:textId="77777777" w:rsidR="00D96F75" w:rsidRDefault="00D96F75" w:rsidP="00EF7628"/>
    <w:p w14:paraId="4E6969D5" w14:textId="77777777" w:rsidR="00D96F75" w:rsidRDefault="00D96F75" w:rsidP="00EF7628">
      <w:r>
        <w:rPr>
          <w:color w:val="000000"/>
          <w:sz w:val="20"/>
          <w:szCs w:val="20"/>
        </w:rPr>
        <w:t>If you make this change, you could put ‘meso-scale (i.e., 10 to 100 km) variation’ in the previous sentence as that’s when it is first used</w:t>
      </w:r>
    </w:p>
    <w:p w14:paraId="3D0DE905" w14:textId="77777777" w:rsidR="00D96F75" w:rsidRDefault="00D96F75" w:rsidP="00EF7628"/>
    <w:p w14:paraId="2DDBA4FF" w14:textId="77777777" w:rsidR="00D96F75" w:rsidRDefault="00D96F75" w:rsidP="00EF7628"/>
  </w:comment>
  <w:comment w:id="31" w:author="Kieran Cox" w:date="2024-03-21T16:02:00Z" w:initials="KC">
    <w:p w14:paraId="787EC27E" w14:textId="77777777" w:rsidR="00D96F75" w:rsidRDefault="00D96F75" w:rsidP="00C31EA3">
      <w:r>
        <w:rPr>
          <w:rStyle w:val="CommentReference"/>
        </w:rPr>
        <w:annotationRef/>
      </w:r>
      <w:r>
        <w:rPr>
          <w:color w:val="000000"/>
          <w:sz w:val="20"/>
          <w:szCs w:val="20"/>
        </w:rPr>
        <w:t>I really like this line as it feels more personal and paints a picture, but i think it then clashes with the line that follows the next cause there is a transition to sand near kelp but it feels like you should still be talking about the water column above mussels, so perhaps just</w:t>
      </w:r>
    </w:p>
    <w:p w14:paraId="799EE8C4" w14:textId="77777777" w:rsidR="00D96F75" w:rsidRDefault="00D96F75" w:rsidP="00C31EA3">
      <w:r>
        <w:rPr>
          <w:color w:val="000000"/>
          <w:sz w:val="20"/>
          <w:szCs w:val="20"/>
        </w:rPr>
        <w:t xml:space="preserve">Along wave-exposed shorelines, </w:t>
      </w:r>
    </w:p>
  </w:comment>
  <w:comment w:id="33" w:author="Kieran Cox" w:date="2024-03-21T15:36:00Z" w:initials="KC">
    <w:p w14:paraId="383DFAA4" w14:textId="201595C2" w:rsidR="00D96F75" w:rsidRDefault="00D96F75" w:rsidP="007A1A41">
      <w:r>
        <w:rPr>
          <w:rStyle w:val="CommentReference"/>
        </w:rPr>
        <w:annotationRef/>
      </w:r>
      <w:r>
        <w:rPr>
          <w:color w:val="000000"/>
          <w:sz w:val="20"/>
          <w:szCs w:val="20"/>
        </w:rPr>
        <w:t>i know that variation is the important theme here, but the term is commonly up a lot, and many of the statements are now about disproportion contributions of nitrogen and processes that structure, so I think you can make the statements less about variation/variability, and more about disproportion contributions/processes and it will be clear but avoid a feeling of being repetition</w:t>
      </w:r>
    </w:p>
  </w:comment>
  <w:comment w:id="34" w:author="Kieran Cox" w:date="2024-03-21T15:39:00Z" w:initials="KC">
    <w:p w14:paraId="6B690857" w14:textId="77777777" w:rsidR="00D96F75" w:rsidRDefault="00D96F75" w:rsidP="00BB6F7F">
      <w:r>
        <w:rPr>
          <w:rStyle w:val="CommentReference"/>
        </w:rPr>
        <w:annotationRef/>
      </w:r>
      <w:r>
        <w:rPr>
          <w:sz w:val="20"/>
          <w:szCs w:val="20"/>
        </w:rPr>
        <w:t>This will also address places where variation isn’t a ‘thing’ in that you need to state what is varying, like this statement where mussels are contributing to local variation by contributing nitrogen, when really it’s their nitrogen contributions that contribute to variation in nitrogen (that’s a bit of a tongue twister so I hope you get what I mean)</w:t>
      </w:r>
    </w:p>
  </w:comment>
  <w:comment w:id="35" w:author="Kieran Cox" w:date="2024-03-21T15:51:00Z" w:initials="KC">
    <w:p w14:paraId="5C37A6F8" w14:textId="6FA49627" w:rsidR="00D96F75" w:rsidRDefault="00D96F75" w:rsidP="00D93294">
      <w:r>
        <w:rPr>
          <w:rStyle w:val="CommentReference"/>
        </w:rPr>
        <w:annotationRef/>
      </w:r>
      <w:r>
        <w:rPr>
          <w:color w:val="000000"/>
          <w:sz w:val="20"/>
          <w:szCs w:val="20"/>
        </w:rPr>
        <w:t>It’ll need a polish but an optional revision for this sentence</w:t>
      </w:r>
    </w:p>
    <w:p w14:paraId="5E0D535B" w14:textId="77777777" w:rsidR="00D96F75" w:rsidRDefault="00D96F75" w:rsidP="00D93294">
      <w:r>
        <w:rPr>
          <w:color w:val="000000"/>
          <w:sz w:val="20"/>
          <w:szCs w:val="20"/>
        </w:rPr>
        <w:t xml:space="preserve">In a nearby wave-exposed shoreline, mussels also contribute to consumer-mediated nutrient dynamics on small, local-scales (1 – 100 m2) by increasing the concentration of nitrogen in the water column directly over the mussel beds. </w:t>
      </w:r>
    </w:p>
    <w:p w14:paraId="4043AD0A" w14:textId="77777777" w:rsidR="00D96F75" w:rsidRDefault="00D96F75" w:rsidP="00D93294"/>
    <w:p w14:paraId="3712A111" w14:textId="77777777" w:rsidR="00D96F75" w:rsidRDefault="00D96F75" w:rsidP="00D93294"/>
  </w:comment>
  <w:comment w:id="36" w:author="Kieran Cox" w:date="2024-03-21T16:12:00Z" w:initials="KC">
    <w:p w14:paraId="6B6DD224" w14:textId="77777777" w:rsidR="00D96F75" w:rsidRDefault="00D96F75" w:rsidP="007A283D">
      <w:r>
        <w:rPr>
          <w:rStyle w:val="CommentReference"/>
        </w:rPr>
        <w:annotationRef/>
      </w:r>
      <w:r>
        <w:rPr>
          <w:color w:val="000000"/>
          <w:sz w:val="20"/>
          <w:szCs w:val="20"/>
        </w:rPr>
        <w:t>just to caveat this a bit as there is probably a few places microbes are doing this</w:t>
      </w:r>
    </w:p>
  </w:comment>
  <w:comment w:id="39" w:author="Kieran Cox" w:date="2024-03-21T16:08:00Z" w:initials="KC">
    <w:p w14:paraId="13A734F5" w14:textId="2CA03FA4" w:rsidR="00D96F75" w:rsidRDefault="00D96F75" w:rsidP="007A283D">
      <w:r>
        <w:rPr>
          <w:rStyle w:val="CommentReference"/>
        </w:rPr>
        <w:annotationRef/>
      </w:r>
      <w:r>
        <w:rPr>
          <w:color w:val="000000"/>
          <w:sz w:val="20"/>
          <w:szCs w:val="20"/>
        </w:rPr>
        <w:t xml:space="preserve">Just checking, this process is occurring ‘in’ sandy sediments i.e. are the microbes in the sand? </w:t>
      </w:r>
    </w:p>
  </w:comment>
  <w:comment w:id="40" w:author="Kieran Cox" w:date="2024-03-21T16:12:00Z" w:initials="KC">
    <w:p w14:paraId="1F98E184" w14:textId="77777777" w:rsidR="00D96F75" w:rsidRDefault="00D96F75" w:rsidP="007A283D">
      <w:r>
        <w:rPr>
          <w:rStyle w:val="CommentReference"/>
        </w:rPr>
        <w:annotationRef/>
      </w:r>
      <w:r>
        <w:rPr>
          <w:color w:val="000000"/>
          <w:sz w:val="20"/>
          <w:szCs w:val="20"/>
        </w:rPr>
        <w:t xml:space="preserve">you could ‘zoom’ this out a bit cause this is your first mention of kelp forests, so something like, </w:t>
      </w:r>
    </w:p>
    <w:p w14:paraId="71356464" w14:textId="77777777" w:rsidR="00D96F75" w:rsidRDefault="00D96F75" w:rsidP="007A283D">
      <w:r>
        <w:rPr>
          <w:color w:val="000000"/>
          <w:sz w:val="20"/>
          <w:szCs w:val="20"/>
        </w:rPr>
        <w:t>… in marine sediments.</w:t>
      </w:r>
    </w:p>
  </w:comment>
  <w:comment w:id="41" w:author="Kieran Cox" w:date="2024-03-21T16:13:00Z" w:initials="KC">
    <w:p w14:paraId="58DA682D" w14:textId="77777777" w:rsidR="00D96F75" w:rsidRDefault="00D96F75" w:rsidP="007A283D">
      <w:r>
        <w:rPr>
          <w:rStyle w:val="CommentReference"/>
        </w:rPr>
        <w:annotationRef/>
      </w:r>
      <w:r>
        <w:rPr>
          <w:color w:val="000000"/>
          <w:sz w:val="20"/>
          <w:szCs w:val="20"/>
        </w:rPr>
        <w:t xml:space="preserve">nice, this paragraph wraps up super well </w:t>
      </w:r>
    </w:p>
  </w:comment>
  <w:comment w:id="42" w:author="Kieran Cox" w:date="2024-03-21T16:20:00Z" w:initials="KC">
    <w:p w14:paraId="26DE0AD2" w14:textId="77777777" w:rsidR="00D96F75" w:rsidRDefault="00D96F75" w:rsidP="003A204B">
      <w:r>
        <w:rPr>
          <w:rStyle w:val="CommentReference"/>
        </w:rPr>
        <w:annotationRef/>
      </w:r>
      <w:r>
        <w:rPr>
          <w:color w:val="000000"/>
          <w:sz w:val="20"/>
          <w:szCs w:val="20"/>
        </w:rPr>
        <w:t>the here we sounds like the start of the objective statement, but the rest of the paragraph is more information on the topic, so perhaps move away from that statement. I’m adding a few revisions in case you think that’s a good call. no pressure to keep them</w:t>
      </w:r>
    </w:p>
  </w:comment>
  <w:comment w:id="43" w:author="Kieran Cox" w:date="2024-03-21T16:25:00Z" w:initials="KC">
    <w:p w14:paraId="058364E9" w14:textId="77777777" w:rsidR="00D96F75" w:rsidRDefault="00D96F75" w:rsidP="003A204B">
      <w:r>
        <w:rPr>
          <w:rStyle w:val="CommentReference"/>
        </w:rPr>
        <w:annotationRef/>
      </w:r>
      <w:r>
        <w:rPr>
          <w:sz w:val="20"/>
          <w:szCs w:val="20"/>
        </w:rPr>
        <w:t>two alternative options, I pull ‘variation’ cause it’s inherit if something is animal-mediated then it will varying according to animals</w:t>
      </w:r>
      <w:r>
        <w:rPr>
          <w:sz w:val="20"/>
          <w:szCs w:val="20"/>
        </w:rPr>
        <w:cr/>
        <w:t>1) Contrary to experiments that focused on intertidal animals as sources of nitrogen, considerations of animal-mediated variation in nutrient availability in shallow subtidal rocky reef and kelp forest communities.</w:t>
      </w:r>
    </w:p>
    <w:p w14:paraId="3BA37015" w14:textId="77777777" w:rsidR="00D96F75" w:rsidRDefault="00D96F75" w:rsidP="003A204B">
      <w:r>
        <w:rPr>
          <w:sz w:val="20"/>
          <w:szCs w:val="20"/>
        </w:rPr>
        <w:cr/>
        <w:t xml:space="preserve">2) Considerations of animal-mediated nutrient availability in shallow subtidal rocky reef and kelp forest communities are lacking despite numerous experiments documenting intertidal animals as sources of nitrogen. </w:t>
      </w:r>
      <w:r>
        <w:rPr>
          <w:sz w:val="20"/>
          <w:szCs w:val="20"/>
        </w:rPr>
        <w:cr/>
      </w:r>
      <w:r>
        <w:rPr>
          <w:sz w:val="20"/>
          <w:szCs w:val="20"/>
        </w:rPr>
        <w:cr/>
      </w:r>
    </w:p>
  </w:comment>
  <w:comment w:id="44" w:author="Kieran Cox" w:date="2024-03-21T16:26:00Z" w:initials="KC">
    <w:p w14:paraId="3451F693" w14:textId="77777777" w:rsidR="00D96F75" w:rsidRDefault="00D96F75" w:rsidP="003A204B">
      <w:r>
        <w:rPr>
          <w:rStyle w:val="CommentReference"/>
        </w:rPr>
        <w:annotationRef/>
      </w:r>
      <w:r>
        <w:rPr>
          <w:color w:val="000000"/>
          <w:sz w:val="20"/>
          <w:szCs w:val="20"/>
        </w:rPr>
        <w:t>If you go with the 1) above, you could add</w:t>
      </w:r>
    </w:p>
    <w:p w14:paraId="1F0628F2" w14:textId="77777777" w:rsidR="00D96F75" w:rsidRDefault="00D96F75" w:rsidP="003A204B">
      <w:r>
        <w:rPr>
          <w:color w:val="000000"/>
          <w:sz w:val="20"/>
          <w:szCs w:val="20"/>
        </w:rPr>
        <w:t>This lack of understanding as persistent despite both of these habitats attracting dense…</w:t>
      </w:r>
    </w:p>
  </w:comment>
  <w:comment w:id="45" w:author="Kieran Cox" w:date="2024-03-21T16:30:00Z" w:initials="KC">
    <w:p w14:paraId="1A5AD971" w14:textId="77777777" w:rsidR="00D96F75" w:rsidRDefault="00D96F75" w:rsidP="00BB6F7F">
      <w:r>
        <w:rPr>
          <w:rStyle w:val="CommentReference"/>
        </w:rPr>
        <w:annotationRef/>
      </w:r>
      <w:r>
        <w:rPr>
          <w:sz w:val="20"/>
          <w:szCs w:val="20"/>
        </w:rPr>
        <w:t>I’m game for it, but if you use this term it may get flagged cause it was a buzz word like 10 years ago, and it’s got a pretty specific definitions, something like, “Biodiversity hotspots are regions that contain a high level of species diversity, many endemic species (species not found anywhere else in the world) and a significant number of threatened or endangered species” so it may be flagged by a reviewer and or during your thesis defense cause for marine systems biodiversity is the highest in coral reefs, seagrass beds, and mangrove, and kelp forests although awesome of few endemics</w:t>
      </w:r>
    </w:p>
  </w:comment>
  <w:comment w:id="46" w:author="Kieran Cox" w:date="2024-03-21T16:28:00Z" w:initials="KC">
    <w:p w14:paraId="69CE65A9" w14:textId="1FDE9601" w:rsidR="00D96F75" w:rsidRDefault="00D96F75" w:rsidP="003A204B">
      <w:r>
        <w:rPr>
          <w:rStyle w:val="CommentReference"/>
        </w:rPr>
        <w:annotationRef/>
      </w:r>
      <w:r>
        <w:rPr>
          <w:color w:val="000000"/>
          <w:sz w:val="20"/>
          <w:szCs w:val="20"/>
        </w:rPr>
        <w:t>The elevated levels of biomass and biodiversity that occur within these habitats may also contribute to.</w:t>
      </w:r>
    </w:p>
  </w:comment>
  <w:comment w:id="47" w:author="Kieran Cox" w:date="2024-03-21T16:35:00Z" w:initials="KC">
    <w:p w14:paraId="4D83A1E3" w14:textId="77777777" w:rsidR="00D96F75" w:rsidRDefault="00D96F75" w:rsidP="00477D12">
      <w:r>
        <w:rPr>
          <w:rStyle w:val="CommentReference"/>
        </w:rPr>
        <w:annotationRef/>
      </w:r>
      <w:r>
        <w:rPr>
          <w:color w:val="000000"/>
          <w:sz w:val="20"/>
          <w:szCs w:val="20"/>
        </w:rPr>
        <w:t>I hate when people flag something in a paper and then continue to flag it throughout so this is the last one i promise, and I am likely missing something, but the order of this term doesn’t seem to fit cause variability just means a varying pattern, so the statement is the contribution of nutrients to variance in a temperate… so what variability is in relation to isn’t clear</w:t>
      </w:r>
    </w:p>
  </w:comment>
  <w:comment w:id="48" w:author="Kieran Cox" w:date="2024-03-22T07:46:00Z" w:initials="KC">
    <w:p w14:paraId="24A6D6D0" w14:textId="77777777" w:rsidR="00D96F75" w:rsidRDefault="00D96F75" w:rsidP="00355A76">
      <w:r>
        <w:rPr>
          <w:rStyle w:val="CommentReference"/>
        </w:rPr>
        <w:annotationRef/>
      </w:r>
      <w:r>
        <w:rPr>
          <w:sz w:val="20"/>
          <w:szCs w:val="20"/>
        </w:rPr>
        <w:t>ok just saw below in the methods when you give this a definition. It could be worth including a mention of what is varying in the statement below, but for above it would be worth using an approach that is clear about what is varying, especially because you are aiming to look more at what correlates with nutrients, not what nutrients levels may be driving</w:t>
      </w:r>
    </w:p>
  </w:comment>
  <w:comment w:id="49" w:author="Kieran Cox" w:date="2024-03-21T16:37:00Z" w:initials="KC">
    <w:p w14:paraId="106FF508" w14:textId="1A0A4810" w:rsidR="00D96F75" w:rsidRDefault="00D96F75" w:rsidP="00477D12">
      <w:r>
        <w:rPr>
          <w:rStyle w:val="CommentReference"/>
        </w:rPr>
        <w:annotationRef/>
      </w:r>
      <w:r>
        <w:rPr>
          <w:color w:val="000000"/>
          <w:sz w:val="20"/>
          <w:szCs w:val="20"/>
        </w:rPr>
        <w:t>optional revisions</w:t>
      </w:r>
    </w:p>
    <w:p w14:paraId="3217FE03" w14:textId="77777777" w:rsidR="00D96F75" w:rsidRDefault="00D96F75" w:rsidP="00477D12">
      <w:r>
        <w:rPr>
          <w:color w:val="000000"/>
          <w:sz w:val="20"/>
          <w:szCs w:val="20"/>
        </w:rPr>
        <w:t xml:space="preserve">We aimed to quantify the ecological co-varieties that influence (OR contribute to) spatial variability in  </w:t>
      </w:r>
    </w:p>
    <w:p w14:paraId="5D788537" w14:textId="77777777" w:rsidR="00D96F75" w:rsidRDefault="00D96F75" w:rsidP="00477D12">
      <w:r>
        <w:rPr>
          <w:color w:val="000000"/>
          <w:sz w:val="20"/>
          <w:szCs w:val="20"/>
        </w:rPr>
        <w:t>regenerated nutrients within a temperate…</w:t>
      </w:r>
    </w:p>
    <w:p w14:paraId="2F749496" w14:textId="77777777" w:rsidR="00D96F75" w:rsidRDefault="00D96F75" w:rsidP="00477D12"/>
  </w:comment>
  <w:comment w:id="50" w:author="Kieran Cox" w:date="2024-03-21T16:38:00Z" w:initials="KC">
    <w:p w14:paraId="1163E39B" w14:textId="77777777" w:rsidR="00D96F75" w:rsidRDefault="00D96F75" w:rsidP="00477D12">
      <w:r>
        <w:rPr>
          <w:rStyle w:val="CommentReference"/>
        </w:rPr>
        <w:annotationRef/>
      </w:r>
      <w:r>
        <w:rPr>
          <w:color w:val="000000"/>
          <w:sz w:val="20"/>
          <w:szCs w:val="20"/>
        </w:rPr>
        <w:t>could pull</w:t>
      </w:r>
    </w:p>
  </w:comment>
  <w:comment w:id="51" w:author="Kieran Cox" w:date="2024-03-21T16:39:00Z" w:initials="KC">
    <w:p w14:paraId="5D0B4C1A" w14:textId="77777777" w:rsidR="00D96F75" w:rsidRDefault="00D96F75" w:rsidP="00477D12">
      <w:r>
        <w:rPr>
          <w:rStyle w:val="CommentReference"/>
        </w:rPr>
        <w:annotationRef/>
      </w:r>
      <w:r>
        <w:rPr>
          <w:color w:val="000000"/>
          <w:sz w:val="20"/>
          <w:szCs w:val="20"/>
        </w:rPr>
        <w:t>You could pull this cause it indicates that you are focusing on the variation so, like delta values or differences between sites, instead of measuring NH4, and then looking at the spatial trend to identify the variability and drivers</w:t>
      </w:r>
    </w:p>
  </w:comment>
  <w:comment w:id="52" w:author="Kieran Cox" w:date="2024-03-21T16:42:00Z" w:initials="KC">
    <w:p w14:paraId="42AD80B4" w14:textId="77777777" w:rsidR="00D96F75" w:rsidRDefault="00D96F75" w:rsidP="006B016A">
      <w:r>
        <w:rPr>
          <w:rStyle w:val="CommentReference"/>
        </w:rPr>
        <w:annotationRef/>
      </w:r>
      <w:r>
        <w:rPr>
          <w:color w:val="000000"/>
          <w:sz w:val="20"/>
          <w:szCs w:val="20"/>
        </w:rPr>
        <w:t>alt:</w:t>
      </w:r>
    </w:p>
    <w:p w14:paraId="69613DF6" w14:textId="77777777" w:rsidR="00D96F75" w:rsidRDefault="00D96F75" w:rsidP="006B016A">
      <w:r>
        <w:rPr>
          <w:color w:val="000000"/>
          <w:sz w:val="20"/>
          <w:szCs w:val="20"/>
        </w:rPr>
        <w:t>and across several meters</w:t>
      </w:r>
    </w:p>
  </w:comment>
  <w:comment w:id="53" w:author="Kieran Cox" w:date="2024-03-21T16:54:00Z" w:initials="KC">
    <w:p w14:paraId="458521D1" w14:textId="77777777" w:rsidR="00D96F75" w:rsidRDefault="00D96F75" w:rsidP="008D04B8">
      <w:r>
        <w:rPr>
          <w:rStyle w:val="CommentReference"/>
        </w:rPr>
        <w:annotationRef/>
      </w:r>
      <w:r>
        <w:rPr>
          <w:color w:val="000000"/>
          <w:sz w:val="20"/>
          <w:szCs w:val="20"/>
        </w:rPr>
        <w:t>Alt: the scale at which animal-driven nutrient variability is ecological relevant…</w:t>
      </w:r>
    </w:p>
    <w:p w14:paraId="1F6F1789" w14:textId="77777777" w:rsidR="00D96F75" w:rsidRDefault="00D96F75" w:rsidP="008D04B8">
      <w:r>
        <w:rPr>
          <w:color w:val="000000"/>
          <w:sz w:val="20"/>
          <w:szCs w:val="20"/>
        </w:rPr>
        <w:t>OR</w:t>
      </w:r>
    </w:p>
    <w:p w14:paraId="03E696A0" w14:textId="77777777" w:rsidR="00D96F75" w:rsidRDefault="00D96F75" w:rsidP="008D04B8">
      <w:r>
        <w:rPr>
          <w:color w:val="000000"/>
          <w:sz w:val="20"/>
          <w:szCs w:val="20"/>
        </w:rPr>
        <w:t>the scale at which CND is ecological relevant in this…</w:t>
      </w:r>
    </w:p>
    <w:p w14:paraId="5DC8135A" w14:textId="77777777" w:rsidR="00D96F75" w:rsidRDefault="00D96F75" w:rsidP="008D04B8"/>
  </w:comment>
  <w:comment w:id="54" w:author="Kieran Cox" w:date="2024-03-21T16:55:00Z" w:initials="KC">
    <w:p w14:paraId="35987A85" w14:textId="77777777" w:rsidR="00D96F75" w:rsidRDefault="00D96F75" w:rsidP="008D04B8">
      <w:r>
        <w:rPr>
          <w:rStyle w:val="CommentReference"/>
        </w:rPr>
        <w:annotationRef/>
      </w:r>
      <w:r>
        <w:rPr>
          <w:color w:val="000000"/>
          <w:sz w:val="20"/>
          <w:szCs w:val="20"/>
        </w:rPr>
        <w:t>alt: elucidate</w:t>
      </w:r>
    </w:p>
  </w:comment>
  <w:comment w:id="56" w:author="Kieran Cox" w:date="2024-03-21T16:59:00Z" w:initials="KC">
    <w:p w14:paraId="089269FA" w14:textId="4A80DD93" w:rsidR="00D96F75" w:rsidRDefault="00D96F75" w:rsidP="008D04B8">
      <w:r>
        <w:rPr>
          <w:rStyle w:val="CommentReference"/>
        </w:rPr>
        <w:annotationRef/>
      </w:r>
      <w:r>
        <w:rPr>
          <w:color w:val="000000"/>
          <w:sz w:val="20"/>
          <w:szCs w:val="20"/>
        </w:rPr>
        <w:t xml:space="preserve">You could ‘beef’ this up a bit if you want, and take the species list from the RLS and state is as the region is occupied by at least X fish, including… etc. </w:t>
      </w:r>
    </w:p>
    <w:p w14:paraId="73F857AF" w14:textId="77777777" w:rsidR="00D96F75" w:rsidRDefault="00D96F75" w:rsidP="008D04B8"/>
    <w:p w14:paraId="6CE554D0" w14:textId="77777777" w:rsidR="00D96F75" w:rsidRDefault="00D96F75" w:rsidP="008D04B8">
      <w:r>
        <w:rPr>
          <w:color w:val="000000"/>
          <w:sz w:val="20"/>
          <w:szCs w:val="20"/>
        </w:rPr>
        <w:t>Dealers choice if you want to include species names here but it looks like you use them elsewhere</w:t>
      </w:r>
    </w:p>
  </w:comment>
  <w:comment w:id="57" w:author="Kieran Cox" w:date="2024-03-22T08:41:00Z" w:initials="KC">
    <w:p w14:paraId="78B0E8B8" w14:textId="77777777" w:rsidR="00D96F75" w:rsidRDefault="00D96F75" w:rsidP="001D7BE9">
      <w:r>
        <w:rPr>
          <w:rStyle w:val="CommentReference"/>
        </w:rPr>
        <w:annotationRef/>
      </w:r>
      <w:r>
        <w:rPr>
          <w:color w:val="000000"/>
          <w:sz w:val="20"/>
          <w:szCs w:val="20"/>
        </w:rPr>
        <w:t>This topic sentence and the subsection title constrain the paragraph quite a bit and don’t really support the inclusion of the RLS and other statements. The subjection title is less so than the topic sentence, but because you define mesoscale variation as the difference ammonium… it makes the reader think the subject title is just about that. The same goes for the next few sections. You could ‘zoom’ out the subsections a bit and make them something like ‘Surveys of Among-Site (Meso-Scale) Variation’ or ‘Among-Site (Meso-Scale) Surveys’ so you can talk about everything in the paragraph, and then include a topic sentence that is more about the overall objective, before diving into the specifics</w:t>
      </w:r>
    </w:p>
  </w:comment>
  <w:comment w:id="58" w:author="Kieran Cox" w:date="2024-03-21T17:01:00Z" w:initials="KC">
    <w:p w14:paraId="7A82F56B" w14:textId="7D96C9DB" w:rsidR="00D96F75" w:rsidRDefault="00D96F75" w:rsidP="008D04B8">
      <w:r>
        <w:rPr>
          <w:rStyle w:val="CommentReference"/>
        </w:rPr>
        <w:annotationRef/>
      </w:r>
      <w:r>
        <w:rPr>
          <w:color w:val="000000"/>
          <w:sz w:val="20"/>
          <w:szCs w:val="20"/>
        </w:rPr>
        <w:t>ok rad, so this framing makes more sense from here on but I still think it’s a bit unclear above, so you could either tweak a handful of the previous variation statements, or just include this definition somewhere above</w:t>
      </w:r>
    </w:p>
  </w:comment>
  <w:comment w:id="59" w:author="Kieran Cox" w:date="2024-03-22T07:51:00Z" w:initials="KC">
    <w:p w14:paraId="0D4D4846" w14:textId="77777777" w:rsidR="00D96F75" w:rsidRDefault="00D96F75" w:rsidP="00355A76">
      <w:r>
        <w:rPr>
          <w:rStyle w:val="CommentReference"/>
        </w:rPr>
        <w:annotationRef/>
      </w:r>
      <w:r>
        <w:rPr>
          <w:color w:val="000000"/>
          <w:sz w:val="20"/>
          <w:szCs w:val="20"/>
        </w:rPr>
        <w:t xml:space="preserve">I mentioned on the figure that you could combine this with figure one, so you get the location, concept and methods all done at once, plus formatting wise it will be nice cause it’ll be place at the front end of the methods </w:t>
      </w:r>
    </w:p>
  </w:comment>
  <w:comment w:id="60" w:author="Kieran Cox" w:date="2024-03-22T08:46:00Z" w:initials="KC">
    <w:p w14:paraId="005215D3" w14:textId="77777777" w:rsidR="00D96F75" w:rsidRDefault="00D96F75"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61" w:author="Em Lim" w:date="2024-03-26T11:31:00Z" w:initials="EL">
    <w:p w14:paraId="17D38A3B" w14:textId="2909B194" w:rsidR="00D96F75" w:rsidRDefault="00D96F75">
      <w:pPr>
        <w:pStyle w:val="CommentText"/>
      </w:pPr>
      <w:r>
        <w:rPr>
          <w:rStyle w:val="CommentReference"/>
        </w:rPr>
        <w:annotationRef/>
      </w:r>
      <w:r>
        <w:t>We’re hoping to include this in the ammonium methods paper I’m working on!</w:t>
      </w:r>
    </w:p>
  </w:comment>
  <w:comment w:id="62" w:author="Isabelle Cote" w:date="2024-02-07T14:32:00Z" w:initials="IC">
    <w:p w14:paraId="39119A83" w14:textId="47764534" w:rsidR="00D96F75" w:rsidRDefault="00D96F75" w:rsidP="00895C86">
      <w:pPr>
        <w:pStyle w:val="CommentText"/>
      </w:pPr>
      <w:r>
        <w:rPr>
          <w:rStyle w:val="CommentReference"/>
        </w:rPr>
        <w:annotationRef/>
      </w:r>
      <w:r>
        <w:t>The reviewers might wonder about the change and whether it had an impact on the results</w:t>
      </w:r>
    </w:p>
  </w:comment>
  <w:comment w:id="63" w:author="Kieran Cox" w:date="2024-03-22T08:48:00Z" w:initials="KC">
    <w:p w14:paraId="40ACD5F1" w14:textId="77777777" w:rsidR="00D96F75" w:rsidRDefault="00D96F75" w:rsidP="001D7BE9">
      <w:r>
        <w:rPr>
          <w:rStyle w:val="CommentReference"/>
        </w:rPr>
        <w:annotationRef/>
      </w:r>
      <w:r>
        <w:rPr>
          <w:color w:val="000000"/>
          <w:sz w:val="20"/>
          <w:szCs w:val="20"/>
        </w:rPr>
        <w:t>Seconded. A statement of the difference in the methods or way would be good. Perhaps something like, The multi-method approach was warranted because ——, which minimum influence on —</w:t>
      </w:r>
    </w:p>
  </w:comment>
  <w:comment w:id="64" w:author="Kieran Cox" w:date="2024-03-22T08:55:00Z" w:initials="KC">
    <w:p w14:paraId="64211845" w14:textId="77777777" w:rsidR="00D96F75" w:rsidRDefault="00D96F75" w:rsidP="00E31706">
      <w:r>
        <w:rPr>
          <w:rStyle w:val="CommentReference"/>
        </w:rPr>
        <w:annotationRef/>
      </w:r>
      <w:r>
        <w:rPr>
          <w:color w:val="000000"/>
          <w:sz w:val="20"/>
          <w:szCs w:val="20"/>
        </w:rPr>
        <w:t>If you want to keep this as the topic sentence, just add a mention of the biological communities here so it’s inclusive of all topic to come</w:t>
      </w:r>
    </w:p>
  </w:comment>
  <w:comment w:id="65" w:author="Em Lim" w:date="2024-02-02T10:43:00Z" w:initials="EL">
    <w:p w14:paraId="02CC6045" w14:textId="60F9E5FE" w:rsidR="00D96F75" w:rsidRDefault="00D96F75">
      <w:pPr>
        <w:pStyle w:val="CommentText"/>
      </w:pPr>
      <w:r>
        <w:rPr>
          <w:rStyle w:val="CommentReference"/>
        </w:rPr>
        <w:annotationRef/>
      </w:r>
      <w:r>
        <w:t>Claire, can you confirm? The density calculations indicate it was a 1 x 5 rectangle but one of your old methods protocols said 2 x 5.</w:t>
      </w:r>
    </w:p>
  </w:comment>
  <w:comment w:id="66" w:author="Kieran Cox" w:date="2024-03-22T09:01:00Z" w:initials="KC">
    <w:p w14:paraId="52A5CFE4" w14:textId="77777777" w:rsidR="00D96F75" w:rsidRDefault="00D96F75" w:rsidP="00E31706">
      <w:r>
        <w:rPr>
          <w:rStyle w:val="CommentReference"/>
        </w:rPr>
        <w:annotationRef/>
      </w:r>
      <w:r>
        <w:rPr>
          <w:color w:val="000000"/>
          <w:sz w:val="20"/>
          <w:szCs w:val="20"/>
        </w:rPr>
        <w:t xml:space="preserve">leaving this for Claire to confirm cause I’m not sure why there would be a mismatch in the densities vs surveys </w:t>
      </w:r>
    </w:p>
  </w:comment>
  <w:comment w:id="67" w:author="Em Lim" w:date="2024-03-26T11:39:00Z" w:initials="EL">
    <w:p w14:paraId="0EA8F40A" w14:textId="6B960426" w:rsidR="00D96F75" w:rsidRDefault="00D96F75">
      <w:pPr>
        <w:pStyle w:val="CommentText"/>
        <w:rPr>
          <w:rFonts w:ascii="Times New Roman" w:hAnsi="Times New Roman" w:cs="Times New Roman"/>
          <w:lang w:val="en-CA"/>
        </w:rPr>
      </w:pPr>
      <w:r>
        <w:rPr>
          <w:rStyle w:val="CommentReference"/>
        </w:rPr>
        <w:annotationRef/>
      </w:r>
      <w:r>
        <w:rPr>
          <w:rFonts w:ascii="Times New Roman" w:hAnsi="Times New Roman" w:cs="Times New Roman"/>
          <w:lang w:val="en-CA"/>
        </w:rPr>
        <w:t>I didn’t use forest area at all, so I removed it from the methods, but we could add it back in if we want. Mean forest biomass is measured in kg/m2, I don’t multiply that by total area.</w:t>
      </w:r>
    </w:p>
    <w:p w14:paraId="58547F49" w14:textId="77777777" w:rsidR="00D96F75" w:rsidRDefault="00D96F75">
      <w:pPr>
        <w:pStyle w:val="CommentText"/>
        <w:rPr>
          <w:rFonts w:ascii="Times New Roman" w:hAnsi="Times New Roman" w:cs="Times New Roman"/>
          <w:lang w:val="en-CA"/>
        </w:rPr>
      </w:pPr>
    </w:p>
    <w:p w14:paraId="4DB51421" w14:textId="72616200" w:rsidR="00D96F75" w:rsidRDefault="00D96F75">
      <w:pPr>
        <w:pStyle w:val="CommentText"/>
      </w:pPr>
      <w:r>
        <w:rPr>
          <w:rFonts w:ascii="Times New Roman" w:hAnsi="Times New Roman" w:cs="Times New Roman"/>
          <w:lang w:val="en-CA"/>
        </w:rPr>
        <w:t>“</w:t>
      </w:r>
      <w:r w:rsidRPr="005F1E8D">
        <w:rPr>
          <w:rFonts w:ascii="Times New Roman" w:hAnsi="Times New Roman" w:cs="Times New Roman"/>
          <w:lang w:val="en-CA"/>
        </w:rPr>
        <w:t xml:space="preserve">We estimated total forest area by swimming around the perimeter of the forest on the surface with a </w:t>
      </w:r>
      <w:r w:rsidRPr="005F1E8D">
        <w:rPr>
          <w:rFonts w:ascii="Times New Roman" w:hAnsi="Times New Roman" w:cs="Times New Roman"/>
          <w:highlight w:val="yellow"/>
          <w:lang w:val="en-CA"/>
        </w:rPr>
        <w:t>Garmin GPS(?)</w:t>
      </w:r>
      <w:r w:rsidRPr="005F1E8D">
        <w:rPr>
          <w:rFonts w:ascii="Times New Roman" w:hAnsi="Times New Roman" w:cs="Times New Roman"/>
          <w:lang w:val="en-CA"/>
        </w:rPr>
        <w:t>.</w:t>
      </w:r>
      <w:r>
        <w:rPr>
          <w:rFonts w:ascii="Times New Roman" w:hAnsi="Times New Roman" w:cs="Times New Roman"/>
          <w:lang w:val="en-CA"/>
        </w:rPr>
        <w:t>”</w:t>
      </w:r>
    </w:p>
  </w:comment>
  <w:comment w:id="68" w:author="Em Lim" w:date="2024-02-15T16:49:00Z" w:initials="EL">
    <w:p w14:paraId="53EF394E" w14:textId="3A1B674C" w:rsidR="00D96F75" w:rsidRDefault="00D96F75">
      <w:pPr>
        <w:pStyle w:val="CommentText"/>
      </w:pPr>
      <w:r>
        <w:rPr>
          <w:rStyle w:val="CommentReference"/>
        </w:rPr>
        <w:annotationRef/>
      </w:r>
      <w:r>
        <w:t xml:space="preserve">Sample depths ranged from 0.7 – 5 m deep, but each pair was collected at the same depth </w:t>
      </w:r>
    </w:p>
  </w:comment>
  <w:comment w:id="69" w:author="Kieran Cox" w:date="2024-03-22T09:25:00Z" w:initials="KC">
    <w:p w14:paraId="6241F8BC" w14:textId="77777777" w:rsidR="00D96F75" w:rsidRDefault="00D96F75" w:rsidP="00526E5E">
      <w:r>
        <w:rPr>
          <w:rStyle w:val="CommentReference"/>
        </w:rPr>
        <w:annotationRef/>
      </w:r>
      <w:r>
        <w:rPr>
          <w:color w:val="000000"/>
          <w:sz w:val="20"/>
          <w:szCs w:val="20"/>
        </w:rPr>
        <w:t>I can’t seem to follow what this means. Will folks that know this method better then me (ahh so anyone) get it?</w:t>
      </w:r>
    </w:p>
  </w:comment>
  <w:comment w:id="70" w:author="Kieran Cox" w:date="2024-03-22T09:27:00Z" w:initials="KC">
    <w:p w14:paraId="71120E43" w14:textId="77777777" w:rsidR="00D96F75" w:rsidRDefault="00D96F75" w:rsidP="00526E5E">
      <w:r>
        <w:rPr>
          <w:rStyle w:val="CommentReference"/>
        </w:rPr>
        <w:annotationRef/>
      </w:r>
      <w:r>
        <w:rPr>
          <w:color w:val="000000"/>
          <w:sz w:val="20"/>
          <w:szCs w:val="20"/>
        </w:rPr>
        <w:t xml:space="preserve">alt: </w:t>
      </w:r>
    </w:p>
    <w:p w14:paraId="1DABC380" w14:textId="77777777" w:rsidR="00D96F75" w:rsidRDefault="00D96F75" w:rsidP="00526E5E">
      <w:r>
        <w:rPr>
          <w:color w:val="000000"/>
          <w:sz w:val="20"/>
          <w:szCs w:val="20"/>
        </w:rPr>
        <w:t>paired inside and outside of the kelp NH4 sample…</w:t>
      </w:r>
    </w:p>
  </w:comment>
  <w:comment w:id="71" w:author="Kieran Cox" w:date="2024-03-22T09:49:00Z" w:initials="KC">
    <w:p w14:paraId="750B71F8" w14:textId="77777777" w:rsidR="00D96F75" w:rsidRDefault="00D96F75" w:rsidP="00F17ED1">
      <w:r>
        <w:rPr>
          <w:rStyle w:val="CommentReference"/>
        </w:rPr>
        <w:annotationRef/>
      </w:r>
      <w:r>
        <w:rPr>
          <w:color w:val="000000"/>
          <w:sz w:val="20"/>
          <w:szCs w:val="20"/>
        </w:rPr>
        <w:t xml:space="preserve">I think this term could be overhauled a bit and perhaps made a bit more catchy and less ambitious. Perhaps focusing on the fact that this is really a population question? so your focus is on the region, the site, and the population differences </w:t>
      </w:r>
    </w:p>
    <w:p w14:paraId="78E7E39F" w14:textId="77777777" w:rsidR="00D96F75" w:rsidRDefault="00D96F75" w:rsidP="00F17ED1"/>
  </w:comment>
  <w:comment w:id="72" w:author="Kieran Cox" w:date="2024-03-22T09:52:00Z" w:initials="KC">
    <w:p w14:paraId="1462B7F6" w14:textId="77777777" w:rsidR="00D96F75" w:rsidRDefault="00D96F75" w:rsidP="00F17ED1">
      <w:r>
        <w:rPr>
          <w:rStyle w:val="CommentReference"/>
        </w:rPr>
        <w:annotationRef/>
      </w:r>
      <w:r>
        <w:rPr>
          <w:color w:val="000000"/>
          <w:sz w:val="20"/>
          <w:szCs w:val="20"/>
        </w:rPr>
        <w:t>You could add an example here, or include the number of taxa this occurred for to clarify the potential ‘impacts’</w:t>
      </w:r>
    </w:p>
  </w:comment>
  <w:comment w:id="73" w:author="Em Lim" w:date="2024-05-08T10:51:00Z" w:initials="EL">
    <w:p w14:paraId="10489376" w14:textId="7CE02074" w:rsidR="00EA4716" w:rsidRDefault="00EA4716">
      <w:pPr>
        <w:pStyle w:val="CommentText"/>
      </w:pPr>
      <w:r>
        <w:rPr>
          <w:rStyle w:val="CommentReference"/>
        </w:rPr>
        <w:annotationRef/>
      </w:r>
      <w:r>
        <w:t>Not sure if it’s best to just state this when I first explain RLS methods, or repeat it here when I explain animal abundance</w:t>
      </w:r>
    </w:p>
  </w:comment>
  <w:comment w:id="75" w:author="Em Lim" w:date="2024-02-26T12:02:00Z" w:initials="EL">
    <w:p w14:paraId="6FC76E13" w14:textId="4A68C8D7" w:rsidR="00D96F75" w:rsidRDefault="00D96F75">
      <w:pPr>
        <w:pStyle w:val="CommentText"/>
      </w:pPr>
      <w:r>
        <w:rPr>
          <w:rStyle w:val="CommentReference"/>
        </w:rPr>
        <w:annotationRef/>
      </w:r>
      <w:r>
        <w:t>?</w:t>
      </w:r>
    </w:p>
  </w:comment>
  <w:comment w:id="76" w:author="Kieran Cox" w:date="2024-03-21T07:54:00Z" w:initials="KC">
    <w:p w14:paraId="5188AD0A" w14:textId="095B73BD" w:rsidR="00D96F75" w:rsidRDefault="00D96F75" w:rsidP="00930939">
      <w:r>
        <w:rPr>
          <w:rStyle w:val="CommentReference"/>
        </w:rPr>
        <w:annotationRef/>
      </w:r>
      <w:r>
        <w:rPr>
          <w:color w:val="000000"/>
          <w:sz w:val="20"/>
          <w:szCs w:val="20"/>
        </w:rPr>
        <w:t xml:space="preserve">You could combine this with the map so folks get the location, concept, and method all in one. If you want to really ‘go for it,’ you could have two or three of these that are the same, but the density of kelp declines between with (or increases). </w:t>
      </w:r>
    </w:p>
    <w:p w14:paraId="03633912" w14:textId="77777777" w:rsidR="00D96F75" w:rsidRDefault="00D96F75" w:rsidP="00930939"/>
    <w:p w14:paraId="1F56115F" w14:textId="77777777" w:rsidR="00D96F75" w:rsidRDefault="00D96F75" w:rsidP="00930939">
      <w:r>
        <w:rPr>
          <w:color w:val="000000"/>
          <w:sz w:val="20"/>
          <w:szCs w:val="20"/>
        </w:rPr>
        <w:t>If you do this, you may need to move the concentration and site type legend into the map, but it looks like it could fit in the bottom left</w:t>
      </w:r>
    </w:p>
  </w:comment>
  <w:comment w:id="77" w:author="Kieran Cox" w:date="2024-03-21T08:02:00Z" w:initials="KC">
    <w:p w14:paraId="097F1C04" w14:textId="77777777" w:rsidR="00D96F75" w:rsidRDefault="00D96F75" w:rsidP="00930939">
      <w:r>
        <w:rPr>
          <w:rStyle w:val="CommentReference"/>
        </w:rPr>
        <w:annotationRef/>
      </w:r>
      <w:r>
        <w:rPr>
          <w:color w:val="000000"/>
          <w:sz w:val="20"/>
          <w:szCs w:val="20"/>
        </w:rPr>
        <w:t>I think I send you my folder of illustrations and adobe illustration password but just email me if I didn’t and you want it</w:t>
      </w:r>
    </w:p>
  </w:comment>
  <w:comment w:id="78" w:author="Kieran Cox" w:date="2024-03-21T08:03:00Z" w:initials="KC">
    <w:p w14:paraId="6248F20C" w14:textId="77777777" w:rsidR="00D96F75" w:rsidRDefault="00D96F75" w:rsidP="00930939">
      <w:r>
        <w:rPr>
          <w:rStyle w:val="CommentReference"/>
        </w:rPr>
        <w:annotationRef/>
      </w:r>
      <w:r>
        <w:rPr>
          <w:color w:val="000000"/>
          <w:sz w:val="20"/>
          <w:szCs w:val="20"/>
        </w:rPr>
        <w:t xml:space="preserve">Showing the RLS survey on these illustrations will be tough so you may have to go to just using the RLS Logo, or you could have a panel that shows the RLS method as a stand alone </w:t>
      </w:r>
    </w:p>
  </w:comment>
  <w:comment w:id="79" w:author="Kieran Cox" w:date="2024-03-21T08:07:00Z" w:initials="KC">
    <w:p w14:paraId="0ADB0963" w14:textId="77777777" w:rsidR="00D96F75" w:rsidRDefault="00D96F75" w:rsidP="00805704">
      <w:r>
        <w:rPr>
          <w:rStyle w:val="CommentReference"/>
        </w:rPr>
        <w:annotationRef/>
      </w:r>
      <w:r>
        <w:rPr>
          <w:color w:val="000000"/>
          <w:sz w:val="20"/>
          <w:szCs w:val="20"/>
        </w:rPr>
        <w:t xml:space="preserve">I’m a fan of starting figures with a summary statement of the concept before jumping into the panels; Isa will likely ping this as well. </w:t>
      </w:r>
    </w:p>
    <w:p w14:paraId="1003DE41" w14:textId="77777777" w:rsidR="00D96F75" w:rsidRDefault="00D96F75" w:rsidP="00805704">
      <w:r>
        <w:rPr>
          <w:color w:val="000000"/>
          <w:sz w:val="20"/>
          <w:szCs w:val="20"/>
        </w:rPr>
        <w:t xml:space="preserve">Perhaps something like, </w:t>
      </w:r>
    </w:p>
    <w:p w14:paraId="7F721B6E" w14:textId="77777777" w:rsidR="00D96F75" w:rsidRDefault="00D96F75" w:rsidP="00805704">
      <w:r>
        <w:rPr>
          <w:color w:val="000000"/>
          <w:sz w:val="20"/>
          <w:szCs w:val="20"/>
        </w:rPr>
        <w:t>Ecological co-variates of ammonium concretions observed across Barkely Sound, BC. (a)…</w:t>
      </w:r>
    </w:p>
    <w:p w14:paraId="0DB4366E" w14:textId="77777777" w:rsidR="00D96F75" w:rsidRDefault="00D96F75" w:rsidP="00805704"/>
  </w:comment>
  <w:comment w:id="80" w:author="Kieran Cox" w:date="2024-03-21T09:11:00Z" w:initials="KC">
    <w:p w14:paraId="5A24C090" w14:textId="77777777" w:rsidR="00D96F75" w:rsidRDefault="00D96F75" w:rsidP="00406F74">
      <w:r>
        <w:rPr>
          <w:rStyle w:val="CommentReference"/>
        </w:rPr>
        <w:annotationRef/>
      </w:r>
      <w:r>
        <w:rPr>
          <w:color w:val="000000"/>
          <w:sz w:val="20"/>
          <w:szCs w:val="20"/>
        </w:rPr>
        <w:t xml:space="preserve">Same comment as the previous figure about adding more of a topic sentence to the front end of this </w:t>
      </w:r>
    </w:p>
  </w:comment>
  <w:comment w:id="81" w:author="Kieran Cox" w:date="2024-03-21T09:10:00Z" w:initials="KC">
    <w:p w14:paraId="44163916" w14:textId="173C0666" w:rsidR="00D96F75" w:rsidRDefault="00D96F75" w:rsidP="00406F74">
      <w:r>
        <w:rPr>
          <w:rStyle w:val="CommentReference"/>
        </w:rPr>
        <w:annotationRef/>
      </w:r>
      <w:r>
        <w:rPr>
          <w:color w:val="000000"/>
          <w:sz w:val="20"/>
          <w:szCs w:val="20"/>
        </w:rPr>
        <w:t xml:space="preserve">This is super slick. Based on the approach you used above and the approach you use here, i.e., plotting the variables that do not overlap zero, I think you’ll want to consider doing this for all variables. However, biodiversity may be a bit challenging and require a larger supplemental figure, and select cases being presented. </w:t>
      </w:r>
    </w:p>
    <w:p w14:paraId="2398D271" w14:textId="77777777" w:rsidR="00D96F75" w:rsidRDefault="00D96F75" w:rsidP="00406F74"/>
    <w:p w14:paraId="09196CA4" w14:textId="77777777" w:rsidR="00D96F75" w:rsidRDefault="00D96F75" w:rsidP="00406F74">
      <w:r>
        <w:rPr>
          <w:color w:val="000000"/>
          <w:sz w:val="20"/>
          <w:szCs w:val="20"/>
        </w:rPr>
        <w:t>Despite a million and one rants about random forests, I think that will be a lot of extra work, could (but it’s unlikely) create a situation where different important variables emerge, but it’s more likely it just repeats the trends seen here and becomes difficult to justify the two approach, so a rant on the potential additions to this is below</w:t>
      </w:r>
    </w:p>
  </w:comment>
  <w:comment w:id="153" w:author="Kieran Cox" w:date="2024-03-22T10:06:00Z" w:initials="KC">
    <w:p w14:paraId="6ED83976" w14:textId="77777777" w:rsidR="00D96F75" w:rsidRDefault="00D96F75" w:rsidP="00F15086">
      <w:r>
        <w:rPr>
          <w:rStyle w:val="CommentReference"/>
        </w:rPr>
        <w:annotationRef/>
      </w:r>
      <w:r>
        <w:rPr>
          <w:color w:val="000000"/>
          <w:sz w:val="20"/>
          <w:szCs w:val="20"/>
        </w:rPr>
        <w:t>I know I’ve mentioned illustrations like crazy so sorry if this is redundant, but I’ll send you some versions of these species if you want to move away from cropped pictures</w:t>
      </w:r>
    </w:p>
  </w:comment>
  <w:comment w:id="154" w:author="Kieran Cox" w:date="2024-03-21T10:45:00Z" w:initials="KC">
    <w:p w14:paraId="75E15649" w14:textId="51706D9E" w:rsidR="00D96F75" w:rsidRDefault="00D96F75" w:rsidP="00E01F00">
      <w:r>
        <w:rPr>
          <w:rStyle w:val="CommentReference"/>
        </w:rPr>
        <w:annotationRef/>
      </w:r>
      <w:r>
        <w:rPr>
          <w:color w:val="000000"/>
          <w:sz w:val="20"/>
          <w:szCs w:val="20"/>
        </w:rPr>
        <w:t>Large tables in manuscripts are always a tough sell, especially when sorting out the journal because the limit the number of figures and tables allowed, editors hate formatting for large tables, and if the journal reduces the word count based on the size of figures and tables, it’s a double hit. This table and the next could both be supplemental</w:t>
      </w:r>
    </w:p>
  </w:comment>
  <w:comment w:id="155" w:author="Em Lim" w:date="2024-02-21T17:08:00Z" w:initials="EL">
    <w:p w14:paraId="48CC7B98" w14:textId="3AE49E8A" w:rsidR="00D96F75" w:rsidRDefault="00D96F75" w:rsidP="00792779">
      <w:pPr>
        <w:pStyle w:val="CommentText"/>
      </w:pPr>
      <w:r>
        <w:rPr>
          <w:rStyle w:val="CommentReference"/>
        </w:rPr>
        <w:annotationRef/>
      </w:r>
      <w:r>
        <w:t>There’s a lot of terms in these models, is this the best way to list all of them?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C93B3D" w15:done="0"/>
  <w15:commentEx w15:paraId="76EA3621" w15:done="0"/>
  <w15:commentEx w15:paraId="31C2E668" w15:paraIdParent="76EA3621" w15:done="0"/>
  <w15:commentEx w15:paraId="4B515A0C" w15:done="0"/>
  <w15:commentEx w15:paraId="569D2535" w15:done="0"/>
  <w15:commentEx w15:paraId="5AAB2810" w15:done="0"/>
  <w15:commentEx w15:paraId="37A9109E" w15:paraIdParent="5AAB2810" w15:done="0"/>
  <w15:commentEx w15:paraId="125D4431" w15:paraIdParent="5AAB2810" w15:done="0"/>
  <w15:commentEx w15:paraId="6C1A64E6" w15:done="0"/>
  <w15:commentEx w15:paraId="5E99F29A" w15:paraIdParent="6C1A64E6" w15:done="0"/>
  <w15:commentEx w15:paraId="7B591026" w15:done="0"/>
  <w15:commentEx w15:paraId="7DE1196E" w15:done="0"/>
  <w15:commentEx w15:paraId="47128156" w15:done="0"/>
  <w15:commentEx w15:paraId="768FB895" w15:done="0"/>
  <w15:commentEx w15:paraId="5D259939" w15:done="0"/>
  <w15:commentEx w15:paraId="3DE0D48A" w15:done="0"/>
  <w15:commentEx w15:paraId="0A4FE0AC" w15:done="0"/>
  <w15:commentEx w15:paraId="44A2690B" w15:paraIdParent="0A4FE0AC" w15:done="0"/>
  <w15:commentEx w15:paraId="16B9DBAC" w15:done="0"/>
  <w15:commentEx w15:paraId="5D0E611E" w15:paraIdParent="16B9DBAC" w15:done="0"/>
  <w15:commentEx w15:paraId="79822A56" w15:done="0"/>
  <w15:commentEx w15:paraId="12DBEEB1" w15:paraIdParent="79822A56" w15:done="0"/>
  <w15:commentEx w15:paraId="0A3BC77C" w15:done="0"/>
  <w15:commentEx w15:paraId="306E3770" w15:done="0"/>
  <w15:commentEx w15:paraId="5E21FE31" w15:done="0"/>
  <w15:commentEx w15:paraId="2DDBA4FF" w15:done="0"/>
  <w15:commentEx w15:paraId="799EE8C4" w15:done="0"/>
  <w15:commentEx w15:paraId="383DFAA4" w15:done="0"/>
  <w15:commentEx w15:paraId="6B690857" w15:paraIdParent="383DFAA4" w15:done="0"/>
  <w15:commentEx w15:paraId="3712A111" w15:done="0"/>
  <w15:commentEx w15:paraId="6B6DD224" w15:done="0"/>
  <w15:commentEx w15:paraId="13A734F5" w15:done="0"/>
  <w15:commentEx w15:paraId="71356464" w15:done="0"/>
  <w15:commentEx w15:paraId="58DA682D" w15:done="0"/>
  <w15:commentEx w15:paraId="26DE0AD2" w15:done="0"/>
  <w15:commentEx w15:paraId="3BA37015" w15:done="0"/>
  <w15:commentEx w15:paraId="1F0628F2" w15:done="0"/>
  <w15:commentEx w15:paraId="1A5AD971" w15:done="0"/>
  <w15:commentEx w15:paraId="69CE65A9" w15:done="0"/>
  <w15:commentEx w15:paraId="4D83A1E3" w15:done="0"/>
  <w15:commentEx w15:paraId="24A6D6D0" w15:paraIdParent="4D83A1E3" w15:done="0"/>
  <w15:commentEx w15:paraId="2F749496" w15:done="0"/>
  <w15:commentEx w15:paraId="1163E39B" w15:done="0"/>
  <w15:commentEx w15:paraId="5D0B4C1A" w15:done="0"/>
  <w15:commentEx w15:paraId="69613DF6" w15:done="0"/>
  <w15:commentEx w15:paraId="5DC8135A" w15:done="0"/>
  <w15:commentEx w15:paraId="35987A85" w15:done="0"/>
  <w15:commentEx w15:paraId="6CE554D0" w15:done="0"/>
  <w15:commentEx w15:paraId="78B0E8B8" w15:done="0"/>
  <w15:commentEx w15:paraId="7A82F56B" w15:done="0"/>
  <w15:commentEx w15:paraId="0D4D4846" w15:done="0"/>
  <w15:commentEx w15:paraId="005215D3" w15:done="0"/>
  <w15:commentEx w15:paraId="17D38A3B" w15:paraIdParent="005215D3" w15:done="0"/>
  <w15:commentEx w15:paraId="39119A83" w15:done="0"/>
  <w15:commentEx w15:paraId="40ACD5F1" w15:paraIdParent="39119A83" w15:done="0"/>
  <w15:commentEx w15:paraId="64211845" w15:done="0"/>
  <w15:commentEx w15:paraId="02CC6045" w15:done="0"/>
  <w15:commentEx w15:paraId="52A5CFE4" w15:paraIdParent="02CC6045" w15:done="0"/>
  <w15:commentEx w15:paraId="4DB51421" w15:done="0"/>
  <w15:commentEx w15:paraId="53EF394E" w15:done="0"/>
  <w15:commentEx w15:paraId="6241F8BC" w15:done="0"/>
  <w15:commentEx w15:paraId="1DABC380" w15:done="0"/>
  <w15:commentEx w15:paraId="78E7E39F" w15:done="0"/>
  <w15:commentEx w15:paraId="1462B7F6" w15:done="0"/>
  <w15:commentEx w15:paraId="10489376" w15:done="0"/>
  <w15:commentEx w15:paraId="6FC76E13" w15:done="0"/>
  <w15:commentEx w15:paraId="1F56115F" w15:done="0"/>
  <w15:commentEx w15:paraId="097F1C04" w15:paraIdParent="1F56115F" w15:done="0"/>
  <w15:commentEx w15:paraId="6248F20C" w15:paraIdParent="1F56115F" w15:done="0"/>
  <w15:commentEx w15:paraId="0DB4366E" w15:done="0"/>
  <w15:commentEx w15:paraId="5A24C090" w15:done="0"/>
  <w15:commentEx w15:paraId="09196CA4" w15:done="0"/>
  <w15:commentEx w15:paraId="6ED83976" w15:done="0"/>
  <w15:commentEx w15:paraId="75E15649" w15:done="0"/>
  <w15:commentEx w15:paraId="48CC7B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85A84B1" w16cex:dateUtc="2024-02-07T18:58:00Z"/>
  <w16cex:commentExtensible w16cex:durableId="39BF684E" w16cex:dateUtc="2024-03-21T19:18:00Z"/>
  <w16cex:commentExtensible w16cex:durableId="01071313" w16cex:dateUtc="2024-03-22T14:35:00Z"/>
  <w16cex:commentExtensible w16cex:durableId="66455FEA" w16cex:dateUtc="2024-03-21T18:13:00Z"/>
  <w16cex:commentExtensible w16cex:durableId="7F9BCB11" w16cex:dateUtc="2024-03-21T18:16:00Z"/>
  <w16cex:commentExtensible w16cex:durableId="48C1687F" w16cex:dateUtc="2024-03-21T18:26:00Z"/>
  <w16cex:commentExtensible w16cex:durableId="76BE8CD1" w16cex:dateUtc="2024-03-21T18:27:00Z"/>
  <w16cex:commentExtensible w16cex:durableId="237CB4E2" w16cex:dateUtc="2024-03-21T18:28:00Z"/>
  <w16cex:commentExtensible w16cex:durableId="61178FC4" w16cex:dateUtc="2024-03-21T19:18:00Z"/>
  <w16cex:commentExtensible w16cex:durableId="755BF72F" w16cex:dateUtc="2024-03-21T21:01:00Z"/>
  <w16cex:commentExtensible w16cex:durableId="204C318A" w16cex:dateUtc="2024-03-21T18:30:00Z"/>
  <w16cex:commentExtensible w16cex:durableId="061E34F6" w16cex:dateUtc="2024-03-21T19:19:00Z"/>
  <w16cex:commentExtensible w16cex:durableId="6B6167E0" w16cex:dateUtc="2024-03-21T19:21:00Z"/>
  <w16cex:commentExtensible w16cex:durableId="70C1F963" w16cex:dateUtc="2024-03-21T18:31:00Z"/>
  <w16cex:commentExtensible w16cex:durableId="57DBCCA9" w16cex:dateUtc="2024-03-21T18:32:00Z"/>
  <w16cex:commentExtensible w16cex:durableId="6710A97F" w16cex:dateUtc="2024-03-21T18:32:00Z"/>
  <w16cex:commentExtensible w16cex:durableId="5CBB852C" w16cex:dateUtc="2024-03-21T21:57:00Z"/>
  <w16cex:commentExtensible w16cex:durableId="5C8954C9" w16cex:dateUtc="2024-03-21T22:04:00Z"/>
  <w16cex:commentExtensible w16cex:durableId="72EC7DC9" w16cex:dateUtc="2024-03-22T14:38:00Z"/>
  <w16cex:commentExtensible w16cex:durableId="06DCF60D" w16cex:dateUtc="2024-03-21T21:02:00Z"/>
  <w16cex:commentExtensible w16cex:durableId="1CC9EC99" w16cex:dateUtc="2024-03-21T22:50:00Z"/>
  <w16cex:commentExtensible w16cex:durableId="19F1FBAB" w16cex:dateUtc="2024-03-21T21:10:00Z"/>
  <w16cex:commentExtensible w16cex:durableId="7ADFC1E1" w16cex:dateUtc="2024-03-21T21:12:00Z"/>
  <w16cex:commentExtensible w16cex:durableId="2CE601E3" w16cex:dateUtc="2024-03-21T21:13:00Z"/>
  <w16cex:commentExtensible w16cex:durableId="34D3A768" w16cex:dateUtc="2024-03-21T21:14:00Z"/>
  <w16cex:commentExtensible w16cex:durableId="5CAB1777" w16cex:dateUtc="2024-03-21T21:16:00Z"/>
  <w16cex:commentExtensible w16cex:durableId="3C355E6C" w16cex:dateUtc="2024-03-21T19:27:00Z"/>
  <w16cex:commentExtensible w16cex:durableId="6B150E81" w16cex:dateUtc="2024-03-21T21:20:00Z"/>
  <w16cex:commentExtensible w16cex:durableId="46C5D169" w16cex:dateUtc="2024-03-21T21:21:00Z"/>
  <w16cex:commentExtensible w16cex:durableId="2E56B019" w16cex:dateUtc="2024-03-21T21:22:00Z"/>
  <w16cex:commentExtensible w16cex:durableId="537F89BC" w16cex:dateUtc="2024-03-21T22:25:00Z"/>
  <w16cex:commentExtensible w16cex:durableId="6FC2F2DE" w16cex:dateUtc="2024-03-21T22:32:00Z"/>
  <w16cex:commentExtensible w16cex:durableId="56D02105" w16cex:dateUtc="2024-03-21T23:02:00Z"/>
  <w16cex:commentExtensible w16cex:durableId="21D3FBA8" w16cex:dateUtc="2024-03-21T22:36:00Z"/>
  <w16cex:commentExtensible w16cex:durableId="79809998" w16cex:dateUtc="2024-03-21T22:39:00Z"/>
  <w16cex:commentExtensible w16cex:durableId="154E94B4" w16cex:dateUtc="2024-03-21T22:51:00Z"/>
  <w16cex:commentExtensible w16cex:durableId="5BA62761" w16cex:dateUtc="2024-03-21T23:12:00Z"/>
  <w16cex:commentExtensible w16cex:durableId="183A6CCE" w16cex:dateUtc="2024-03-21T23:08:00Z"/>
  <w16cex:commentExtensible w16cex:durableId="6F58DD5D" w16cex:dateUtc="2024-03-21T23:12:00Z"/>
  <w16cex:commentExtensible w16cex:durableId="0244C24A" w16cex:dateUtc="2024-03-21T23:13:00Z"/>
  <w16cex:commentExtensible w16cex:durableId="73F52CF1" w16cex:dateUtc="2024-03-21T23:20:00Z"/>
  <w16cex:commentExtensible w16cex:durableId="3AE1DCB9" w16cex:dateUtc="2024-03-21T23:25:00Z"/>
  <w16cex:commentExtensible w16cex:durableId="26C14D25" w16cex:dateUtc="2024-03-21T23:26:00Z"/>
  <w16cex:commentExtensible w16cex:durableId="71B60087" w16cex:dateUtc="2024-03-21T23:30:00Z"/>
  <w16cex:commentExtensible w16cex:durableId="39D74987" w16cex:dateUtc="2024-03-21T23:28:00Z"/>
  <w16cex:commentExtensible w16cex:durableId="476AD497" w16cex:dateUtc="2024-03-21T23:35:00Z"/>
  <w16cex:commentExtensible w16cex:durableId="2BF2EFF4" w16cex:dateUtc="2024-03-22T14:46:00Z"/>
  <w16cex:commentExtensible w16cex:durableId="31093E64" w16cex:dateUtc="2024-03-21T23:37:00Z"/>
  <w16cex:commentExtensible w16cex:durableId="7B9E924D" w16cex:dateUtc="2024-03-21T23:38:00Z"/>
  <w16cex:commentExtensible w16cex:durableId="2500D563" w16cex:dateUtc="2024-03-21T23:39:00Z"/>
  <w16cex:commentExtensible w16cex:durableId="2A31BCA3" w16cex:dateUtc="2024-03-21T23:42:00Z"/>
  <w16cex:commentExtensible w16cex:durableId="3A3F6C5C" w16cex:dateUtc="2024-03-21T23:54:00Z"/>
  <w16cex:commentExtensible w16cex:durableId="72872A94" w16cex:dateUtc="2024-03-21T23:55:00Z"/>
  <w16cex:commentExtensible w16cex:durableId="66D89A4D" w16cex:dateUtc="2024-03-21T23:57:00Z"/>
  <w16cex:commentExtensible w16cex:durableId="2B19DEBD" w16cex:dateUtc="2024-03-22T14:50:00Z"/>
  <w16cex:commentExtensible w16cex:durableId="2DDE8B35" w16cex:dateUtc="2024-03-21T23:59:00Z"/>
  <w16cex:commentExtensible w16cex:durableId="16FFE7A8" w16cex:dateUtc="2024-03-22T00:00:00Z"/>
  <w16cex:commentExtensible w16cex:durableId="31ADB03F" w16cex:dateUtc="2024-03-22T15:41:00Z"/>
  <w16cex:commentExtensible w16cex:durableId="1F94C741" w16cex:dateUtc="2024-03-22T00:01:00Z"/>
  <w16cex:commentExtensible w16cex:durableId="05BCAD38" w16cex:dateUtc="2024-03-22T00:11:00Z"/>
  <w16cex:commentExtensible w16cex:durableId="77A7F30C" w16cex:dateUtc="2024-03-22T14:50:00Z"/>
  <w16cex:commentExtensible w16cex:durableId="571A093A" w16cex:dateUtc="2024-03-22T14:51:00Z"/>
  <w16cex:commentExtensible w16cex:durableId="20B2F648" w16cex:dateUtc="2024-03-22T15:44:00Z"/>
  <w16cex:commentExtensible w16cex:durableId="2263FC0E" w16cex:dateUtc="2024-03-22T15:44:00Z"/>
  <w16cex:commentExtensible w16cex:durableId="60760F53" w16cex:dateUtc="2024-03-22T15:46:00Z"/>
  <w16cex:commentExtensible w16cex:durableId="4D277808" w16cex:dateUtc="2024-02-07T22:32:00Z"/>
  <w16cex:commentExtensible w16cex:durableId="512776B4" w16cex:dateUtc="2024-03-22T15:48:00Z"/>
  <w16cex:commentExtensible w16cex:durableId="4F7B41B3" w16cex:dateUtc="2024-03-22T15:52:00Z"/>
  <w16cex:commentExtensible w16cex:durableId="60629700" w16cex:dateUtc="2024-03-22T15:53:00Z"/>
  <w16cex:commentExtensible w16cex:durableId="1A7CA827" w16cex:dateUtc="2024-03-22T15:54:00Z"/>
  <w16cex:commentExtensible w16cex:durableId="7E5E8ED1" w16cex:dateUtc="2024-03-22T15:55:00Z"/>
  <w16cex:commentExtensible w16cex:durableId="495BE558" w16cex:dateUtc="2024-03-22T15:55:00Z"/>
  <w16cex:commentExtensible w16cex:durableId="407B806F" w16cex:dateUtc="2024-03-22T15:56:00Z"/>
  <w16cex:commentExtensible w16cex:durableId="7C4CF82A" w16cex:dateUtc="2024-03-22T15:58:00Z"/>
  <w16cex:commentExtensible w16cex:durableId="2F3AAFA9" w16cex:dateUtc="2024-03-22T15:59:00Z"/>
  <w16cex:commentExtensible w16cex:durableId="4E9D3511" w16cex:dateUtc="2024-03-22T16:01:00Z"/>
  <w16cex:commentExtensible w16cex:durableId="7E8A4EDE" w16cex:dateUtc="2024-03-22T16:08:00Z"/>
  <w16cex:commentExtensible w16cex:durableId="1F23C83A" w16cex:dateUtc="2024-03-22T16:07:00Z"/>
  <w16cex:commentExtensible w16cex:durableId="12EFE4DB" w16cex:dateUtc="2024-03-22T16:12:00Z"/>
  <w16cex:commentExtensible w16cex:durableId="22EE8084" w16cex:dateUtc="2024-03-22T16:18:00Z"/>
  <w16cex:commentExtensible w16cex:durableId="2740CD5D" w16cex:dateUtc="2024-03-22T16:19:00Z"/>
  <w16cex:commentExtensible w16cex:durableId="2DBA9229" w16cex:dateUtc="2024-03-22T16:25:00Z"/>
  <w16cex:commentExtensible w16cex:durableId="61912D04" w16cex:dateUtc="2024-03-22T16:27:00Z"/>
  <w16cex:commentExtensible w16cex:durableId="4E18BA24" w16cex:dateUtc="2024-03-22T16:37:00Z"/>
  <w16cex:commentExtensible w16cex:durableId="32825E31" w16cex:dateUtc="2024-03-22T16:49:00Z"/>
  <w16cex:commentExtensible w16cex:durableId="09C8CBBA" w16cex:dateUtc="2024-03-22T16:51:00Z"/>
  <w16cex:commentExtensible w16cex:durableId="22B005F0" w16cex:dateUtc="2024-03-22T16:52:00Z"/>
  <w16cex:commentExtensible w16cex:durableId="3BA5F10D" w16cex:dateUtc="2024-03-21T15:01:00Z"/>
  <w16cex:commentExtensible w16cex:durableId="1B9972EF" w16cex:dateUtc="2024-03-21T14:54:00Z"/>
  <w16cex:commentExtensible w16cex:durableId="258AFB3A" w16cex:dateUtc="2024-03-21T15:02:00Z"/>
  <w16cex:commentExtensible w16cex:durableId="05349D56" w16cex:dateUtc="2024-03-21T15:03:00Z"/>
  <w16cex:commentExtensible w16cex:durableId="48E58BC0" w16cex:dateUtc="2024-03-21T15:07:00Z"/>
  <w16cex:commentExtensible w16cex:durableId="6847EA98" w16cex:dateUtc="2024-03-21T15:10:00Z"/>
  <w16cex:commentExtensible w16cex:durableId="47995749" w16cex:dateUtc="2024-03-21T16:11:00Z"/>
  <w16cex:commentExtensible w16cex:durableId="541B56FE" w16cex:dateUtc="2024-03-21T16:10:00Z"/>
  <w16cex:commentExtensible w16cex:durableId="14D6BE76" w16cex:dateUtc="2024-03-22T17:06:00Z"/>
  <w16cex:commentExtensible w16cex:durableId="325D6962" w16cex:dateUtc="2024-03-21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C93B3D" w16cid:durableId="685A84B1"/>
  <w16cid:commentId w16cid:paraId="76EA3621" w16cid:durableId="76BE8CD1"/>
  <w16cid:commentId w16cid:paraId="31C2E668" w16cid:durableId="237CB4E2"/>
  <w16cid:commentId w16cid:paraId="4B515A0C" w16cid:durableId="755BF72F"/>
  <w16cid:commentId w16cid:paraId="569D2535" w16cid:durableId="6B6167E0"/>
  <w16cid:commentId w16cid:paraId="5AAB2810" w16cid:durableId="70C1F963"/>
  <w16cid:commentId w16cid:paraId="37A9109E" w16cid:durableId="57DBCCA9"/>
  <w16cid:commentId w16cid:paraId="125D4431" w16cid:durableId="6710A97F"/>
  <w16cid:commentId w16cid:paraId="6C1A64E6" w16cid:durableId="5CBB852C"/>
  <w16cid:commentId w16cid:paraId="5E99F29A" w16cid:durableId="5C8954C9"/>
  <w16cid:commentId w16cid:paraId="7B591026" w16cid:durableId="72EC7DC9"/>
  <w16cid:commentId w16cid:paraId="7DE1196E" w16cid:durableId="1CC9EC99"/>
  <w16cid:commentId w16cid:paraId="47128156" w16cid:durableId="19F1FBAB"/>
  <w16cid:commentId w16cid:paraId="768FB895" w16cid:durableId="7ADFC1E1"/>
  <w16cid:commentId w16cid:paraId="5D259939" w16cid:durableId="2CE601E3"/>
  <w16cid:commentId w16cid:paraId="3DE0D48A" w16cid:durableId="34D3A768"/>
  <w16cid:commentId w16cid:paraId="0A4FE0AC" w16cid:durableId="3C355E6C"/>
  <w16cid:commentId w16cid:paraId="44A2690B" w16cid:durableId="29AD0CA9"/>
  <w16cid:commentId w16cid:paraId="16B9DBAC" w16cid:durableId="6B150E81"/>
  <w16cid:commentId w16cid:paraId="5D0E611E" w16cid:durableId="29AD0D02"/>
  <w16cid:commentId w16cid:paraId="79822A56" w16cid:durableId="46C5D169"/>
  <w16cid:commentId w16cid:paraId="12DBEEB1" w16cid:durableId="29AD0D59"/>
  <w16cid:commentId w16cid:paraId="0A3BC77C" w16cid:durableId="2E56B019"/>
  <w16cid:commentId w16cid:paraId="306E3770" w16cid:durableId="537F89BC"/>
  <w16cid:commentId w16cid:paraId="5E21FE31" w16cid:durableId="2978B7B1"/>
  <w16cid:commentId w16cid:paraId="2DDBA4FF" w16cid:durableId="6FC2F2DE"/>
  <w16cid:commentId w16cid:paraId="799EE8C4" w16cid:durableId="56D02105"/>
  <w16cid:commentId w16cid:paraId="383DFAA4" w16cid:durableId="21D3FBA8"/>
  <w16cid:commentId w16cid:paraId="6B690857" w16cid:durableId="79809998"/>
  <w16cid:commentId w16cid:paraId="3712A111" w16cid:durableId="154E94B4"/>
  <w16cid:commentId w16cid:paraId="6B6DD224" w16cid:durableId="5BA62761"/>
  <w16cid:commentId w16cid:paraId="13A734F5" w16cid:durableId="183A6CCE"/>
  <w16cid:commentId w16cid:paraId="71356464" w16cid:durableId="6F58DD5D"/>
  <w16cid:commentId w16cid:paraId="58DA682D" w16cid:durableId="0244C24A"/>
  <w16cid:commentId w16cid:paraId="26DE0AD2" w16cid:durableId="73F52CF1"/>
  <w16cid:commentId w16cid:paraId="3BA37015" w16cid:durableId="3AE1DCB9"/>
  <w16cid:commentId w16cid:paraId="1F0628F2" w16cid:durableId="26C14D25"/>
  <w16cid:commentId w16cid:paraId="1A5AD971" w16cid:durableId="71B60087"/>
  <w16cid:commentId w16cid:paraId="69CE65A9" w16cid:durableId="39D74987"/>
  <w16cid:commentId w16cid:paraId="4D83A1E3" w16cid:durableId="476AD497"/>
  <w16cid:commentId w16cid:paraId="24A6D6D0" w16cid:durableId="2BF2EFF4"/>
  <w16cid:commentId w16cid:paraId="2F749496" w16cid:durableId="31093E64"/>
  <w16cid:commentId w16cid:paraId="1163E39B" w16cid:durableId="7B9E924D"/>
  <w16cid:commentId w16cid:paraId="5D0B4C1A" w16cid:durableId="2500D563"/>
  <w16cid:commentId w16cid:paraId="69613DF6" w16cid:durableId="2A31BCA3"/>
  <w16cid:commentId w16cid:paraId="5DC8135A" w16cid:durableId="3A3F6C5C"/>
  <w16cid:commentId w16cid:paraId="35987A85" w16cid:durableId="72872A94"/>
  <w16cid:commentId w16cid:paraId="6CE554D0" w16cid:durableId="2DDE8B35"/>
  <w16cid:commentId w16cid:paraId="78B0E8B8" w16cid:durableId="31ADB03F"/>
  <w16cid:commentId w16cid:paraId="7A82F56B" w16cid:durableId="1F94C741"/>
  <w16cid:commentId w16cid:paraId="0D4D4846" w16cid:durableId="571A093A"/>
  <w16cid:commentId w16cid:paraId="005215D3" w16cid:durableId="60760F53"/>
  <w16cid:commentId w16cid:paraId="17D38A3B" w16cid:durableId="29AD30AD"/>
  <w16cid:commentId w16cid:paraId="39119A83" w16cid:durableId="4D277808"/>
  <w16cid:commentId w16cid:paraId="40ACD5F1" w16cid:durableId="512776B4"/>
  <w16cid:commentId w16cid:paraId="64211845" w16cid:durableId="7E5E8ED1"/>
  <w16cid:commentId w16cid:paraId="02CC6045" w16cid:durableId="296745BC"/>
  <w16cid:commentId w16cid:paraId="52A5CFE4" w16cid:durableId="4E9D3511"/>
  <w16cid:commentId w16cid:paraId="4DB51421" w16cid:durableId="29AD327B"/>
  <w16cid:commentId w16cid:paraId="53EF394E" w16cid:durableId="2978BF19"/>
  <w16cid:commentId w16cid:paraId="6241F8BC" w16cid:durableId="2DBA9229"/>
  <w16cid:commentId w16cid:paraId="1DABC380" w16cid:durableId="61912D04"/>
  <w16cid:commentId w16cid:paraId="78E7E39F" w16cid:durableId="32825E31"/>
  <w16cid:commentId w16cid:paraId="1462B7F6" w16cid:durableId="22B005F0"/>
  <w16cid:commentId w16cid:paraId="10489376" w16cid:durableId="29E5D7B8"/>
  <w16cid:commentId w16cid:paraId="6FC76E13" w16cid:durableId="2986FC5F"/>
  <w16cid:commentId w16cid:paraId="1F56115F" w16cid:durableId="1B9972EF"/>
  <w16cid:commentId w16cid:paraId="097F1C04" w16cid:durableId="258AFB3A"/>
  <w16cid:commentId w16cid:paraId="6248F20C" w16cid:durableId="05349D56"/>
  <w16cid:commentId w16cid:paraId="0DB4366E" w16cid:durableId="48E58BC0"/>
  <w16cid:commentId w16cid:paraId="5A24C090" w16cid:durableId="47995749"/>
  <w16cid:commentId w16cid:paraId="09196CA4" w16cid:durableId="541B56FE"/>
  <w16cid:commentId w16cid:paraId="6ED83976" w16cid:durableId="14D6BE76"/>
  <w16cid:commentId w16cid:paraId="75E15649" w16cid:durableId="325D6962"/>
  <w16cid:commentId w16cid:paraId="48CC7B98" w16cid:durableId="2980AC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F26020" w14:textId="77777777" w:rsidR="00A66DF5" w:rsidRDefault="00A66DF5" w:rsidP="009B4C2B">
      <w:r>
        <w:separator/>
      </w:r>
    </w:p>
  </w:endnote>
  <w:endnote w:type="continuationSeparator" w:id="0">
    <w:p w14:paraId="18FBD7E8" w14:textId="77777777" w:rsidR="00A66DF5" w:rsidRDefault="00A66DF5"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672107" w14:textId="77777777" w:rsidR="00A66DF5" w:rsidRDefault="00A66DF5" w:rsidP="009B4C2B">
      <w:r>
        <w:separator/>
      </w:r>
    </w:p>
  </w:footnote>
  <w:footnote w:type="continuationSeparator" w:id="0">
    <w:p w14:paraId="310F8A61" w14:textId="77777777" w:rsidR="00A66DF5" w:rsidRDefault="00A66DF5"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5"/>
  </w:num>
  <w:num w:numId="4">
    <w:abstractNumId w:val="0"/>
  </w:num>
  <w:num w:numId="5">
    <w:abstractNumId w:val="3"/>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sabelle Cote">
    <w15:presenceInfo w15:providerId="Windows Live" w15:userId="5e078651ba9eb2b3"/>
  </w15:person>
  <w15:person w15:author="Em Lim">
    <w15:presenceInfo w15:providerId="AD" w15:userId="S::egl3@sfu.ca::66b8d41e-e852-422e-bfdc-03f068eb453f"/>
  </w15:person>
  <w15:person w15:author="Kieran Cox">
    <w15:presenceInfo w15:providerId="AD" w15:userId="S::kieranc@sfu.ca::b4290085-ec8f-4fe0-8d75-e615e1fa99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1775B"/>
    <w:rsid w:val="0002013E"/>
    <w:rsid w:val="000227FF"/>
    <w:rsid w:val="00026365"/>
    <w:rsid w:val="00026433"/>
    <w:rsid w:val="000300C1"/>
    <w:rsid w:val="0003350D"/>
    <w:rsid w:val="00034975"/>
    <w:rsid w:val="000358C8"/>
    <w:rsid w:val="00043001"/>
    <w:rsid w:val="00056973"/>
    <w:rsid w:val="00057BA8"/>
    <w:rsid w:val="00064FCF"/>
    <w:rsid w:val="00066613"/>
    <w:rsid w:val="0007080D"/>
    <w:rsid w:val="0007282D"/>
    <w:rsid w:val="00095C26"/>
    <w:rsid w:val="000A1681"/>
    <w:rsid w:val="000A1A31"/>
    <w:rsid w:val="000A63B7"/>
    <w:rsid w:val="000A6D26"/>
    <w:rsid w:val="000C6AA6"/>
    <w:rsid w:val="000D41B2"/>
    <w:rsid w:val="000D4769"/>
    <w:rsid w:val="000D685F"/>
    <w:rsid w:val="000E0C25"/>
    <w:rsid w:val="000E3FA6"/>
    <w:rsid w:val="000E691F"/>
    <w:rsid w:val="000E74A0"/>
    <w:rsid w:val="00105516"/>
    <w:rsid w:val="0011523B"/>
    <w:rsid w:val="001175F9"/>
    <w:rsid w:val="001211D2"/>
    <w:rsid w:val="001313BD"/>
    <w:rsid w:val="0013326D"/>
    <w:rsid w:val="00134966"/>
    <w:rsid w:val="00136DB7"/>
    <w:rsid w:val="00144B86"/>
    <w:rsid w:val="00151C99"/>
    <w:rsid w:val="00152CBA"/>
    <w:rsid w:val="00164233"/>
    <w:rsid w:val="00171464"/>
    <w:rsid w:val="00171DD6"/>
    <w:rsid w:val="0017314E"/>
    <w:rsid w:val="00173964"/>
    <w:rsid w:val="0018005F"/>
    <w:rsid w:val="00181FA8"/>
    <w:rsid w:val="0018289E"/>
    <w:rsid w:val="0019076A"/>
    <w:rsid w:val="00195ECF"/>
    <w:rsid w:val="001A0C35"/>
    <w:rsid w:val="001B22A8"/>
    <w:rsid w:val="001B79C7"/>
    <w:rsid w:val="001D13C5"/>
    <w:rsid w:val="001D3701"/>
    <w:rsid w:val="001D7BE9"/>
    <w:rsid w:val="001E7F77"/>
    <w:rsid w:val="001F6183"/>
    <w:rsid w:val="001F69F0"/>
    <w:rsid w:val="001F79DB"/>
    <w:rsid w:val="0020783B"/>
    <w:rsid w:val="002142F2"/>
    <w:rsid w:val="002145C6"/>
    <w:rsid w:val="00217D47"/>
    <w:rsid w:val="00222A9E"/>
    <w:rsid w:val="0022385E"/>
    <w:rsid w:val="00230925"/>
    <w:rsid w:val="00233D5C"/>
    <w:rsid w:val="00235FC5"/>
    <w:rsid w:val="00237ED0"/>
    <w:rsid w:val="00245C88"/>
    <w:rsid w:val="0025202D"/>
    <w:rsid w:val="00252E04"/>
    <w:rsid w:val="00253D0A"/>
    <w:rsid w:val="00261545"/>
    <w:rsid w:val="002620AE"/>
    <w:rsid w:val="00263F14"/>
    <w:rsid w:val="0026711E"/>
    <w:rsid w:val="002676C9"/>
    <w:rsid w:val="00271E58"/>
    <w:rsid w:val="002750B2"/>
    <w:rsid w:val="00280722"/>
    <w:rsid w:val="002840C9"/>
    <w:rsid w:val="00290BF1"/>
    <w:rsid w:val="0029554C"/>
    <w:rsid w:val="00295B89"/>
    <w:rsid w:val="0029789C"/>
    <w:rsid w:val="002A304B"/>
    <w:rsid w:val="002A72EC"/>
    <w:rsid w:val="002A7F03"/>
    <w:rsid w:val="002B400A"/>
    <w:rsid w:val="002B6ECC"/>
    <w:rsid w:val="002B7F5F"/>
    <w:rsid w:val="002C320F"/>
    <w:rsid w:val="002C3747"/>
    <w:rsid w:val="002D40ED"/>
    <w:rsid w:val="002D7263"/>
    <w:rsid w:val="002E1265"/>
    <w:rsid w:val="002E537D"/>
    <w:rsid w:val="002E568B"/>
    <w:rsid w:val="002E7BDB"/>
    <w:rsid w:val="002F0DB3"/>
    <w:rsid w:val="00314A5D"/>
    <w:rsid w:val="00334ADF"/>
    <w:rsid w:val="00355A76"/>
    <w:rsid w:val="00356E7A"/>
    <w:rsid w:val="003665DF"/>
    <w:rsid w:val="003801C9"/>
    <w:rsid w:val="00380F24"/>
    <w:rsid w:val="003859F6"/>
    <w:rsid w:val="003922EB"/>
    <w:rsid w:val="00392DBC"/>
    <w:rsid w:val="00397B9C"/>
    <w:rsid w:val="003A204B"/>
    <w:rsid w:val="003B4768"/>
    <w:rsid w:val="003B6CDD"/>
    <w:rsid w:val="003D17AC"/>
    <w:rsid w:val="003D5A5B"/>
    <w:rsid w:val="003E0CA3"/>
    <w:rsid w:val="003E0D14"/>
    <w:rsid w:val="003F627B"/>
    <w:rsid w:val="00405356"/>
    <w:rsid w:val="00406F74"/>
    <w:rsid w:val="0041407D"/>
    <w:rsid w:val="00415C5B"/>
    <w:rsid w:val="00417390"/>
    <w:rsid w:val="004173D2"/>
    <w:rsid w:val="0042174D"/>
    <w:rsid w:val="0042306A"/>
    <w:rsid w:val="004253ED"/>
    <w:rsid w:val="004317DC"/>
    <w:rsid w:val="0043235D"/>
    <w:rsid w:val="00433289"/>
    <w:rsid w:val="0043787D"/>
    <w:rsid w:val="00437D27"/>
    <w:rsid w:val="004433B7"/>
    <w:rsid w:val="00444382"/>
    <w:rsid w:val="00444BD0"/>
    <w:rsid w:val="004578FA"/>
    <w:rsid w:val="00462E79"/>
    <w:rsid w:val="00473216"/>
    <w:rsid w:val="00477D12"/>
    <w:rsid w:val="00481673"/>
    <w:rsid w:val="00487ED1"/>
    <w:rsid w:val="00494CBA"/>
    <w:rsid w:val="00495B22"/>
    <w:rsid w:val="004A6A89"/>
    <w:rsid w:val="004C10EB"/>
    <w:rsid w:val="004C7077"/>
    <w:rsid w:val="004D08E1"/>
    <w:rsid w:val="004D42BB"/>
    <w:rsid w:val="004E5C73"/>
    <w:rsid w:val="004E6F16"/>
    <w:rsid w:val="004F5624"/>
    <w:rsid w:val="005110F5"/>
    <w:rsid w:val="00512CBD"/>
    <w:rsid w:val="00517C1E"/>
    <w:rsid w:val="005209E1"/>
    <w:rsid w:val="00522FED"/>
    <w:rsid w:val="00526E5E"/>
    <w:rsid w:val="0053139F"/>
    <w:rsid w:val="00532C7F"/>
    <w:rsid w:val="00533B7E"/>
    <w:rsid w:val="005433DA"/>
    <w:rsid w:val="00547A38"/>
    <w:rsid w:val="0055529E"/>
    <w:rsid w:val="005636C0"/>
    <w:rsid w:val="00565A8B"/>
    <w:rsid w:val="00570F20"/>
    <w:rsid w:val="005746D1"/>
    <w:rsid w:val="00576692"/>
    <w:rsid w:val="0058230D"/>
    <w:rsid w:val="005870DF"/>
    <w:rsid w:val="005A1F03"/>
    <w:rsid w:val="005A498B"/>
    <w:rsid w:val="005B3F6C"/>
    <w:rsid w:val="005C511E"/>
    <w:rsid w:val="005C6C7A"/>
    <w:rsid w:val="005E0538"/>
    <w:rsid w:val="005E0A73"/>
    <w:rsid w:val="005E2C00"/>
    <w:rsid w:val="005E2FEE"/>
    <w:rsid w:val="005E6D58"/>
    <w:rsid w:val="005F0597"/>
    <w:rsid w:val="005F1E8D"/>
    <w:rsid w:val="005F39D0"/>
    <w:rsid w:val="006032E9"/>
    <w:rsid w:val="0061163F"/>
    <w:rsid w:val="006159C2"/>
    <w:rsid w:val="0061715C"/>
    <w:rsid w:val="0061731D"/>
    <w:rsid w:val="00622296"/>
    <w:rsid w:val="00623B32"/>
    <w:rsid w:val="006259B4"/>
    <w:rsid w:val="00635119"/>
    <w:rsid w:val="0064532D"/>
    <w:rsid w:val="006528A1"/>
    <w:rsid w:val="00662D37"/>
    <w:rsid w:val="00662F9B"/>
    <w:rsid w:val="00670555"/>
    <w:rsid w:val="0067503F"/>
    <w:rsid w:val="00676581"/>
    <w:rsid w:val="00676DAB"/>
    <w:rsid w:val="00677126"/>
    <w:rsid w:val="00677F1B"/>
    <w:rsid w:val="006802B8"/>
    <w:rsid w:val="00682CDC"/>
    <w:rsid w:val="00690DD3"/>
    <w:rsid w:val="0069194B"/>
    <w:rsid w:val="00694C65"/>
    <w:rsid w:val="006B016A"/>
    <w:rsid w:val="006C4A83"/>
    <w:rsid w:val="006C6F43"/>
    <w:rsid w:val="006D152A"/>
    <w:rsid w:val="006D5284"/>
    <w:rsid w:val="006D7F06"/>
    <w:rsid w:val="006E54C4"/>
    <w:rsid w:val="006F3E6B"/>
    <w:rsid w:val="00700CA8"/>
    <w:rsid w:val="00701637"/>
    <w:rsid w:val="00701EB0"/>
    <w:rsid w:val="007025A9"/>
    <w:rsid w:val="0070501D"/>
    <w:rsid w:val="00705FE1"/>
    <w:rsid w:val="00712A56"/>
    <w:rsid w:val="00715D18"/>
    <w:rsid w:val="00715D27"/>
    <w:rsid w:val="007256B0"/>
    <w:rsid w:val="0072610A"/>
    <w:rsid w:val="007268C2"/>
    <w:rsid w:val="00761A9D"/>
    <w:rsid w:val="00765FE9"/>
    <w:rsid w:val="0077211F"/>
    <w:rsid w:val="00782EA1"/>
    <w:rsid w:val="00792779"/>
    <w:rsid w:val="00796F8D"/>
    <w:rsid w:val="007A1A08"/>
    <w:rsid w:val="007A1A41"/>
    <w:rsid w:val="007A283D"/>
    <w:rsid w:val="007B5406"/>
    <w:rsid w:val="007B580F"/>
    <w:rsid w:val="007C03DE"/>
    <w:rsid w:val="007C042F"/>
    <w:rsid w:val="007C0A44"/>
    <w:rsid w:val="007C1BDA"/>
    <w:rsid w:val="007C1D5C"/>
    <w:rsid w:val="007C32C3"/>
    <w:rsid w:val="007D13CA"/>
    <w:rsid w:val="007D6070"/>
    <w:rsid w:val="007D6267"/>
    <w:rsid w:val="007D71C9"/>
    <w:rsid w:val="007E4686"/>
    <w:rsid w:val="007F1484"/>
    <w:rsid w:val="007F416C"/>
    <w:rsid w:val="007F6203"/>
    <w:rsid w:val="0080060C"/>
    <w:rsid w:val="008012CE"/>
    <w:rsid w:val="00801C62"/>
    <w:rsid w:val="00805704"/>
    <w:rsid w:val="00805A5D"/>
    <w:rsid w:val="008068ED"/>
    <w:rsid w:val="00813785"/>
    <w:rsid w:val="00816A13"/>
    <w:rsid w:val="00817AD8"/>
    <w:rsid w:val="00824BD5"/>
    <w:rsid w:val="00826808"/>
    <w:rsid w:val="008307A0"/>
    <w:rsid w:val="00830E20"/>
    <w:rsid w:val="008335BF"/>
    <w:rsid w:val="008422B4"/>
    <w:rsid w:val="00851AB4"/>
    <w:rsid w:val="008600C1"/>
    <w:rsid w:val="008613D1"/>
    <w:rsid w:val="008651BB"/>
    <w:rsid w:val="0087419B"/>
    <w:rsid w:val="00882A24"/>
    <w:rsid w:val="00895C86"/>
    <w:rsid w:val="008964CE"/>
    <w:rsid w:val="008A1BD4"/>
    <w:rsid w:val="008B05F8"/>
    <w:rsid w:val="008B12AF"/>
    <w:rsid w:val="008B1EB6"/>
    <w:rsid w:val="008C2771"/>
    <w:rsid w:val="008C6BDA"/>
    <w:rsid w:val="008D04B8"/>
    <w:rsid w:val="008D5E5B"/>
    <w:rsid w:val="008E0F38"/>
    <w:rsid w:val="008E62A2"/>
    <w:rsid w:val="008E7707"/>
    <w:rsid w:val="008F7AFF"/>
    <w:rsid w:val="00900E3F"/>
    <w:rsid w:val="00903BFA"/>
    <w:rsid w:val="0091520C"/>
    <w:rsid w:val="00915C04"/>
    <w:rsid w:val="00920FC5"/>
    <w:rsid w:val="00923779"/>
    <w:rsid w:val="00925056"/>
    <w:rsid w:val="00930939"/>
    <w:rsid w:val="00932640"/>
    <w:rsid w:val="00933A0C"/>
    <w:rsid w:val="009341AA"/>
    <w:rsid w:val="0093424F"/>
    <w:rsid w:val="00943023"/>
    <w:rsid w:val="0094446B"/>
    <w:rsid w:val="00946EB9"/>
    <w:rsid w:val="009500AF"/>
    <w:rsid w:val="00950C3D"/>
    <w:rsid w:val="009529BF"/>
    <w:rsid w:val="00956033"/>
    <w:rsid w:val="009569DD"/>
    <w:rsid w:val="009609CF"/>
    <w:rsid w:val="00967589"/>
    <w:rsid w:val="00990B37"/>
    <w:rsid w:val="00996C31"/>
    <w:rsid w:val="00997D69"/>
    <w:rsid w:val="00997F39"/>
    <w:rsid w:val="009B18A4"/>
    <w:rsid w:val="009B2BF8"/>
    <w:rsid w:val="009B31A7"/>
    <w:rsid w:val="009B4C2B"/>
    <w:rsid w:val="009C41B4"/>
    <w:rsid w:val="009C4EA4"/>
    <w:rsid w:val="009D6967"/>
    <w:rsid w:val="009E35D0"/>
    <w:rsid w:val="009E3CC4"/>
    <w:rsid w:val="009E4099"/>
    <w:rsid w:val="009E6CC7"/>
    <w:rsid w:val="00A01D2A"/>
    <w:rsid w:val="00A05727"/>
    <w:rsid w:val="00A14B41"/>
    <w:rsid w:val="00A15663"/>
    <w:rsid w:val="00A15B36"/>
    <w:rsid w:val="00A213FF"/>
    <w:rsid w:val="00A36A0B"/>
    <w:rsid w:val="00A44D01"/>
    <w:rsid w:val="00A565ED"/>
    <w:rsid w:val="00A66DF5"/>
    <w:rsid w:val="00A7066E"/>
    <w:rsid w:val="00A71A32"/>
    <w:rsid w:val="00A76702"/>
    <w:rsid w:val="00A81C25"/>
    <w:rsid w:val="00A82539"/>
    <w:rsid w:val="00A91086"/>
    <w:rsid w:val="00A92411"/>
    <w:rsid w:val="00A9541C"/>
    <w:rsid w:val="00AA20C8"/>
    <w:rsid w:val="00AA2419"/>
    <w:rsid w:val="00AB2110"/>
    <w:rsid w:val="00AB222F"/>
    <w:rsid w:val="00AB275A"/>
    <w:rsid w:val="00AB636E"/>
    <w:rsid w:val="00AC1B8C"/>
    <w:rsid w:val="00AC453C"/>
    <w:rsid w:val="00AC4D54"/>
    <w:rsid w:val="00AC6441"/>
    <w:rsid w:val="00AD59FE"/>
    <w:rsid w:val="00AD62DF"/>
    <w:rsid w:val="00AD64D7"/>
    <w:rsid w:val="00AE2D14"/>
    <w:rsid w:val="00AE4869"/>
    <w:rsid w:val="00AF1C1D"/>
    <w:rsid w:val="00AF48F7"/>
    <w:rsid w:val="00B01287"/>
    <w:rsid w:val="00B028F9"/>
    <w:rsid w:val="00B047D8"/>
    <w:rsid w:val="00B070A5"/>
    <w:rsid w:val="00B071BE"/>
    <w:rsid w:val="00B164BF"/>
    <w:rsid w:val="00B16FBC"/>
    <w:rsid w:val="00B1705D"/>
    <w:rsid w:val="00B177C3"/>
    <w:rsid w:val="00B205EE"/>
    <w:rsid w:val="00B25F11"/>
    <w:rsid w:val="00B317B9"/>
    <w:rsid w:val="00B40590"/>
    <w:rsid w:val="00B43EE2"/>
    <w:rsid w:val="00B450E4"/>
    <w:rsid w:val="00B47743"/>
    <w:rsid w:val="00B50D62"/>
    <w:rsid w:val="00B51A9A"/>
    <w:rsid w:val="00B547A8"/>
    <w:rsid w:val="00B62619"/>
    <w:rsid w:val="00B62EEA"/>
    <w:rsid w:val="00B654FE"/>
    <w:rsid w:val="00B71E47"/>
    <w:rsid w:val="00B866D6"/>
    <w:rsid w:val="00B874D2"/>
    <w:rsid w:val="00B8757C"/>
    <w:rsid w:val="00B928B9"/>
    <w:rsid w:val="00BA2485"/>
    <w:rsid w:val="00BA6691"/>
    <w:rsid w:val="00BB6F7F"/>
    <w:rsid w:val="00BC1B34"/>
    <w:rsid w:val="00BC20AB"/>
    <w:rsid w:val="00BC463D"/>
    <w:rsid w:val="00BD0E57"/>
    <w:rsid w:val="00BD1256"/>
    <w:rsid w:val="00BD1992"/>
    <w:rsid w:val="00BD384B"/>
    <w:rsid w:val="00BE5F43"/>
    <w:rsid w:val="00BF1FB2"/>
    <w:rsid w:val="00BF7831"/>
    <w:rsid w:val="00C01950"/>
    <w:rsid w:val="00C05930"/>
    <w:rsid w:val="00C05A5A"/>
    <w:rsid w:val="00C06EC1"/>
    <w:rsid w:val="00C12458"/>
    <w:rsid w:val="00C146F7"/>
    <w:rsid w:val="00C21D82"/>
    <w:rsid w:val="00C246F4"/>
    <w:rsid w:val="00C25CFD"/>
    <w:rsid w:val="00C26711"/>
    <w:rsid w:val="00C27CC6"/>
    <w:rsid w:val="00C31EA3"/>
    <w:rsid w:val="00C45043"/>
    <w:rsid w:val="00C540DD"/>
    <w:rsid w:val="00C673A5"/>
    <w:rsid w:val="00C768BA"/>
    <w:rsid w:val="00C77114"/>
    <w:rsid w:val="00C77243"/>
    <w:rsid w:val="00C826A7"/>
    <w:rsid w:val="00C8732F"/>
    <w:rsid w:val="00CA34B5"/>
    <w:rsid w:val="00CD046A"/>
    <w:rsid w:val="00CD2A33"/>
    <w:rsid w:val="00CD73AB"/>
    <w:rsid w:val="00CE181D"/>
    <w:rsid w:val="00CE1DE8"/>
    <w:rsid w:val="00CE5122"/>
    <w:rsid w:val="00CE5810"/>
    <w:rsid w:val="00CE6EEC"/>
    <w:rsid w:val="00CE7337"/>
    <w:rsid w:val="00CE7CA3"/>
    <w:rsid w:val="00CF5454"/>
    <w:rsid w:val="00CF7529"/>
    <w:rsid w:val="00CF7FD0"/>
    <w:rsid w:val="00D056C4"/>
    <w:rsid w:val="00D10B17"/>
    <w:rsid w:val="00D1548C"/>
    <w:rsid w:val="00D16152"/>
    <w:rsid w:val="00D16B00"/>
    <w:rsid w:val="00D20127"/>
    <w:rsid w:val="00D27E15"/>
    <w:rsid w:val="00D351C1"/>
    <w:rsid w:val="00D37004"/>
    <w:rsid w:val="00D37C4A"/>
    <w:rsid w:val="00D40247"/>
    <w:rsid w:val="00D4585B"/>
    <w:rsid w:val="00D51B90"/>
    <w:rsid w:val="00D56988"/>
    <w:rsid w:val="00D57AB2"/>
    <w:rsid w:val="00D71E1B"/>
    <w:rsid w:val="00D768B7"/>
    <w:rsid w:val="00D823F4"/>
    <w:rsid w:val="00D85A41"/>
    <w:rsid w:val="00D93294"/>
    <w:rsid w:val="00D96F75"/>
    <w:rsid w:val="00D9775A"/>
    <w:rsid w:val="00DB029A"/>
    <w:rsid w:val="00DB5A3B"/>
    <w:rsid w:val="00DC0493"/>
    <w:rsid w:val="00DC4A52"/>
    <w:rsid w:val="00DC5B5B"/>
    <w:rsid w:val="00DE151A"/>
    <w:rsid w:val="00DE4185"/>
    <w:rsid w:val="00DE493D"/>
    <w:rsid w:val="00DE63E7"/>
    <w:rsid w:val="00DF4B83"/>
    <w:rsid w:val="00DF5087"/>
    <w:rsid w:val="00DF59A5"/>
    <w:rsid w:val="00E01F00"/>
    <w:rsid w:val="00E0703E"/>
    <w:rsid w:val="00E12068"/>
    <w:rsid w:val="00E12E12"/>
    <w:rsid w:val="00E15F93"/>
    <w:rsid w:val="00E25DCB"/>
    <w:rsid w:val="00E26FA5"/>
    <w:rsid w:val="00E31706"/>
    <w:rsid w:val="00E31F65"/>
    <w:rsid w:val="00E32297"/>
    <w:rsid w:val="00E34FA8"/>
    <w:rsid w:val="00E428BC"/>
    <w:rsid w:val="00E57739"/>
    <w:rsid w:val="00E626AC"/>
    <w:rsid w:val="00E639BB"/>
    <w:rsid w:val="00E6472E"/>
    <w:rsid w:val="00E6680F"/>
    <w:rsid w:val="00E763F3"/>
    <w:rsid w:val="00E83D6E"/>
    <w:rsid w:val="00E85990"/>
    <w:rsid w:val="00E914E6"/>
    <w:rsid w:val="00EA2D98"/>
    <w:rsid w:val="00EA4716"/>
    <w:rsid w:val="00EB3BC7"/>
    <w:rsid w:val="00EB7CB2"/>
    <w:rsid w:val="00EC101B"/>
    <w:rsid w:val="00EC6CAC"/>
    <w:rsid w:val="00ED1C7F"/>
    <w:rsid w:val="00ED5552"/>
    <w:rsid w:val="00EE4634"/>
    <w:rsid w:val="00EE4DBD"/>
    <w:rsid w:val="00EE5DD8"/>
    <w:rsid w:val="00EF0BBA"/>
    <w:rsid w:val="00EF0CFA"/>
    <w:rsid w:val="00EF152C"/>
    <w:rsid w:val="00EF7628"/>
    <w:rsid w:val="00F0487B"/>
    <w:rsid w:val="00F10947"/>
    <w:rsid w:val="00F149DB"/>
    <w:rsid w:val="00F15086"/>
    <w:rsid w:val="00F17ED1"/>
    <w:rsid w:val="00F23409"/>
    <w:rsid w:val="00F235E9"/>
    <w:rsid w:val="00F26904"/>
    <w:rsid w:val="00F26D14"/>
    <w:rsid w:val="00F33E40"/>
    <w:rsid w:val="00F36798"/>
    <w:rsid w:val="00F64AEB"/>
    <w:rsid w:val="00F76C68"/>
    <w:rsid w:val="00F86B25"/>
    <w:rsid w:val="00F92D6E"/>
    <w:rsid w:val="00F92DAE"/>
    <w:rsid w:val="00F96096"/>
    <w:rsid w:val="00FA0A52"/>
    <w:rsid w:val="00FA0E9B"/>
    <w:rsid w:val="00FA7DAE"/>
    <w:rsid w:val="00FB237D"/>
    <w:rsid w:val="00FB252B"/>
    <w:rsid w:val="00FC0F65"/>
    <w:rsid w:val="00FC6B44"/>
    <w:rsid w:val="00FD548B"/>
    <w:rsid w:val="00FE017D"/>
    <w:rsid w:val="00FE153F"/>
    <w:rsid w:val="00FE62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nsojournals.onlinelibrary.wiley.com/doi/full/10.1111/oik.08554?casa_token=q0Ts27QOSPQAAAAA%3A0RcNePOPnD5nQnh6J2HIpqpBJ51swMASybHeVcnYZQNrRg_O7PiQiN8gVBN8MjtkDyFIbKFsGa3_Qqyy" TargetMode="External"/><Relationship Id="rId2" Type="http://schemas.openxmlformats.org/officeDocument/2006/relationships/hyperlink" Target="https://www.frontiersin.org/articles/10.3389/fmars.2022.870308/full" TargetMode="External"/><Relationship Id="rId1" Type="http://schemas.openxmlformats.org/officeDocument/2006/relationships/hyperlink" Target="https://besjournals.onlinelibrary.wiley.com/doi/full/10.1111/1365-2656.1353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bone.biol.sc.edu/tide/tideshow.cgi?site=Bamfield%2C+British+Columbia"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8/08/relationships/commentsExtensible" Target="commentsExtensi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C5157-8C4A-AC4F-866D-8B724785C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36</Pages>
  <Words>26424</Words>
  <Characters>150618</Characters>
  <Application>Microsoft Office Word</Application>
  <DocSecurity>0</DocSecurity>
  <Lines>1255</Lines>
  <Paragraphs>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44</cp:revision>
  <dcterms:created xsi:type="dcterms:W3CDTF">2024-03-15T22:42:00Z</dcterms:created>
  <dcterms:modified xsi:type="dcterms:W3CDTF">2024-05-09T18:32:00Z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id="mYt45XEf"/&gt;&lt;style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