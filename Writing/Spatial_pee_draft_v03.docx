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4BF4EE20" w:rsidR="0042174D" w:rsidRPr="00396449" w:rsidRDefault="0042174D" w:rsidP="00670555">
      <w:pPr>
        <w:spacing w:line="480" w:lineRule="auto"/>
        <w:rPr>
          <w:rFonts w:ascii="Times New Roman" w:hAnsi="Times New Roman" w:cs="Times New Roman"/>
          <w:highlight w:val="yellow"/>
          <w:lang w:val="en-CA"/>
        </w:rPr>
      </w:pPr>
      <w:r>
        <w:rPr>
          <w:rFonts w:ascii="Times New Roman" w:hAnsi="Times New Roman" w:cs="Times New Roman"/>
          <w:lang w:val="en-CA"/>
        </w:rPr>
        <w:tab/>
      </w:r>
      <w:r w:rsidR="00396449">
        <w:rPr>
          <w:rFonts w:ascii="Times New Roman" w:hAnsi="Times New Roman" w:cs="Times New Roman"/>
          <w:highlight w:val="yellow"/>
          <w:lang w:val="en-CA"/>
        </w:rPr>
        <w:t>To</w:t>
      </w:r>
      <w:r w:rsidR="00337794" w:rsidRPr="00D9775A">
        <w:rPr>
          <w:rFonts w:ascii="Times New Roman" w:hAnsi="Times New Roman" w:cs="Times New Roman"/>
          <w:highlight w:val="yellow"/>
          <w:lang w:val="en-CA"/>
        </w:rPr>
        <w:t xml:space="preserve"> further investigate</w:t>
      </w:r>
      <w:r w:rsidR="00396449">
        <w:rPr>
          <w:rFonts w:ascii="Times New Roman" w:hAnsi="Times New Roman" w:cs="Times New Roman"/>
          <w:highlight w:val="yellow"/>
          <w:lang w:val="en-CA"/>
        </w:rPr>
        <w:t xml:space="preserve"> drivers of</w:t>
      </w:r>
      <w:r w:rsidR="00337794" w:rsidRPr="00D9775A">
        <w:rPr>
          <w:rFonts w:ascii="Times New Roman" w:hAnsi="Times New Roman" w:cs="Times New Roman"/>
          <w:highlight w:val="yellow"/>
          <w:lang w:val="en-CA"/>
        </w:rPr>
        <w:t xml:space="preserve"> </w:t>
      </w:r>
      <w:r w:rsidR="00337794">
        <w:rPr>
          <w:rFonts w:ascii="Times New Roman" w:hAnsi="Times New Roman" w:cs="Times New Roman"/>
          <w:highlight w:val="yellow"/>
          <w:lang w:val="en-CA"/>
        </w:rPr>
        <w:t>NH</w:t>
      </w:r>
      <w:r w:rsidR="00337794">
        <w:rPr>
          <w:rFonts w:ascii="Cambria Math" w:hAnsi="Cambria Math" w:cs="Cambria Math"/>
          <w:highlight w:val="yellow"/>
          <w:lang w:val="en-CA"/>
        </w:rPr>
        <w:t>₄⁺</w:t>
      </w:r>
      <w:r w:rsidR="00337794">
        <w:rPr>
          <w:rFonts w:ascii="Times New Roman" w:hAnsi="Times New Roman" w:cs="Times New Roman"/>
          <w:highlight w:val="yellow"/>
          <w:lang w:val="en-CA"/>
        </w:rPr>
        <w:t xml:space="preserve"> </w:t>
      </w:r>
      <w:r w:rsidR="00396449">
        <w:rPr>
          <w:rFonts w:ascii="Times New Roman" w:hAnsi="Times New Roman" w:cs="Times New Roman"/>
          <w:highlight w:val="yellow"/>
          <w:lang w:val="en-CA"/>
        </w:rPr>
        <w:t>variation, we</w:t>
      </w:r>
      <w:r w:rsidR="00337794">
        <w:rPr>
          <w:rFonts w:ascii="Times New Roman" w:hAnsi="Times New Roman" w:cs="Times New Roman"/>
          <w:highlight w:val="yellow"/>
          <w:lang w:val="en-CA"/>
        </w:rPr>
        <w:t xml:space="preserve"> </w:t>
      </w:r>
      <w:r w:rsidR="00396449">
        <w:rPr>
          <w:rFonts w:ascii="Times New Roman" w:hAnsi="Times New Roman" w:cs="Times New Roman"/>
          <w:highlight w:val="yellow"/>
          <w:lang w:val="en-CA"/>
        </w:rPr>
        <w:t>considered the relationship between NH</w:t>
      </w:r>
      <w:r w:rsidR="00396449">
        <w:rPr>
          <w:rFonts w:ascii="Cambria Math" w:hAnsi="Cambria Math" w:cs="Cambria Math"/>
          <w:highlight w:val="yellow"/>
          <w:lang w:val="en-CA"/>
        </w:rPr>
        <w:t>₄⁺</w:t>
      </w:r>
      <w:r w:rsidR="00396449">
        <w:rPr>
          <w:rFonts w:ascii="Times New Roman" w:hAnsi="Times New Roman" w:cs="Times New Roman"/>
          <w:highlight w:val="yellow"/>
          <w:lang w:val="en-CA"/>
        </w:rPr>
        <w:t xml:space="preserve"> and the abundance of animals within each family. </w:t>
      </w:r>
      <w:r w:rsidR="00956033">
        <w:rPr>
          <w:rFonts w:ascii="Times New Roman" w:hAnsi="Times New Roman" w:cs="Times New Roman"/>
          <w:lang w:val="en-CA"/>
        </w:rPr>
        <w:t>For each family, we constructed a</w:t>
      </w:r>
      <w:r w:rsidR="008D5E5B">
        <w:rPr>
          <w:rFonts w:ascii="Times New Roman" w:hAnsi="Times New Roman" w:cs="Times New Roman"/>
          <w:lang w:val="en-CA"/>
        </w:rPr>
        <w:t xml:space="preserve"> GLMM</w:t>
      </w:r>
      <w:r w:rsidR="00956033">
        <w:rPr>
          <w:rFonts w:ascii="Times New Roman" w:hAnsi="Times New Roman" w:cs="Times New Roman"/>
          <w:lang w:val="en-CA"/>
        </w:rPr>
        <w:t xml:space="preserve"> </w:t>
      </w:r>
      <w:r w:rsidR="00396449">
        <w:rPr>
          <w:rFonts w:ascii="Times New Roman" w:hAnsi="Times New Roman" w:cs="Times New Roman"/>
          <w:lang w:val="en-CA"/>
        </w:rPr>
        <w:t>with</w:t>
      </w:r>
      <w:r w:rsidR="00A71A32">
        <w:rPr>
          <w:rFonts w:ascii="Times New Roman" w:hAnsi="Times New Roman" w:cs="Times New Roman"/>
          <w:lang w:val="en-CA"/>
        </w:rPr>
        <w:t xml:space="preserve"> NH</w:t>
      </w:r>
      <w:r w:rsidR="00A71A32">
        <w:rPr>
          <w:rFonts w:ascii="Cambria Math" w:hAnsi="Cambria Math" w:cs="Cambria Math"/>
          <w:lang w:val="en-CA"/>
        </w:rPr>
        <w:t>₄⁺</w:t>
      </w:r>
      <w:r w:rsidR="00A71A32">
        <w:rPr>
          <w:rFonts w:ascii="Times New Roman" w:hAnsi="Times New Roman" w:cs="Times New Roman"/>
          <w:lang w:val="en-CA"/>
        </w:rPr>
        <w:t xml:space="preserve"> </w:t>
      </w:r>
      <w:r w:rsidR="00396449">
        <w:rPr>
          <w:rFonts w:ascii="Times New Roman" w:hAnsi="Times New Roman" w:cs="Times New Roman"/>
          <w:lang w:val="en-CA"/>
        </w:rPr>
        <w:t xml:space="preserve">as the response variable and </w:t>
      </w:r>
      <w:r w:rsidR="00956033">
        <w:rPr>
          <w:rFonts w:ascii="Times New Roman" w:hAnsi="Times New Roman" w:cs="Times New Roman"/>
          <w:lang w:val="en-CA"/>
        </w:rPr>
        <w:t>family a</w:t>
      </w:r>
      <w:r w:rsidR="00A71A32">
        <w:rPr>
          <w:rFonts w:ascii="Times New Roman" w:hAnsi="Times New Roman" w:cs="Times New Roman"/>
          <w:lang w:val="en-CA"/>
        </w:rPr>
        <w:t>bundance</w:t>
      </w:r>
      <w:r w:rsidR="00396449">
        <w:rPr>
          <w:rFonts w:ascii="Times New Roman" w:hAnsi="Times New Roman" w:cs="Times New Roman"/>
          <w:lang w:val="en-CA"/>
        </w:rPr>
        <w:t xml:space="preserve"> as the predictor</w:t>
      </w:r>
      <w:r w:rsidR="00A71A32">
        <w:rPr>
          <w:rFonts w:ascii="Times New Roman" w:hAnsi="Times New Roman" w:cs="Times New Roman"/>
          <w:lang w:val="en-CA"/>
        </w:rPr>
        <w:t xml:space="preserve">, with a random effect of site and year and a </w:t>
      </w:r>
      <w:r w:rsidR="00A71A32" w:rsidRPr="005F1E8D">
        <w:rPr>
          <w:rFonts w:ascii="Times New Roman" w:hAnsi="Times New Roman" w:cs="Times New Roman"/>
          <w:lang w:val="en-CA"/>
        </w:rPr>
        <w:t>gamma distribution (link = ‘log’)</w:t>
      </w:r>
      <w:r w:rsidR="00A71A32">
        <w:rPr>
          <w:rFonts w:ascii="Times New Roman" w:hAnsi="Times New Roman" w:cs="Times New Roman"/>
          <w:lang w:val="en-CA"/>
        </w:rPr>
        <w:t xml:space="preserve">. We considered alternate models that included tide exchange, and interaction between abundance and tide exchange, and depth, but </w:t>
      </w:r>
      <w:r w:rsidR="003922EB">
        <w:rPr>
          <w:rFonts w:ascii="Times New Roman" w:hAnsi="Times New Roman" w:cs="Times New Roman"/>
          <w:lang w:val="en-CA"/>
        </w:rPr>
        <w:t xml:space="preserve">the model with </w:t>
      </w:r>
      <w:r w:rsidR="00A71A32">
        <w:rPr>
          <w:rFonts w:ascii="Times New Roman" w:hAnsi="Times New Roman" w:cs="Times New Roman"/>
          <w:lang w:val="en-CA"/>
        </w:rPr>
        <w:t xml:space="preserve">abundance </w:t>
      </w:r>
      <w:r w:rsidR="003922EB">
        <w:rPr>
          <w:rFonts w:ascii="Times New Roman" w:hAnsi="Times New Roman" w:cs="Times New Roman"/>
          <w:lang w:val="en-CA"/>
        </w:rPr>
        <w:t>as</w:t>
      </w:r>
      <w:r w:rsidR="00A71A32">
        <w:rPr>
          <w:rFonts w:ascii="Times New Roman" w:hAnsi="Times New Roman" w:cs="Times New Roman"/>
          <w:lang w:val="en-CA"/>
        </w:rPr>
        <w:t xml:space="preserve"> the </w:t>
      </w:r>
      <w:r w:rsidR="003922EB">
        <w:rPr>
          <w:rFonts w:ascii="Times New Roman" w:hAnsi="Times New Roman" w:cs="Times New Roman"/>
          <w:lang w:val="en-CA"/>
        </w:rPr>
        <w:t xml:space="preserve">only </w:t>
      </w:r>
      <w:r w:rsidR="00A71A32">
        <w:rPr>
          <w:rFonts w:ascii="Times New Roman" w:hAnsi="Times New Roman" w:cs="Times New Roman"/>
          <w:lang w:val="en-CA"/>
        </w:rPr>
        <w:t>predictor</w:t>
      </w:r>
      <w:r w:rsidR="003922EB">
        <w:rPr>
          <w:rFonts w:ascii="Times New Roman" w:hAnsi="Times New Roman" w:cs="Times New Roman"/>
          <w:lang w:val="en-CA"/>
        </w:rPr>
        <w:t xml:space="preserve"> had the lowest AIC value</w:t>
      </w:r>
      <w:r w:rsidR="00A71A32">
        <w:rPr>
          <w:rFonts w:ascii="Times New Roman" w:hAnsi="Times New Roman" w:cs="Times New Roman"/>
          <w:lang w:val="en-CA"/>
        </w:rPr>
        <w:t>.</w:t>
      </w:r>
      <w:r w:rsidR="00C06EC1">
        <w:rPr>
          <w:rFonts w:ascii="Times New Roman" w:hAnsi="Times New Roman" w:cs="Times New Roman"/>
          <w:lang w:val="en-CA"/>
        </w:rPr>
        <w:t xml:space="preserve"> </w:t>
      </w:r>
      <w:r w:rsidR="008D5E5B">
        <w:rPr>
          <w:rFonts w:ascii="Times New Roman" w:hAnsi="Times New Roman" w:cs="Times New Roman"/>
          <w:lang w:val="en-CA"/>
        </w:rPr>
        <w:t xml:space="preserve">Here, we present </w:t>
      </w:r>
      <w:r w:rsidR="008D5E5B">
        <w:rPr>
          <w:rFonts w:ascii="Times New Roman" w:hAnsi="Times New Roman" w:cs="Times New Roman"/>
          <w:lang w:val="en-CA"/>
        </w:rPr>
        <w:t xml:space="preserve">the </w:t>
      </w:r>
      <w:r w:rsidR="00176D2C">
        <w:rPr>
          <w:rFonts w:ascii="Times New Roman" w:hAnsi="Times New Roman" w:cs="Times New Roman"/>
          <w:lang w:val="en-CA"/>
        </w:rPr>
        <w:t>three</w:t>
      </w:r>
      <w:r w:rsidR="008D5E5B">
        <w:rPr>
          <w:rFonts w:ascii="Times New Roman" w:hAnsi="Times New Roman" w:cs="Times New Roman"/>
          <w:lang w:val="en-CA"/>
        </w:rPr>
        <w:t xml:space="preserve"> fish families (</w:t>
      </w:r>
      <w:proofErr w:type="spellStart"/>
      <w:r w:rsidR="008D5E5B">
        <w:rPr>
          <w:rFonts w:ascii="Times New Roman" w:hAnsi="Times New Roman" w:cs="Times New Roman"/>
          <w:lang w:val="en-CA"/>
        </w:rPr>
        <w:t>Gobiidae</w:t>
      </w:r>
      <w:proofErr w:type="spellEnd"/>
      <w:r w:rsidR="008D5E5B">
        <w:rPr>
          <w:rFonts w:ascii="Times New Roman" w:hAnsi="Times New Roman" w:cs="Times New Roman"/>
          <w:lang w:val="en-CA"/>
        </w:rPr>
        <w:t xml:space="preserve">, </w:t>
      </w:r>
      <w:proofErr w:type="spellStart"/>
      <w:r w:rsidR="008D5E5B">
        <w:rPr>
          <w:rFonts w:ascii="Times New Roman" w:hAnsi="Times New Roman" w:cs="Times New Roman"/>
          <w:lang w:val="en-CA"/>
        </w:rPr>
        <w:t>Hexagrammidae</w:t>
      </w:r>
      <w:proofErr w:type="spellEnd"/>
      <w:r w:rsidR="008D5E5B">
        <w:rPr>
          <w:rFonts w:ascii="Times New Roman" w:hAnsi="Times New Roman" w:cs="Times New Roman"/>
          <w:lang w:val="en-CA"/>
        </w:rPr>
        <w:t xml:space="preserve">, </w:t>
      </w:r>
      <w:proofErr w:type="spellStart"/>
      <w:r w:rsidR="008D5E5B">
        <w:rPr>
          <w:rFonts w:ascii="Times New Roman" w:hAnsi="Times New Roman" w:cs="Times New Roman"/>
          <w:lang w:val="en-CA"/>
        </w:rPr>
        <w:t>Cottidae</w:t>
      </w:r>
      <w:proofErr w:type="spellEnd"/>
      <w:r w:rsidR="008D5E5B">
        <w:rPr>
          <w:rFonts w:ascii="Times New Roman" w:hAnsi="Times New Roman" w:cs="Times New Roman"/>
          <w:lang w:val="en-CA"/>
        </w:rPr>
        <w:t xml:space="preserve">, and </w:t>
      </w:r>
      <w:proofErr w:type="spellStart"/>
      <w:r w:rsidR="008D5E5B">
        <w:rPr>
          <w:rFonts w:ascii="Times New Roman" w:hAnsi="Times New Roman" w:cs="Times New Roman"/>
          <w:lang w:val="en-CA"/>
        </w:rPr>
        <w:t>Sebastidae</w:t>
      </w:r>
      <w:proofErr w:type="spellEnd"/>
      <w:r w:rsidR="008D5E5B">
        <w:rPr>
          <w:rFonts w:ascii="Times New Roman" w:hAnsi="Times New Roman" w:cs="Times New Roman"/>
          <w:lang w:val="en-CA"/>
        </w:rPr>
        <w:t xml:space="preserve">) and </w:t>
      </w:r>
      <w:r w:rsidR="00176D2C">
        <w:rPr>
          <w:rFonts w:ascii="Times New Roman" w:hAnsi="Times New Roman" w:cs="Times New Roman"/>
          <w:lang w:val="en-CA"/>
        </w:rPr>
        <w:t>three</w:t>
      </w:r>
      <w:r w:rsidR="008D5E5B">
        <w:rPr>
          <w:rFonts w:ascii="Times New Roman" w:hAnsi="Times New Roman" w:cs="Times New Roman"/>
          <w:lang w:val="en-CA"/>
        </w:rPr>
        <w:t xml:space="preserve"> </w:t>
      </w:r>
      <w:r w:rsidR="008D5E5B">
        <w:rPr>
          <w:rFonts w:ascii="Times New Roman" w:hAnsi="Times New Roman" w:cs="Times New Roman"/>
          <w:lang w:val="en-CA"/>
        </w:rPr>
        <w:lastRenderedPageBreak/>
        <w:t>invertebrate families (</w:t>
      </w:r>
      <w:proofErr w:type="spellStart"/>
      <w:r w:rsidR="00956033" w:rsidRPr="00956033">
        <w:rPr>
          <w:rFonts w:ascii="Times New Roman" w:hAnsi="Times New Roman" w:cs="Times New Roman"/>
          <w:lang w:val="en-CA"/>
        </w:rPr>
        <w:t>Muricidae</w:t>
      </w:r>
      <w:proofErr w:type="spellEnd"/>
      <w:r w:rsidR="00956033" w:rsidRPr="00956033">
        <w:rPr>
          <w:rFonts w:ascii="Times New Roman" w:hAnsi="Times New Roman" w:cs="Times New Roman"/>
          <w:lang w:val="en-CA"/>
        </w:rPr>
        <w:t xml:space="preserve">, </w:t>
      </w:r>
      <w:proofErr w:type="spellStart"/>
      <w:r w:rsidR="00956033" w:rsidRPr="00956033">
        <w:rPr>
          <w:rFonts w:ascii="Times New Roman" w:hAnsi="Times New Roman" w:cs="Times New Roman"/>
          <w:lang w:val="en-CA"/>
        </w:rPr>
        <w:t>Asteriidae</w:t>
      </w:r>
      <w:proofErr w:type="spellEnd"/>
      <w:r w:rsidR="00956033" w:rsidRPr="00956033">
        <w:rPr>
          <w:rFonts w:ascii="Times New Roman" w:hAnsi="Times New Roman" w:cs="Times New Roman"/>
          <w:lang w:val="en-CA"/>
        </w:rPr>
        <w:t xml:space="preserve">, </w:t>
      </w:r>
      <w:proofErr w:type="spellStart"/>
      <w:r w:rsidR="00956033" w:rsidRPr="00956033">
        <w:rPr>
          <w:rFonts w:ascii="Times New Roman" w:hAnsi="Times New Roman" w:cs="Times New Roman"/>
          <w:lang w:val="en-CA"/>
        </w:rPr>
        <w:t>Acmaeidae</w:t>
      </w:r>
      <w:proofErr w:type="spellEnd"/>
      <w:r w:rsidR="00956033" w:rsidRPr="00956033">
        <w:rPr>
          <w:rFonts w:ascii="Times New Roman" w:hAnsi="Times New Roman" w:cs="Times New Roman"/>
          <w:lang w:val="en-CA"/>
        </w:rPr>
        <w:t xml:space="preserve">, </w:t>
      </w:r>
      <w:r w:rsidR="00956033">
        <w:rPr>
          <w:rFonts w:ascii="Times New Roman" w:hAnsi="Times New Roman" w:cs="Times New Roman"/>
          <w:lang w:val="en-CA"/>
        </w:rPr>
        <w:t xml:space="preserve">and </w:t>
      </w:r>
      <w:proofErr w:type="spellStart"/>
      <w:r w:rsidR="00956033" w:rsidRPr="00956033">
        <w:rPr>
          <w:rFonts w:ascii="Times New Roman" w:hAnsi="Times New Roman" w:cs="Times New Roman"/>
          <w:lang w:val="en-CA"/>
        </w:rPr>
        <w:t>Haliotidae</w:t>
      </w:r>
      <w:proofErr w:type="spellEnd"/>
      <w:r w:rsidR="008D5E5B">
        <w:rPr>
          <w:rFonts w:ascii="Times New Roman" w:hAnsi="Times New Roman" w:cs="Times New Roman"/>
          <w:lang w:val="en-CA"/>
        </w:rPr>
        <w:t>) with the highest R</w:t>
      </w:r>
      <w:r w:rsidR="008D5E5B">
        <w:rPr>
          <w:rFonts w:ascii="Times New Roman" w:hAnsi="Times New Roman" w:cs="Times New Roman"/>
          <w:vertAlign w:val="superscript"/>
          <w:lang w:val="en-CA"/>
        </w:rPr>
        <w:t>2</w:t>
      </w:r>
      <w:r w:rsidR="008D5E5B">
        <w:rPr>
          <w:rFonts w:ascii="Times New Roman" w:hAnsi="Times New Roman" w:cs="Times New Roman"/>
          <w:lang w:val="en-CA"/>
        </w:rPr>
        <w:t xml:space="preserve"> values</w:t>
      </w:r>
      <w:r w:rsidR="008D5E5B">
        <w:rPr>
          <w:rFonts w:ascii="Times New Roman" w:hAnsi="Times New Roman" w:cs="Times New Roman"/>
          <w:lang w:val="en-CA"/>
        </w:rPr>
        <w:t>.</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81ACB9A"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as above,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 xml:space="preserve">aussian </w:t>
      </w:r>
      <w:r w:rsidR="009B2BF8" w:rsidRPr="005F1E8D">
        <w:rPr>
          <w:rFonts w:ascii="Times New Roman" w:hAnsi="Times New Roman" w:cs="Times New Roman"/>
          <w:lang w:val="en-CA"/>
        </w:rPr>
        <w:lastRenderedPageBreak/>
        <w:t>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6ACC7565" w:rsidR="00C05A5A" w:rsidRPr="001A65D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and the abundance of whitecap limpets (family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xml:space="preserve">, GLMM, p = 0.02). </w:t>
      </w:r>
      <w:commentRangeStart w:id="74"/>
      <w:r w:rsidR="001A65DD">
        <w:rPr>
          <w:rFonts w:ascii="Times New Roman" w:hAnsi="Times New Roman" w:cs="Times New Roman"/>
          <w:lang w:val="en-CA"/>
        </w:rPr>
        <w:t>For greenlings, an increase of one greenling per 500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resulted in an increase of 0.02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For whitecap limpets, one additional limpet per 100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was correlated with an increase of 0.01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xml:space="preserve">. </w:t>
      </w:r>
      <w:commentRangeEnd w:id="74"/>
      <w:r w:rsidR="001A65DD">
        <w:rPr>
          <w:rStyle w:val="CommentReference"/>
        </w:rPr>
        <w:commentReference w:id="74"/>
      </w:r>
      <w:r w:rsidR="001A65DD">
        <w:rPr>
          <w:rFonts w:ascii="Times New Roman" w:hAnsi="Times New Roman" w:cs="Times New Roman"/>
          <w:lang w:val="en-CA"/>
        </w:rPr>
        <w:t>None of the other relationships between NH</w:t>
      </w:r>
      <w:r w:rsidR="001A65DD">
        <w:rPr>
          <w:rFonts w:ascii="Cambria Math" w:hAnsi="Cambria Math" w:cs="Cambria Math"/>
          <w:lang w:val="en-CA"/>
        </w:rPr>
        <w:t>₄⁺</w:t>
      </w:r>
      <w:r w:rsidR="001A65DD">
        <w:rPr>
          <w:rFonts w:ascii="Times New Roman" w:hAnsi="Times New Roman" w:cs="Times New Roman"/>
          <w:lang w:val="en-CA"/>
        </w:rPr>
        <w:t xml:space="preserve"> and the abundance of animals in a particular family were significant (p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76"/>
      <w:commentRangeStart w:id="77"/>
      <w:commentRangeStart w:id="78"/>
      <w:r>
        <w:rPr>
          <w:rFonts w:ascii="Times New Roman" w:hAnsi="Times New Roman" w:cs="Times New Roman"/>
          <w:b/>
          <w:lang w:val="en-CA"/>
        </w:rPr>
        <w:t xml:space="preserve">Figure </w:t>
      </w:r>
      <w:commentRangeEnd w:id="76"/>
      <w:r w:rsidR="001A65DD">
        <w:rPr>
          <w:rFonts w:ascii="Times New Roman" w:hAnsi="Times New Roman" w:cs="Times New Roman"/>
          <w:b/>
          <w:lang w:val="en-CA"/>
        </w:rPr>
        <w:t>2</w:t>
      </w:r>
      <w:r w:rsidR="00930939">
        <w:rPr>
          <w:rStyle w:val="CommentReference"/>
        </w:rPr>
        <w:commentReference w:id="76"/>
      </w:r>
      <w:commentRangeEnd w:id="77"/>
      <w:r w:rsidR="00930939">
        <w:rPr>
          <w:rStyle w:val="CommentReference"/>
        </w:rPr>
        <w:commentReference w:id="77"/>
      </w:r>
      <w:commentRangeEnd w:id="78"/>
      <w:r w:rsidR="00930939">
        <w:rPr>
          <w:rStyle w:val="CommentReference"/>
        </w:rPr>
        <w:commentReference w:id="7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2DC34754" w:rsidR="00D9775A" w:rsidRDefault="00D9775A" w:rsidP="00C05A5A">
      <w:pPr>
        <w:rPr>
          <w:rFonts w:ascii="Times New Roman" w:hAnsi="Times New Roman" w:cs="Times New Roman"/>
          <w:b/>
          <w:lang w:val="en-CA"/>
        </w:rPr>
      </w:pPr>
    </w:p>
    <w:p w14:paraId="7C924231" w14:textId="059A6AD5" w:rsidR="00176D2C" w:rsidRDefault="00176D2C" w:rsidP="00C05A5A">
      <w:pPr>
        <w:rPr>
          <w:rFonts w:ascii="Times New Roman" w:hAnsi="Times New Roman" w:cs="Times New Roman"/>
          <w:b/>
          <w:lang w:val="en-CA"/>
        </w:rPr>
      </w:pPr>
    </w:p>
    <w:p w14:paraId="05581651" w14:textId="607E800E" w:rsidR="00527C2B" w:rsidRDefault="00176D2C" w:rsidP="00C05A5A">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D3697BC" wp14:editId="15184E3F">
            <wp:extent cx="5943600" cy="6686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an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D5B7041" w14:textId="0265E69D" w:rsidR="005C6C7A" w:rsidRDefault="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9"/>
      <w:r>
        <w:rPr>
          <w:rFonts w:ascii="Times New Roman" w:hAnsi="Times New Roman" w:cs="Times New Roman"/>
          <w:b/>
          <w:lang w:val="en-CA"/>
        </w:rPr>
        <w:t xml:space="preserve"> </w:t>
      </w:r>
      <w:commentRangeEnd w:id="79"/>
      <w:r w:rsidR="00805704">
        <w:rPr>
          <w:rStyle w:val="CommentReference"/>
        </w:rPr>
        <w:commentReference w:id="79"/>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1EAE8CCE" w14:textId="52B093F5" w:rsidR="00AB275A" w:rsidRDefault="00A166C5"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5B28FF7C" wp14:editId="53945DAE">
            <wp:extent cx="5943600" cy="6792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bookmarkStart w:id="80" w:name="_GoBack"/>
      <w:bookmarkEnd w:id="80"/>
    </w:p>
    <w:p w14:paraId="72A51E40" w14:textId="7777777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1"/>
      <w:r>
        <w:rPr>
          <w:rFonts w:ascii="Times New Roman" w:hAnsi="Times New Roman" w:cs="Times New Roman"/>
          <w:lang w:val="en-CA"/>
        </w:rPr>
        <w:t xml:space="preserve"> </w:t>
      </w:r>
      <w:commentRangeEnd w:id="81"/>
      <w:r w:rsidR="00406F74">
        <w:rPr>
          <w:rStyle w:val="CommentReference"/>
        </w:rPr>
        <w:commentReference w:id="81"/>
      </w:r>
      <w:r w:rsidR="00C826A7">
        <w:rPr>
          <w:rFonts w:ascii="Times New Roman" w:hAnsi="Times New Roman" w:cs="Times New Roman"/>
          <w:lang w:val="en-CA"/>
        </w:rPr>
        <w:t xml:space="preserve">(a) </w:t>
      </w:r>
      <w:commentRangeStart w:id="82"/>
      <w:r w:rsidR="00D37004">
        <w:rPr>
          <w:rFonts w:ascii="Times New Roman" w:hAnsi="Times New Roman" w:cs="Times New Roman"/>
          <w:lang w:val="en-CA"/>
        </w:rPr>
        <w:t xml:space="preserve">Model </w:t>
      </w:r>
      <w:commentRangeEnd w:id="82"/>
      <w:r w:rsidR="00406F74">
        <w:rPr>
          <w:rStyle w:val="CommentReference"/>
        </w:rPr>
        <w:commentReference w:id="82"/>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0B6A7FA6" w:rsidR="009E4099" w:rsidRDefault="009E4099" w:rsidP="00C05A5A">
      <w:pPr>
        <w:rPr>
          <w:rFonts w:ascii="Times New Roman" w:hAnsi="Times New Roman" w:cs="Times New Roman"/>
          <w:lang w:val="en-CA"/>
        </w:rPr>
      </w:pPr>
    </w:p>
    <w:p w14:paraId="75D2C0C0" w14:textId="6CDD9358" w:rsidR="009E4099" w:rsidRPr="00C05A5A" w:rsidRDefault="009E4099" w:rsidP="00C05A5A">
      <w:pPr>
        <w:rPr>
          <w:rFonts w:ascii="Times New Roman" w:hAnsi="Times New Roman" w:cs="Times New Roman"/>
          <w:lang w:val="en-CA"/>
        </w:rPr>
      </w:pPr>
    </w:p>
    <w:p w14:paraId="5E0A7AE7" w14:textId="4CD2260B" w:rsidR="00DF59A5" w:rsidRPr="00B50D62" w:rsidRDefault="00406F74" w:rsidP="00B50D62">
      <w:pPr>
        <w:spacing w:after="120" w:line="276" w:lineRule="auto"/>
        <w:rPr>
          <w:ins w:id="83" w:author="Kieran Cox" w:date="2024-03-21T09:44:00Z"/>
          <w:rFonts w:ascii="Times New Roman" w:hAnsi="Times New Roman" w:cs="Times New Roman"/>
          <w:bCs/>
          <w:lang w:val="en-CA"/>
        </w:rPr>
      </w:pPr>
      <w:bookmarkStart w:id="84" w:name="OLE_LINK1"/>
      <w:bookmarkStart w:id="85" w:name="OLE_LINK2"/>
      <w:ins w:id="86" w:author="Kieran Cox" w:date="2024-03-21T09:11:00Z">
        <w:r w:rsidRPr="00B50D62">
          <w:rPr>
            <w:rFonts w:ascii="Times New Roman" w:hAnsi="Times New Roman" w:cs="Times New Roman"/>
            <w:bCs/>
            <w:lang w:val="en-CA"/>
          </w:rPr>
          <w:lastRenderedPageBreak/>
          <w:t xml:space="preserve">K so, Marco, </w:t>
        </w:r>
      </w:ins>
      <w:proofErr w:type="spellStart"/>
      <w:ins w:id="87"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8" w:author="Kieran Cox" w:date="2024-03-21T09:44:00Z">
        <w:r w:rsidR="00DF59A5" w:rsidRPr="00B50D62">
          <w:rPr>
            <w:rFonts w:ascii="Times New Roman" w:hAnsi="Times New Roman" w:cs="Times New Roman"/>
            <w:bCs/>
            <w:lang w:val="en-CA"/>
          </w:rPr>
          <w:t xml:space="preserve">l biomass, tide, </w:t>
        </w:r>
      </w:ins>
      <w:ins w:id="89" w:author="Kieran Cox" w:date="2024-03-21T09:45:00Z">
        <w:r w:rsidR="00DF59A5" w:rsidRPr="00B50D62">
          <w:rPr>
            <w:rFonts w:ascii="Times New Roman" w:hAnsi="Times New Roman" w:cs="Times New Roman"/>
            <w:bCs/>
            <w:lang w:val="en-CA"/>
          </w:rPr>
          <w:t xml:space="preserve">kelp: tide, </w:t>
        </w:r>
      </w:ins>
      <w:proofErr w:type="spellStart"/>
      <w:proofErr w:type="gramStart"/>
      <w:ins w:id="90"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1" w:author="Kieran Cox" w:date="2024-03-21T09:47:00Z"/>
          <w:rFonts w:ascii="Times New Roman" w:hAnsi="Times New Roman" w:cs="Times New Roman"/>
          <w:bCs/>
          <w:lang w:val="en-CA"/>
        </w:rPr>
      </w:pPr>
      <w:ins w:id="92" w:author="Kieran Cox" w:date="2024-03-21T09:44:00Z">
        <w:r w:rsidRPr="00B50D62">
          <w:rPr>
            <w:rFonts w:ascii="Times New Roman" w:hAnsi="Times New Roman" w:cs="Times New Roman"/>
            <w:bCs/>
            <w:lang w:val="en-CA"/>
          </w:rPr>
          <w:t>-You’ve done an awesome job showing animal biomass, tide, and kelp biomass</w:t>
        </w:r>
      </w:ins>
      <w:ins w:id="93" w:author="Kieran Cox" w:date="2024-03-21T10:12:00Z">
        <w:r w:rsidR="00B50D62" w:rsidRPr="00B50D62">
          <w:rPr>
            <w:rFonts w:ascii="Times New Roman" w:hAnsi="Times New Roman" w:cs="Times New Roman"/>
            <w:bCs/>
            <w:lang w:val="en-CA"/>
          </w:rPr>
          <w:t>, so this is more or</w:t>
        </w:r>
      </w:ins>
      <w:ins w:id="94" w:author="Kieran Cox" w:date="2024-03-21T09:45:00Z">
        <w:r w:rsidRPr="00B50D62">
          <w:rPr>
            <w:rFonts w:ascii="Times New Roman" w:hAnsi="Times New Roman" w:cs="Times New Roman"/>
            <w:bCs/>
            <w:lang w:val="en-CA"/>
          </w:rPr>
          <w:t xml:space="preserve"> less leaves: </w:t>
        </w:r>
      </w:ins>
      <w:ins w:id="95"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6" w:author="Kieran Cox" w:date="2024-03-21T09:48:00Z"/>
          <w:rFonts w:ascii="Times New Roman" w:hAnsi="Times New Roman" w:cs="Times New Roman"/>
          <w:bCs/>
          <w:lang w:val="en-CA"/>
        </w:rPr>
      </w:pPr>
      <w:ins w:id="97"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98" w:author="Kieran Cox" w:date="2024-03-21T10:21:00Z">
        <w:r w:rsidR="00B50D62">
          <w:rPr>
            <w:rFonts w:ascii="Times New Roman" w:hAnsi="Times New Roman" w:cs="Times New Roman"/>
            <w:bCs/>
            <w:lang w:val="en-CA"/>
          </w:rPr>
          <w:t>,</w:t>
        </w:r>
      </w:ins>
      <w:ins w:id="99" w:author="Kieran Cox" w:date="2024-03-21T09:47:00Z">
        <w:r w:rsidRPr="00B50D62">
          <w:rPr>
            <w:rFonts w:ascii="Times New Roman" w:hAnsi="Times New Roman" w:cs="Times New Roman"/>
            <w:bCs/>
            <w:lang w:val="en-CA"/>
          </w:rPr>
          <w:t xml:space="preserve"> so tweak it as needed</w:t>
        </w:r>
      </w:ins>
      <w:ins w:id="100" w:author="Kieran Cox" w:date="2024-03-21T09:48:00Z">
        <w:r w:rsidRPr="00B50D62">
          <w:rPr>
            <w:rFonts w:ascii="Times New Roman" w:hAnsi="Times New Roman" w:cs="Times New Roman"/>
            <w:bCs/>
            <w:lang w:val="en-CA"/>
          </w:rPr>
          <w:t xml:space="preserve">, the point </w:t>
        </w:r>
      </w:ins>
      <w:ins w:id="101" w:author="Kieran Cox" w:date="2024-03-21T10:38:00Z">
        <w:r w:rsidR="007F1484">
          <w:rPr>
            <w:rFonts w:ascii="Times New Roman" w:hAnsi="Times New Roman" w:cs="Times New Roman"/>
            <w:bCs/>
            <w:lang w:val="en-CA"/>
          </w:rPr>
          <w:t>is</w:t>
        </w:r>
      </w:ins>
      <w:ins w:id="102" w:author="Kieran Cox" w:date="2024-03-21T09:48:00Z">
        <w:r w:rsidRPr="00B50D62">
          <w:rPr>
            <w:rFonts w:ascii="Times New Roman" w:hAnsi="Times New Roman" w:cs="Times New Roman"/>
            <w:bCs/>
            <w:lang w:val="en-CA"/>
          </w:rPr>
          <w:t xml:space="preserve"> to show the trends that can be further unpacked</w:t>
        </w:r>
      </w:ins>
      <w:ins w:id="103" w:author="Kieran Cox" w:date="2024-03-21T10:38:00Z">
        <w:r w:rsidR="007F1484">
          <w:rPr>
            <w:rFonts w:ascii="Times New Roman" w:hAnsi="Times New Roman" w:cs="Times New Roman"/>
            <w:bCs/>
            <w:lang w:val="en-CA"/>
          </w:rPr>
          <w:t xml:space="preserve"> and not leave biodiversity is an unresolved place</w:t>
        </w:r>
      </w:ins>
      <w:ins w:id="104" w:author="Kieran Cox" w:date="2024-03-21T09:48:00Z">
        <w:r w:rsidRPr="00B50D62">
          <w:rPr>
            <w:rFonts w:ascii="Times New Roman" w:hAnsi="Times New Roman" w:cs="Times New Roman"/>
            <w:bCs/>
            <w:lang w:val="en-CA"/>
          </w:rPr>
          <w:t>).</w:t>
        </w:r>
      </w:ins>
      <w:ins w:id="105"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6" w:author="Kieran Cox" w:date="2024-03-21T10:20:00Z"/>
          <w:rFonts w:ascii="Times New Roman" w:hAnsi="Times New Roman" w:cs="Times New Roman"/>
          <w:bCs/>
          <w:lang w:val="en-CA"/>
        </w:rPr>
      </w:pPr>
      <w:ins w:id="107" w:author="Kieran Cox" w:date="2024-03-21T09:48:00Z">
        <w:r w:rsidRPr="00B50D62">
          <w:rPr>
            <w:rFonts w:ascii="Times New Roman" w:hAnsi="Times New Roman" w:cs="Times New Roman"/>
            <w:bCs/>
            <w:lang w:val="en-CA"/>
          </w:rPr>
          <w:t>-1) Ammonium</w:t>
        </w:r>
      </w:ins>
      <w:ins w:id="108" w:author="Kieran Cox" w:date="2024-03-21T10:12:00Z">
        <w:r w:rsidR="00B50D62">
          <w:rPr>
            <w:rFonts w:ascii="Times New Roman" w:hAnsi="Times New Roman" w:cs="Times New Roman"/>
            <w:b/>
            <w:lang w:val="en-CA"/>
          </w:rPr>
          <w:t xml:space="preserve"> </w:t>
        </w:r>
      </w:ins>
      <w:ins w:id="109"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10" w:author="Kieran Cox" w:date="2024-03-21T10:14:00Z">
        <w:r w:rsidR="00B50D62">
          <w:rPr>
            <w:rFonts w:ascii="Times New Roman" w:hAnsi="Times New Roman" w:cs="Times New Roman"/>
            <w:bCs/>
            <w:lang w:val="en-CA"/>
          </w:rPr>
          <w:t>box plot (but this will</w:t>
        </w:r>
      </w:ins>
      <w:ins w:id="111" w:author="Kieran Cox" w:date="2024-03-21T10:19:00Z">
        <w:r w:rsidR="00B50D62">
          <w:rPr>
            <w:rFonts w:ascii="Times New Roman" w:hAnsi="Times New Roman" w:cs="Times New Roman"/>
            <w:bCs/>
            <w:lang w:val="en-CA"/>
          </w:rPr>
          <w:t xml:space="preserve"> somewhat</w:t>
        </w:r>
      </w:ins>
      <w:ins w:id="112" w:author="Kieran Cox" w:date="2024-03-21T10:14:00Z">
        <w:r w:rsidR="00B50D62">
          <w:rPr>
            <w:rFonts w:ascii="Times New Roman" w:hAnsi="Times New Roman" w:cs="Times New Roman"/>
            <w:bCs/>
            <w:lang w:val="en-CA"/>
          </w:rPr>
          <w:t xml:space="preserve"> recreate the trend seen in a), so perhaps include depth in this (although a bit </w:t>
        </w:r>
      </w:ins>
      <w:ins w:id="113" w:author="Kieran Cox" w:date="2024-03-21T10:15:00Z">
        <w:r w:rsidR="00B50D62">
          <w:rPr>
            <w:rFonts w:ascii="Times New Roman" w:hAnsi="Times New Roman" w:cs="Times New Roman"/>
            <w:bCs/>
            <w:lang w:val="en-CA"/>
          </w:rPr>
          <w:t xml:space="preserve">redundant, I think </w:t>
        </w:r>
      </w:ins>
      <w:ins w:id="114" w:author="Kieran Cox" w:date="2024-03-21T10:20:00Z">
        <w:r w:rsidR="00B50D62">
          <w:rPr>
            <w:rFonts w:ascii="Times New Roman" w:hAnsi="Times New Roman" w:cs="Times New Roman"/>
            <w:bCs/>
            <w:lang w:val="en-CA"/>
          </w:rPr>
          <w:t>concentrations will be</w:t>
        </w:r>
      </w:ins>
      <w:ins w:id="115" w:author="Kieran Cox" w:date="2024-03-21T10:15:00Z">
        <w:r w:rsidR="00B50D62">
          <w:rPr>
            <w:rFonts w:ascii="Times New Roman" w:hAnsi="Times New Roman" w:cs="Times New Roman"/>
            <w:bCs/>
            <w:lang w:val="en-CA"/>
          </w:rPr>
          <w:t xml:space="preserve"> kind of stat that folks cite a lot)</w:t>
        </w:r>
      </w:ins>
      <w:ins w:id="116" w:author="Kieran Cox" w:date="2024-03-21T10:20:00Z">
        <w:r w:rsidR="00B50D62">
          <w:rPr>
            <w:rFonts w:ascii="Times New Roman" w:hAnsi="Times New Roman" w:cs="Times New Roman"/>
            <w:bCs/>
            <w:lang w:val="en-CA"/>
          </w:rPr>
          <w:t>.</w:t>
        </w:r>
      </w:ins>
      <w:ins w:id="117" w:author="Kieran Cox" w:date="2024-03-21T10:38:00Z">
        <w:r w:rsidR="007F1484">
          <w:rPr>
            <w:rFonts w:ascii="Times New Roman" w:hAnsi="Times New Roman" w:cs="Times New Roman"/>
            <w:bCs/>
            <w:lang w:val="en-CA"/>
          </w:rPr>
          <w:t xml:space="preserve"> This cou</w:t>
        </w:r>
      </w:ins>
      <w:ins w:id="118"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9" w:author="Kieran Cox" w:date="2024-03-21T10:28:00Z"/>
          <w:rFonts w:ascii="Times New Roman" w:hAnsi="Times New Roman" w:cs="Times New Roman"/>
          <w:bCs/>
          <w:lang w:val="en-CA"/>
        </w:rPr>
      </w:pPr>
      <w:ins w:id="120" w:author="Kieran Cox" w:date="2024-03-21T10:20:00Z">
        <w:r>
          <w:rPr>
            <w:rFonts w:ascii="Times New Roman" w:hAnsi="Times New Roman" w:cs="Times New Roman"/>
            <w:bCs/>
            <w:lang w:val="en-CA"/>
          </w:rPr>
          <w:t xml:space="preserve">-2) </w:t>
        </w:r>
      </w:ins>
      <w:ins w:id="121"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2" w:author="Kieran Cox" w:date="2024-03-21T10:23:00Z">
        <w:r w:rsidR="00900E3F">
          <w:rPr>
            <w:rFonts w:ascii="Times New Roman" w:hAnsi="Times New Roman" w:cs="Times New Roman"/>
            <w:bCs/>
            <w:lang w:val="en-CA"/>
          </w:rPr>
          <w:t xml:space="preserve">likely with site type shown. I think it’s important </w:t>
        </w:r>
      </w:ins>
      <w:ins w:id="123" w:author="Kieran Cox" w:date="2024-03-21T10:24:00Z">
        <w:r w:rsidR="00900E3F">
          <w:rPr>
            <w:rFonts w:ascii="Times New Roman" w:hAnsi="Times New Roman" w:cs="Times New Roman"/>
            <w:bCs/>
            <w:lang w:val="en-CA"/>
          </w:rPr>
          <w:t>not to</w:t>
        </w:r>
      </w:ins>
      <w:ins w:id="124" w:author="Kieran Cox" w:date="2024-03-21T10:23:00Z">
        <w:r w:rsidR="00900E3F">
          <w:rPr>
            <w:rFonts w:ascii="Times New Roman" w:hAnsi="Times New Roman" w:cs="Times New Roman"/>
            <w:bCs/>
            <w:lang w:val="en-CA"/>
          </w:rPr>
          <w:t xml:space="preserve"> leave</w:t>
        </w:r>
      </w:ins>
      <w:ins w:id="125" w:author="Kieran Cox" w:date="2024-03-21T10:39:00Z">
        <w:r w:rsidR="007F1484">
          <w:rPr>
            <w:rFonts w:ascii="Times New Roman" w:hAnsi="Times New Roman" w:cs="Times New Roman"/>
            <w:bCs/>
            <w:lang w:val="en-CA"/>
          </w:rPr>
          <w:t xml:space="preserve"> the</w:t>
        </w:r>
      </w:ins>
      <w:ins w:id="126" w:author="Kieran Cox" w:date="2024-03-21T10:23:00Z">
        <w:r w:rsidR="00900E3F">
          <w:rPr>
            <w:rFonts w:ascii="Times New Roman" w:hAnsi="Times New Roman" w:cs="Times New Roman"/>
            <w:bCs/>
            <w:lang w:val="en-CA"/>
          </w:rPr>
          <w:t xml:space="preserve"> </w:t>
        </w:r>
      </w:ins>
      <w:ins w:id="127" w:author="Kieran Cox" w:date="2024-03-21T10:39:00Z">
        <w:r w:rsidR="007F1484">
          <w:rPr>
            <w:rFonts w:ascii="Times New Roman" w:hAnsi="Times New Roman" w:cs="Times New Roman"/>
            <w:bCs/>
            <w:lang w:val="en-CA"/>
          </w:rPr>
          <w:t>biodiversity finding</w:t>
        </w:r>
      </w:ins>
      <w:ins w:id="128"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9"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30" w:author="Kieran Cox" w:date="2024-03-21T10:24:00Z">
        <w:r w:rsidR="00900E3F">
          <w:rPr>
            <w:rFonts w:ascii="Times New Roman" w:hAnsi="Times New Roman" w:cs="Times New Roman"/>
            <w:bCs/>
            <w:lang w:val="en-CA"/>
          </w:rPr>
          <w:t xml:space="preserve"> sites, </w:t>
        </w:r>
      </w:ins>
      <w:ins w:id="131" w:author="Kieran Cox" w:date="2024-03-21T10:25:00Z">
        <w:r w:rsidR="00900E3F">
          <w:rPr>
            <w:rFonts w:ascii="Times New Roman" w:hAnsi="Times New Roman" w:cs="Times New Roman"/>
            <w:bCs/>
            <w:lang w:val="en-CA"/>
          </w:rPr>
          <w:t>this would contribute to this negative correlation</w:t>
        </w:r>
      </w:ins>
      <w:ins w:id="132" w:author="Kieran Cox" w:date="2024-03-21T10:26:00Z">
        <w:r w:rsidR="00900E3F">
          <w:rPr>
            <w:rFonts w:ascii="Times New Roman" w:hAnsi="Times New Roman" w:cs="Times New Roman"/>
            <w:bCs/>
            <w:lang w:val="en-CA"/>
          </w:rPr>
          <w:t>. The same could be true for the no kelp sites given the ‘flaws’ of species richness as a term, i.e.</w:t>
        </w:r>
      </w:ins>
      <w:ins w:id="133" w:author="Kieran Cox" w:date="2024-03-21T10:27:00Z">
        <w:r w:rsidR="00900E3F">
          <w:rPr>
            <w:rFonts w:ascii="Times New Roman" w:hAnsi="Times New Roman" w:cs="Times New Roman"/>
            <w:bCs/>
            <w:lang w:val="en-CA"/>
          </w:rPr>
          <w:t>,</w:t>
        </w:r>
      </w:ins>
      <w:ins w:id="134" w:author="Kieran Cox" w:date="2024-03-21T10:26:00Z">
        <w:r w:rsidR="00900E3F">
          <w:rPr>
            <w:rFonts w:ascii="Times New Roman" w:hAnsi="Times New Roman" w:cs="Times New Roman"/>
            <w:bCs/>
            <w:lang w:val="en-CA"/>
          </w:rPr>
          <w:t xml:space="preserve"> 9 species at a no kelp site that occur at low abundances </w:t>
        </w:r>
      </w:ins>
      <w:ins w:id="135" w:author="Kieran Cox" w:date="2024-03-21T10:27:00Z">
        <w:r w:rsidR="00900E3F">
          <w:rPr>
            <w:rFonts w:ascii="Times New Roman" w:hAnsi="Times New Roman" w:cs="Times New Roman"/>
            <w:bCs/>
            <w:lang w:val="en-CA"/>
          </w:rPr>
          <w:t>verse 6 species at a kelp site that occur at high abundances, would create a very understan</w:t>
        </w:r>
      </w:ins>
      <w:ins w:id="136" w:author="Kieran Cox" w:date="2024-03-21T10:28:00Z">
        <w:r w:rsidR="00900E3F">
          <w:rPr>
            <w:rFonts w:ascii="Times New Roman" w:hAnsi="Times New Roman" w:cs="Times New Roman"/>
            <w:bCs/>
            <w:lang w:val="en-CA"/>
          </w:rPr>
          <w:t>da</w:t>
        </w:r>
      </w:ins>
      <w:ins w:id="137" w:author="Kieran Cox" w:date="2024-03-21T10:27:00Z">
        <w:r w:rsidR="00900E3F">
          <w:rPr>
            <w:rFonts w:ascii="Times New Roman" w:hAnsi="Times New Roman" w:cs="Times New Roman"/>
            <w:bCs/>
            <w:lang w:val="en-CA"/>
          </w:rPr>
          <w:t xml:space="preserve">ble negative correlation between richness and </w:t>
        </w:r>
      </w:ins>
      <w:ins w:id="138"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9" w:author="Kieran Cox" w:date="2024-03-21T10:29:00Z">
        <w:r w:rsidR="00900E3F">
          <w:rPr>
            <w:rFonts w:ascii="Times New Roman" w:hAnsi="Times New Roman" w:cs="Times New Roman"/>
            <w:bCs/>
            <w:lang w:val="en-CA"/>
          </w:rPr>
          <w:t>If you make this p</w:t>
        </w:r>
      </w:ins>
      <w:ins w:id="140"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1" w:author="Kieran Cox" w:date="2024-03-21T10:28:00Z">
        <w:r>
          <w:rPr>
            <w:rFonts w:ascii="Times New Roman" w:hAnsi="Times New Roman" w:cs="Times New Roman"/>
            <w:bCs/>
            <w:lang w:val="en-CA"/>
          </w:rPr>
          <w:t xml:space="preserve">-3) </w:t>
        </w:r>
      </w:ins>
      <w:ins w:id="142"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3" w:author="Kieran Cox" w:date="2024-03-21T10:31:00Z">
        <w:r>
          <w:rPr>
            <w:rFonts w:ascii="Times New Roman" w:hAnsi="Times New Roman" w:cs="Times New Roman"/>
            <w:bCs/>
            <w:lang w:val="en-CA"/>
          </w:rPr>
          <w:t xml:space="preserve">, </w:t>
        </w:r>
      </w:ins>
      <w:ins w:id="144" w:author="Kieran Cox" w:date="2024-03-21T10:32:00Z">
        <w:r w:rsidR="007F1484">
          <w:rPr>
            <w:rFonts w:ascii="Times New Roman" w:hAnsi="Times New Roman" w:cs="Times New Roman"/>
            <w:bCs/>
            <w:lang w:val="en-CA"/>
          </w:rPr>
          <w:t>with the o</w:t>
        </w:r>
      </w:ins>
      <w:ins w:id="145" w:author="Kieran Cox" w:date="2024-03-21T10:33:00Z">
        <w:r w:rsidR="007F1484">
          <w:rPr>
            <w:rFonts w:ascii="Times New Roman" w:hAnsi="Times New Roman" w:cs="Times New Roman"/>
            <w:bCs/>
            <w:lang w:val="en-CA"/>
          </w:rPr>
          <w:t xml:space="preserve">ption to scale the size of the points by biomass. Biomass and abundance will be </w:t>
        </w:r>
      </w:ins>
      <w:ins w:id="146" w:author="Kieran Cox" w:date="2024-03-21T10:41:00Z">
        <w:r w:rsidR="007F1484">
          <w:rPr>
            <w:rFonts w:ascii="Times New Roman" w:hAnsi="Times New Roman" w:cs="Times New Roman"/>
            <w:bCs/>
            <w:lang w:val="en-CA"/>
          </w:rPr>
          <w:t>correlated</w:t>
        </w:r>
      </w:ins>
      <w:ins w:id="147" w:author="Kieran Cox" w:date="2024-03-21T10:33:00Z">
        <w:r w:rsidR="007F1484">
          <w:rPr>
            <w:rFonts w:ascii="Times New Roman" w:hAnsi="Times New Roman" w:cs="Times New Roman"/>
            <w:bCs/>
            <w:lang w:val="en-CA"/>
          </w:rPr>
          <w:t xml:space="preserve"> for the inverts because the weights ar</w:t>
        </w:r>
      </w:ins>
      <w:ins w:id="148"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9" w:author="Kieran Cox" w:date="2024-03-21T10:36:00Z">
        <w:r w:rsidR="007F1484">
          <w:rPr>
            <w:rFonts w:ascii="Times New Roman" w:hAnsi="Times New Roman" w:cs="Times New Roman"/>
            <w:bCs/>
            <w:lang w:val="en-CA"/>
          </w:rPr>
          <w:t>This data isn’t really in the model</w:t>
        </w:r>
      </w:ins>
      <w:ins w:id="150"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1" w:author="Kieran Cox" w:date="2024-03-21T10:36:00Z">
        <w:r w:rsidR="007F1484">
          <w:rPr>
            <w:rFonts w:ascii="Times New Roman" w:hAnsi="Times New Roman" w:cs="Times New Roman"/>
            <w:bCs/>
            <w:lang w:val="en-CA"/>
          </w:rPr>
          <w:t>You could make a panel figure</w:t>
        </w:r>
      </w:ins>
      <w:ins w:id="152" w:author="Kieran Cox" w:date="2024-03-21T10:37:00Z">
        <w:r w:rsidR="007F1484">
          <w:rPr>
            <w:rFonts w:ascii="Times New Roman" w:hAnsi="Times New Roman" w:cs="Times New Roman"/>
            <w:bCs/>
            <w:lang w:val="en-CA"/>
          </w:rPr>
          <w:t xml:space="preserve"> for M1 and one for M2, then show the top ~4-5 r2 value species for each. </w:t>
        </w:r>
      </w:ins>
      <w:ins w:id="153"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4"/>
      <w:bookmarkEnd w:id="85"/>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4"/>
      <w:r w:rsidR="005E6D58">
        <w:rPr>
          <w:rFonts w:ascii="Times New Roman" w:hAnsi="Times New Roman" w:cs="Times New Roman"/>
          <w:lang w:val="en-CA"/>
        </w:rPr>
        <w:t xml:space="preserve">intervals. </w:t>
      </w:r>
      <w:commentRangeEnd w:id="154"/>
      <w:r w:rsidR="00F15086">
        <w:rPr>
          <w:rStyle w:val="CommentReference"/>
        </w:rPr>
        <w:commentReference w:id="154"/>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5"/>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5"/>
      <w:r w:rsidR="00E01F00">
        <w:rPr>
          <w:rStyle w:val="CommentReference"/>
        </w:rPr>
        <w:commentReference w:id="155"/>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6"/>
      <w:r w:rsidRPr="00A15B36">
        <w:rPr>
          <w:rFonts w:ascii="Times New Roman" w:hAnsi="Times New Roman" w:cs="Times New Roman"/>
          <w:b/>
          <w:lang w:val="en-CA"/>
        </w:rPr>
        <w:t xml:space="preserve">Table </w:t>
      </w:r>
      <w:commentRangeEnd w:id="156"/>
      <w:r>
        <w:rPr>
          <w:rStyle w:val="CommentReference"/>
        </w:rPr>
        <w:commentReference w:id="156"/>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6855B4"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6855B4"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6855B4"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4" w:author="Em Lim" w:date="2024-05-09T15:36:00Z" w:initials="EL">
    <w:p w14:paraId="7492C2A2" w14:textId="00957965" w:rsidR="001A65DD" w:rsidRDefault="001A65DD">
      <w:pPr>
        <w:pStyle w:val="CommentText"/>
      </w:pPr>
      <w:r>
        <w:rPr>
          <w:rStyle w:val="CommentReference"/>
        </w:rPr>
        <w:annotationRef/>
      </w:r>
      <w:r>
        <w:t>I plot these relationships with the slopes and p-</w:t>
      </w:r>
      <w:proofErr w:type="gramStart"/>
      <w:r>
        <w:t>values</w:t>
      </w:r>
      <w:proofErr w:type="gramEnd"/>
      <w:r>
        <w:t xml:space="preserve"> so I don’t think I need to say this here as well?</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6"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7"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8"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9"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1"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2"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4"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5"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6"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7492C2A2"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7492C2A2" w16cid:durableId="29E76C15"/>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01F82" w14:textId="77777777" w:rsidR="006855B4" w:rsidRDefault="006855B4" w:rsidP="009B4C2B">
      <w:r>
        <w:separator/>
      </w:r>
    </w:p>
  </w:endnote>
  <w:endnote w:type="continuationSeparator" w:id="0">
    <w:p w14:paraId="0A1258A4" w14:textId="77777777" w:rsidR="006855B4" w:rsidRDefault="006855B4"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6EB4E" w14:textId="77777777" w:rsidR="006855B4" w:rsidRDefault="006855B4" w:rsidP="009B4C2B">
      <w:r>
        <w:separator/>
      </w:r>
    </w:p>
  </w:footnote>
  <w:footnote w:type="continuationSeparator" w:id="0">
    <w:p w14:paraId="5394A7EB" w14:textId="77777777" w:rsidR="006855B4" w:rsidRDefault="006855B4"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37794"/>
    <w:rsid w:val="00355A76"/>
    <w:rsid w:val="00356E7A"/>
    <w:rsid w:val="003665DF"/>
    <w:rsid w:val="003801C9"/>
    <w:rsid w:val="00380F24"/>
    <w:rsid w:val="003859F6"/>
    <w:rsid w:val="003922EB"/>
    <w:rsid w:val="00392DBC"/>
    <w:rsid w:val="00396449"/>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166C5"/>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15831-5839-124C-8F43-DCF3916A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33</Pages>
  <Words>26517</Words>
  <Characters>151149</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54</cp:revision>
  <dcterms:created xsi:type="dcterms:W3CDTF">2024-03-15T22:42:00Z</dcterms:created>
  <dcterms:modified xsi:type="dcterms:W3CDTF">2024-05-09T23:17:00Z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