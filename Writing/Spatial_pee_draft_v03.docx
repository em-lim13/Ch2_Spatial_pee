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commentRangeEnd w:id="0"/>
      <w:r w:rsidR="00315B05">
        <w:rPr>
          <w:rStyle w:val="CommentReference"/>
        </w:rPr>
        <w:commentReference w:id="0"/>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r>
      <w:proofErr w:type="spellStart"/>
      <w:r w:rsidRPr="005F1E8D">
        <w:rPr>
          <w:rFonts w:ascii="Times New Roman" w:hAnsi="Times New Roman" w:cs="Times New Roman"/>
          <w:lang w:val="en-CA"/>
        </w:rPr>
        <w:t>Em</w:t>
      </w:r>
      <w:proofErr w:type="spellEnd"/>
      <w:r w:rsidRPr="005F1E8D">
        <w:rPr>
          <w:rFonts w:ascii="Times New Roman" w:hAnsi="Times New Roman" w:cs="Times New Roman"/>
          <w:lang w:val="en-CA"/>
        </w:rPr>
        <w:t xml:space="preserve">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1"/>
      <w:r w:rsidRPr="005F1E8D">
        <w:rPr>
          <w:rFonts w:ascii="Times New Roman" w:hAnsi="Times New Roman" w:cs="Times New Roman"/>
          <w:b/>
          <w:lang w:val="en-CA"/>
        </w:rPr>
        <w:lastRenderedPageBreak/>
        <w:t>Abstract</w:t>
      </w:r>
      <w:commentRangeEnd w:id="1"/>
      <w:r w:rsidR="00CE5810" w:rsidRPr="005F1E8D">
        <w:rPr>
          <w:rStyle w:val="CommentReference"/>
          <w:rFonts w:ascii="Times New Roman" w:hAnsi="Times New Roman" w:cs="Times New Roman"/>
        </w:rPr>
        <w:commentReference w:id="1"/>
      </w:r>
    </w:p>
    <w:p w14:paraId="2FE39DE9" w14:textId="7F96549A" w:rsidR="008307A0" w:rsidRPr="00E53B33" w:rsidRDefault="008307A0" w:rsidP="00E53B33">
      <w:pPr>
        <w:spacing w:line="480" w:lineRule="auto"/>
        <w:ind w:firstLine="720"/>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2"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3"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examine 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CND within temperate marine ecosystems, we quantified the occurrence of x fish and x macroinvertebrates and measured their ammonium excretions at 27 rocky reefs for three years and 17 kelp forests of varying density for a single 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4"/>
      <w:commentRangeStart w:id="5"/>
      <w:commentRangeStart w:id="6"/>
      <w:r w:rsidRPr="005F1E8D">
        <w:rPr>
          <w:rFonts w:ascii="Times New Roman" w:hAnsi="Times New Roman" w:cs="Times New Roman"/>
          <w:iCs/>
          <w:lang w:val="en-CA"/>
        </w:rPr>
        <w:t>.</w:t>
      </w:r>
      <w:commentRangeEnd w:id="4"/>
      <w:r w:rsidR="00813785">
        <w:rPr>
          <w:rStyle w:val="CommentReference"/>
        </w:rPr>
        <w:commentReference w:id="4"/>
      </w:r>
      <w:commentRangeEnd w:id="5"/>
      <w:r w:rsidR="00813785">
        <w:rPr>
          <w:rStyle w:val="CommentReference"/>
        </w:rPr>
        <w:commentReference w:id="5"/>
      </w:r>
      <w:commentRangeEnd w:id="6"/>
      <w:r w:rsidR="00813785">
        <w:rPr>
          <w:rStyle w:val="CommentReference"/>
        </w:rPr>
        <w:commentReference w:id="6"/>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6BB11B74"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drives heterogeneity in primary productivity and within and across ecosystems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 on which biologically relevant variation in nutrient availability contributes to community structure remains an active area of research</w:t>
      </w:r>
      <w:commentRangeStart w:id="7"/>
      <w:r w:rsidR="00565A8B" w:rsidRPr="005F1E8D">
        <w:rPr>
          <w:rFonts w:ascii="Times New Roman" w:eastAsia="Times New Roman" w:hAnsi="Times New Roman" w:cs="Times New Roman"/>
          <w:color w:val="000000"/>
        </w:rPr>
        <w:t>.</w:t>
      </w:r>
      <w:commentRangeEnd w:id="7"/>
      <w:r w:rsidR="009500AF">
        <w:rPr>
          <w:rStyle w:val="CommentReference"/>
        </w:rPr>
        <w:commentReference w:id="7"/>
      </w:r>
    </w:p>
    <w:p w14:paraId="0023B6D6" w14:textId="00DAA324"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t>
      </w:r>
      <w:commentRangeStart w:id="8"/>
      <w:commentRangeStart w:id="9"/>
      <w:r w:rsidR="00F92DAE" w:rsidRPr="005F1E8D">
        <w:rPr>
          <w:rFonts w:ascii="Times New Roman" w:eastAsia="Times New Roman" w:hAnsi="Times New Roman" w:cs="Times New Roman"/>
          <w:color w:val="000000"/>
        </w:rPr>
        <w:t>with them</w:t>
      </w:r>
      <w:commentRangeEnd w:id="8"/>
      <w:r w:rsidR="009500AF">
        <w:rPr>
          <w:rStyle w:val="CommentReference"/>
        </w:rPr>
        <w:commentReference w:id="8"/>
      </w:r>
      <w:commentRangeEnd w:id="9"/>
      <w:r w:rsidR="00AF1C1D">
        <w:rPr>
          <w:rStyle w:val="CommentReference"/>
        </w:rPr>
        <w:commentReference w:id="9"/>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3FC47065"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w:t>
      </w:r>
      <w:proofErr w:type="spellStart"/>
      <w:r w:rsidR="00997F39" w:rsidRPr="005F1E8D">
        <w:rPr>
          <w:rFonts w:ascii="Times New Roman" w:eastAsia="Times New Roman" w:hAnsi="Times New Roman" w:cs="Times New Roman"/>
          <w:color w:val="000000"/>
        </w:rPr>
        <w:t>meso</w:t>
      </w:r>
      <w:proofErr w:type="spellEnd"/>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10"/>
      <w:r w:rsidR="00E53B33">
        <w:rPr>
          <w:rFonts w:ascii="Times New Roman" w:eastAsia="Times New Roman" w:hAnsi="Times New Roman" w:cs="Times New Roman"/>
          <w:color w:val="000000"/>
        </w:rPr>
        <w:t>10 to 100 km</w:t>
      </w:r>
      <w:commentRangeEnd w:id="10"/>
      <w:r w:rsidR="00E53B33">
        <w:rPr>
          <w:rStyle w:val="CommentReference"/>
        </w:rPr>
        <w:commentReference w:id="10"/>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For example, </w:t>
      </w:r>
      <w:r w:rsidR="00E53B33">
        <w:rPr>
          <w:rFonts w:ascii="Times New Roman" w:eastAsia="Times New Roman" w:hAnsi="Times New Roman" w:cs="Times New Roman"/>
          <w:color w:val="000000"/>
        </w:rPr>
        <w:t xml:space="preserve">at the </w:t>
      </w:r>
      <w:proofErr w:type="spellStart"/>
      <w:r w:rsidR="00E53B33">
        <w:rPr>
          <w:rFonts w:ascii="Times New Roman" w:eastAsia="Times New Roman" w:hAnsi="Times New Roman" w:cs="Times New Roman"/>
          <w:color w:val="000000"/>
        </w:rPr>
        <w:t>meso</w:t>
      </w:r>
      <w:proofErr w:type="spellEnd"/>
      <w:r w:rsidR="00E53B33">
        <w:rPr>
          <w:rFonts w:ascii="Times New Roman" w:eastAsia="Times New Roman" w:hAnsi="Times New Roman" w:cs="Times New Roman"/>
          <w:color w:val="000000"/>
        </w:rPr>
        <w:t xml:space="preserve">-scale, </w:t>
      </w:r>
      <w:r w:rsidR="00E53B33" w:rsidRPr="00E53B33">
        <w:rPr>
          <w:rFonts w:ascii="Times New Roman" w:eastAsia="Times New Roman" w:hAnsi="Times New Roman" w:cs="Times New Roman"/>
          <w:color w:val="000000"/>
        </w:rPr>
        <w:t>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local-scales by increasing the concentration of nitrogen in the water column directly over the mussel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lastRenderedPageBreak/>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w:t>
      </w:r>
      <w:proofErr w:type="spellStart"/>
      <w:r w:rsidR="00BC463D" w:rsidRPr="005F1E8D">
        <w:rPr>
          <w:rFonts w:ascii="Times New Roman" w:eastAsia="Times New Roman" w:hAnsi="Times New Roman" w:cs="Times New Roman"/>
          <w:color w:val="000000"/>
        </w:rPr>
        <w:t>meso</w:t>
      </w:r>
      <w:proofErr w:type="spellEnd"/>
      <w:r w:rsidR="00BC463D" w:rsidRPr="005F1E8D">
        <w:rPr>
          <w:rFonts w:ascii="Times New Roman" w:eastAsia="Times New Roman" w:hAnsi="Times New Roman" w:cs="Times New Roman"/>
          <w:color w:val="000000"/>
        </w:rPr>
        <w:t xml:space="preserve">-,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1BB69FD"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which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elevated levels of biomass and biodiversity that occur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6A8BC2D7"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11"/>
      <w:commentRangeStart w:id="12"/>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11"/>
      <w:r w:rsidR="00477D12">
        <w:rPr>
          <w:rStyle w:val="CommentReference"/>
        </w:rPr>
        <w:commentReference w:id="11"/>
      </w:r>
      <w:commentRangeEnd w:id="12"/>
      <w:r w:rsidR="00355A76">
        <w:rPr>
          <w:rStyle w:val="CommentReference"/>
        </w:rPr>
        <w:commentReference w:id="12"/>
      </w:r>
      <w:commentRangeStart w:id="13"/>
      <w:r w:rsidRPr="005F1E8D">
        <w:rPr>
          <w:rFonts w:ascii="Times New Roman" w:eastAsia="Times New Roman" w:hAnsi="Times New Roman" w:cs="Times New Roman"/>
          <w:color w:val="000000"/>
        </w:rPr>
        <w:t>in</w:t>
      </w:r>
      <w:commentRangeEnd w:id="13"/>
      <w:r w:rsidR="00477D12">
        <w:rPr>
          <w:rStyle w:val="CommentReference"/>
        </w:rPr>
        <w:commentReference w:id="13"/>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 xml:space="preserve">Canada. This region is located on the traditional territories of the </w:t>
      </w:r>
      <w:proofErr w:type="spellStart"/>
      <w:r w:rsidR="00D57AB2" w:rsidRPr="005F1E8D">
        <w:rPr>
          <w:rFonts w:ascii="Times New Roman" w:eastAsia="Times New Roman" w:hAnsi="Times New Roman" w:cs="Times New Roman"/>
          <w:color w:val="000000"/>
        </w:rPr>
        <w:t>Huu</w:t>
      </w:r>
      <w:proofErr w:type="spellEnd"/>
      <w:r w:rsidR="00D57AB2" w:rsidRPr="005F1E8D">
        <w:rPr>
          <w:rFonts w:ascii="Times New Roman" w:eastAsia="Times New Roman" w:hAnsi="Times New Roman" w:cs="Times New Roman"/>
          <w:color w:val="000000"/>
        </w:rPr>
        <w:t>-ay-</w:t>
      </w:r>
      <w:proofErr w:type="spellStart"/>
      <w:r w:rsidR="00D57AB2" w:rsidRPr="005F1E8D">
        <w:rPr>
          <w:rFonts w:ascii="Times New Roman" w:eastAsia="Times New Roman" w:hAnsi="Times New Roman" w:cs="Times New Roman"/>
          <w:color w:val="000000"/>
        </w:rPr>
        <w:t>aht</w:t>
      </w:r>
      <w:proofErr w:type="spellEnd"/>
      <w:r w:rsidR="00D57AB2" w:rsidRPr="005F1E8D">
        <w:rPr>
          <w:rFonts w:ascii="Times New Roman" w:eastAsia="Times New Roman" w:hAnsi="Times New Roman" w:cs="Times New Roman"/>
          <w:color w:val="000000"/>
        </w:rPr>
        <w:t xml:space="preserve">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lastRenderedPageBreak/>
        <w:t xml:space="preserve">and </w:t>
      </w:r>
      <w:r w:rsidR="00A07ADB">
        <w:rPr>
          <w:rFonts w:ascii="Times New Roman" w:eastAsia="Times New Roman" w:hAnsi="Times New Roman" w:cs="Times New Roman"/>
          <w:color w:val="000000"/>
        </w:rPr>
        <w:t xml:space="preserve">across several </w:t>
      </w:r>
      <w:r w:rsidR="006C6F43" w:rsidRPr="005F1E8D">
        <w:rPr>
          <w:rFonts w:ascii="Times New Roman" w:eastAsia="Times New Roman" w:hAnsi="Times New Roman" w:cs="Times New Roman"/>
          <w:color w:val="000000"/>
        </w:rPr>
        <w:t>meters</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 xml:space="preserve">Due to this region’s external nutrient sources and high flow, </w:t>
      </w:r>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sidRPr="005F1E8D">
        <w:rPr>
          <w:rFonts w:ascii="Times New Roman" w:eastAsia="Times New Roman" w:hAnsi="Times New Roman" w:cs="Times New Roman"/>
          <w:color w:val="000000"/>
        </w:rPr>
        <w:t>meso</w:t>
      </w:r>
      <w:proofErr w:type="spellEnd"/>
      <w:r w:rsidR="007F6203" w:rsidRPr="005F1E8D">
        <w:rPr>
          <w:rFonts w:ascii="Times New Roman" w:eastAsia="Times New Roman" w:hAnsi="Times New Roman" w:cs="Times New Roman"/>
          <w:color w:val="000000"/>
        </w:rPr>
        <w:t>-scale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 variability is ecological relevant</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14"/>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14"/>
      <w:r w:rsidR="008D04B8">
        <w:rPr>
          <w:rStyle w:val="CommentReference"/>
        </w:rPr>
        <w:commentReference w:id="14"/>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lastRenderedPageBreak/>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Pr>
          <w:rFonts w:ascii="Times New Roman" w:hAnsi="Times New Roman" w:cs="Times New Roman"/>
          <w:i/>
          <w:lang w:val="en-CA"/>
        </w:rPr>
        <w:t>variation</w:t>
      </w:r>
    </w:p>
    <w:p w14:paraId="58195507" w14:textId="07D45D9A"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ab/>
        <w:t xml:space="preserve">To explore </w:t>
      </w:r>
      <w:proofErr w:type="spellStart"/>
      <w:r>
        <w:rPr>
          <w:rFonts w:ascii="Times New Roman" w:hAnsi="Times New Roman" w:cs="Times New Roman"/>
          <w:lang w:val="en-CA"/>
        </w:rPr>
        <w:t>meso</w:t>
      </w:r>
      <w:proofErr w:type="spellEnd"/>
      <w:r>
        <w:rPr>
          <w:rFonts w:ascii="Times New Roman" w:hAnsi="Times New Roman" w:cs="Times New Roman"/>
          <w:lang w:val="en-CA"/>
        </w:rPr>
        <w:t xml:space="preserve">-scale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w:t>
      </w:r>
      <w:r>
        <w:rPr>
          <w:rFonts w:ascii="Times New Roman" w:hAnsi="Times New Roman" w:cs="Times New Roman"/>
          <w:lang w:val="en-CA"/>
        </w:rPr>
        <w:t xml:space="preserve"> at each site</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15"/>
      <w:r w:rsidR="00CF7FD0" w:rsidRPr="005F1E8D">
        <w:rPr>
          <w:rFonts w:ascii="Times New Roman" w:hAnsi="Times New Roman" w:cs="Times New Roman"/>
          <w:highlight w:val="green"/>
          <w:lang w:val="en-CA"/>
        </w:rPr>
        <w:t>Fig. 2</w:t>
      </w:r>
      <w:commentRangeEnd w:id="15"/>
      <w:r w:rsidR="00355A76">
        <w:rPr>
          <w:rStyle w:val="CommentReference"/>
        </w:rPr>
        <w:commentReference w:id="15"/>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6"/>
      <w:commentRangeStart w:id="17"/>
      <w:r w:rsidR="007268C2" w:rsidRPr="005F1E8D">
        <w:rPr>
          <w:rFonts w:ascii="Times New Roman" w:hAnsi="Times New Roman" w:cs="Times New Roman"/>
          <w:color w:val="000000"/>
          <w:lang w:val="en-CA"/>
        </w:rPr>
        <w:t>Lim, unpublished data</w:t>
      </w:r>
      <w:commentRangeEnd w:id="16"/>
      <w:r w:rsidR="001D7BE9">
        <w:rPr>
          <w:rStyle w:val="CommentReference"/>
        </w:rPr>
        <w:commentReference w:id="16"/>
      </w:r>
      <w:commentRangeEnd w:id="17"/>
      <w:r w:rsidR="0067503F">
        <w:rPr>
          <w:rStyle w:val="CommentReference"/>
        </w:rPr>
        <w:commentReference w:id="17"/>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18"/>
      <w:commentRangeStart w:id="19"/>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18"/>
      <w:r w:rsidR="00895C86" w:rsidRPr="005F1E8D">
        <w:rPr>
          <w:rStyle w:val="CommentReference"/>
          <w:rFonts w:ascii="Times New Roman" w:hAnsi="Times New Roman" w:cs="Times New Roman"/>
        </w:rPr>
        <w:commentReference w:id="18"/>
      </w:r>
      <w:commentRangeEnd w:id="19"/>
      <w:r w:rsidR="001D7BE9">
        <w:rPr>
          <w:rStyle w:val="CommentReference"/>
        </w:rPr>
        <w:commentReference w:id="19"/>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D01CF75" w:rsidR="001F79DB" w:rsidRPr="005F1E8D" w:rsidRDefault="00817D31" w:rsidP="00817D31">
      <w:pPr>
        <w:spacing w:line="480" w:lineRule="auto"/>
        <w:ind w:firstLine="720"/>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576692"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00576692"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20"/>
      <w:commentRangeStart w:id="21"/>
      <w:r w:rsidR="001F79DB" w:rsidRPr="005F1E8D">
        <w:rPr>
          <w:rFonts w:ascii="Times New Roman" w:hAnsi="Times New Roman" w:cs="Times New Roman"/>
          <w:lang w:val="en-CA"/>
        </w:rPr>
        <w:t xml:space="preserve">0.5 m </w:t>
      </w:r>
      <w:commentRangeEnd w:id="20"/>
      <w:r w:rsidR="000A1681" w:rsidRPr="005F1E8D">
        <w:rPr>
          <w:rStyle w:val="CommentReference"/>
          <w:rFonts w:ascii="Times New Roman" w:hAnsi="Times New Roman" w:cs="Times New Roman"/>
        </w:rPr>
        <w:commentReference w:id="20"/>
      </w:r>
      <w:commentRangeEnd w:id="21"/>
      <w:r w:rsidR="00E31706">
        <w:rPr>
          <w:rStyle w:val="CommentReference"/>
        </w:rPr>
        <w:commentReference w:id="21"/>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22"/>
      <w:r w:rsidR="001F79DB" w:rsidRPr="005F1E8D">
        <w:rPr>
          <w:rFonts w:ascii="Times New Roman" w:hAnsi="Times New Roman" w:cs="Times New Roman"/>
          <w:lang w:val="en-CA"/>
        </w:rPr>
        <w:t xml:space="preserve"> </w:t>
      </w:r>
      <w:commentRangeEnd w:id="22"/>
      <w:r w:rsidR="00B164BF">
        <w:rPr>
          <w:rStyle w:val="CommentReference"/>
        </w:rPr>
        <w:commentReference w:id="22"/>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23"/>
      <w:r w:rsidR="00895C86" w:rsidRPr="005F1E8D">
        <w:rPr>
          <w:rFonts w:ascii="Times New Roman" w:hAnsi="Times New Roman" w:cs="Times New Roman"/>
          <w:lang w:val="en-CA"/>
        </w:rPr>
        <w:t>depth</w:t>
      </w:r>
      <w:commentRangeEnd w:id="23"/>
      <w:r w:rsidR="00152CBA" w:rsidRPr="005F1E8D">
        <w:rPr>
          <w:rStyle w:val="CommentReference"/>
          <w:rFonts w:ascii="Times New Roman" w:hAnsi="Times New Roman" w:cs="Times New Roman"/>
        </w:rPr>
        <w:commentReference w:id="23"/>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F8C8FE8"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24"/>
      <w:r w:rsidR="00136DB7" w:rsidRPr="005F1E8D">
        <w:rPr>
          <w:rFonts w:ascii="Times New Roman" w:hAnsi="Times New Roman" w:cs="Times New Roman"/>
          <w:i/>
          <w:lang w:val="en-CA"/>
        </w:rPr>
        <w:t>very small-scale</w:t>
      </w:r>
      <w:commentRangeEnd w:id="24"/>
      <w:r w:rsidR="00F17ED1">
        <w:rPr>
          <w:rStyle w:val="CommentReference"/>
        </w:rPr>
        <w:commentReference w:id="24"/>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 xml:space="preserve">immediate surroundings. Both experiments were conducted near </w:t>
      </w:r>
      <w:proofErr w:type="spellStart"/>
      <w:r w:rsidR="00FE017D" w:rsidRPr="005F1E8D">
        <w:rPr>
          <w:rFonts w:ascii="Times New Roman" w:hAnsi="Times New Roman" w:cs="Times New Roman"/>
          <w:lang w:val="en-CA"/>
        </w:rPr>
        <w:t>Bamfield</w:t>
      </w:r>
      <w:proofErr w:type="spellEnd"/>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w:t>
      </w:r>
      <w:proofErr w:type="spellStart"/>
      <w:r w:rsidRPr="005F1E8D">
        <w:rPr>
          <w:rFonts w:ascii="Times New Roman" w:hAnsi="Times New Roman" w:cs="Times New Roman"/>
          <w:lang w:val="en-CA"/>
        </w:rPr>
        <w:t>RStudio</w:t>
      </w:r>
      <w:proofErr w:type="spellEnd"/>
      <w:r w:rsidRPr="005F1E8D">
        <w:rPr>
          <w:rFonts w:ascii="Times New Roman" w:hAnsi="Times New Roman" w:cs="Times New Roman"/>
          <w:lang w:val="en-CA"/>
        </w:rPr>
        <w:t xml:space="preserve">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49BBC90C"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25"/>
      <w:r w:rsidR="00792779">
        <w:rPr>
          <w:rFonts w:ascii="Times New Roman" w:hAnsi="Times New Roman" w:cs="Times New Roman"/>
          <w:lang w:val="en-CA"/>
        </w:rPr>
        <w:t>.</w:t>
      </w:r>
      <w:commentRangeEnd w:id="25"/>
      <w:r w:rsidR="00F17ED1">
        <w:rPr>
          <w:rStyle w:val="CommentReference"/>
        </w:rPr>
        <w:commentReference w:id="25"/>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26"/>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26"/>
      <w:r w:rsidR="00EA4716">
        <w:rPr>
          <w:rStyle w:val="CommentReference"/>
        </w:rPr>
        <w:commentReference w:id="26"/>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w:t>
      </w:r>
      <w:proofErr w:type="spellStart"/>
      <w:r w:rsidRPr="005F1E8D">
        <w:rPr>
          <w:rFonts w:ascii="Times New Roman" w:hAnsi="Times New Roman" w:cs="Times New Roman"/>
          <w:iCs/>
          <w:lang w:val="en-CA"/>
        </w:rPr>
        <w:t>meso</w:t>
      </w:r>
      <w:proofErr w:type="spellEnd"/>
      <w:r w:rsidRPr="005F1E8D">
        <w:rPr>
          <w:rFonts w:ascii="Times New Roman" w:hAnsi="Times New Roman" w:cs="Times New Roman"/>
          <w:iCs/>
          <w:lang w:val="en-CA"/>
        </w:rPr>
        <w:t>-scale) variation</w:t>
      </w:r>
    </w:p>
    <w:p w14:paraId="5720C576" w14:textId="1BDD89D2"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6C004AB9" w14:textId="381322A7" w:rsidR="0061731D" w:rsidRPr="005F1E8D" w:rsidRDefault="00E86B3F" w:rsidP="00670555">
      <w:pPr>
        <w:spacing w:line="480" w:lineRule="auto"/>
        <w:rPr>
          <w:rFonts w:ascii="Times New Roman" w:hAnsi="Times New Roman" w:cs="Times New Roman"/>
          <w:lang w:val="en-CA"/>
        </w:rPr>
      </w:pPr>
      <w:r>
        <w:rPr>
          <w:rFonts w:ascii="Times New Roman" w:hAnsi="Times New Roman" w:cs="Times New Roman"/>
          <w:lang w:val="en-CA"/>
        </w:rPr>
        <w:tab/>
      </w:r>
      <w:r w:rsidRPr="00623DD8">
        <w:rPr>
          <w:rFonts w:ascii="Times New Roman" w:hAnsi="Times New Roman" w:cs="Times New Roman"/>
          <w:lang w:val="en-CA"/>
        </w:rPr>
        <w:t>We further explored the effect of animal</w:t>
      </w:r>
      <w:r w:rsidR="00B825DD" w:rsidRPr="00623DD8">
        <w:rPr>
          <w:rFonts w:ascii="Times New Roman" w:hAnsi="Times New Roman" w:cs="Times New Roman"/>
          <w:lang w:val="en-CA"/>
        </w:rPr>
        <w:t>s</w:t>
      </w:r>
      <w:r w:rsidRPr="00623DD8">
        <w:rPr>
          <w:rFonts w:ascii="Times New Roman" w:hAnsi="Times New Roman" w:cs="Times New Roman"/>
          <w:lang w:val="en-CA"/>
        </w:rPr>
        <w:t xml:space="preserve"> on NH</w:t>
      </w:r>
      <w:r w:rsidRPr="00623DD8">
        <w:rPr>
          <w:rFonts w:ascii="Cambria Math" w:hAnsi="Cambria Math" w:cs="Cambria Math"/>
          <w:lang w:val="en-CA"/>
        </w:rPr>
        <w:t>₄⁺</w:t>
      </w:r>
      <w:r w:rsidRPr="00623DD8">
        <w:rPr>
          <w:rFonts w:ascii="Times New Roman" w:hAnsi="Times New Roman" w:cs="Times New Roman"/>
          <w:lang w:val="en-CA"/>
        </w:rPr>
        <w:t xml:space="preserve"> concentration by</w:t>
      </w:r>
      <w:r w:rsidR="00B825DD" w:rsidRPr="00623DD8">
        <w:rPr>
          <w:rFonts w:ascii="Times New Roman" w:hAnsi="Times New Roman" w:cs="Times New Roman"/>
          <w:lang w:val="en-CA"/>
        </w:rPr>
        <w:t xml:space="preserve"> </w:t>
      </w:r>
      <w:r w:rsidRPr="00623DD8">
        <w:rPr>
          <w:rFonts w:ascii="Times New Roman" w:hAnsi="Times New Roman" w:cs="Times New Roman"/>
          <w:lang w:val="en-CA"/>
        </w:rPr>
        <w:t xml:space="preserve">considering only the abundance of one family of animals at a time. </w:t>
      </w:r>
      <w:r w:rsidR="00B825DD" w:rsidRPr="00623DD8">
        <w:rPr>
          <w:rFonts w:ascii="Times New Roman" w:hAnsi="Times New Roman" w:cs="Times New Roman"/>
          <w:lang w:val="en-CA"/>
        </w:rPr>
        <w:t>For each of the top 15 most abundant families observed on our surveys, we constructed an identical GLMM to the final model described above, using only the abundance of that particular family (</w:t>
      </w:r>
      <w:r w:rsidR="00A71A32" w:rsidRPr="00623DD8">
        <w:rPr>
          <w:rFonts w:ascii="Times New Roman" w:hAnsi="Times New Roman" w:cs="Times New Roman"/>
          <w:lang w:val="en-CA"/>
        </w:rPr>
        <w:t>NH</w:t>
      </w:r>
      <w:r w:rsidR="00A71A32" w:rsidRPr="00623DD8">
        <w:rPr>
          <w:rFonts w:ascii="Cambria Math" w:hAnsi="Cambria Math" w:cs="Cambria Math"/>
          <w:lang w:val="en-CA"/>
        </w:rPr>
        <w:t>₄⁺</w:t>
      </w:r>
      <w:r w:rsidR="00A71A32" w:rsidRPr="00623DD8">
        <w:rPr>
          <w:rFonts w:ascii="Times New Roman" w:hAnsi="Times New Roman" w:cs="Times New Roman"/>
          <w:lang w:val="en-CA"/>
        </w:rPr>
        <w:t xml:space="preserve"> </w:t>
      </w:r>
      <w:r w:rsidR="00B825DD" w:rsidRPr="00623DD8">
        <w:rPr>
          <w:rFonts w:ascii="Times New Roman" w:hAnsi="Times New Roman" w:cs="Times New Roman"/>
          <w:lang w:val="en-CA"/>
        </w:rPr>
        <w:t>regressed against</w:t>
      </w:r>
      <w:r w:rsidR="00396449" w:rsidRPr="00623DD8">
        <w:rPr>
          <w:rFonts w:ascii="Times New Roman" w:hAnsi="Times New Roman" w:cs="Times New Roman"/>
          <w:lang w:val="en-CA"/>
        </w:rPr>
        <w:t xml:space="preserve"> </w:t>
      </w:r>
      <w:r w:rsidR="00956033" w:rsidRPr="00623DD8">
        <w:rPr>
          <w:rFonts w:ascii="Times New Roman" w:hAnsi="Times New Roman" w:cs="Times New Roman"/>
          <w:lang w:val="en-CA"/>
        </w:rPr>
        <w:t>family a</w:t>
      </w:r>
      <w:r w:rsidR="00A71A32" w:rsidRPr="00623DD8">
        <w:rPr>
          <w:rFonts w:ascii="Times New Roman" w:hAnsi="Times New Roman" w:cs="Times New Roman"/>
          <w:lang w:val="en-CA"/>
        </w:rPr>
        <w:t>bundance</w:t>
      </w:r>
      <w:r w:rsidR="00B825DD" w:rsidRPr="00623DD8">
        <w:rPr>
          <w:rFonts w:ascii="Times New Roman" w:hAnsi="Times New Roman" w:cs="Times New Roman"/>
          <w:lang w:val="en-CA"/>
        </w:rPr>
        <w:t xml:space="preserve">, tide exchange, an interaction between family abundance and tide, Shannon diversity, survey depth, </w:t>
      </w:r>
      <w:r w:rsidR="00A71A32" w:rsidRPr="00623DD8">
        <w:rPr>
          <w:rFonts w:ascii="Times New Roman" w:hAnsi="Times New Roman" w:cs="Times New Roman"/>
          <w:lang w:val="en-CA"/>
        </w:rPr>
        <w:t>with a random effect of site and year and a gamma distribution</w:t>
      </w:r>
      <w:r w:rsidR="00B825DD" w:rsidRPr="00623DD8">
        <w:rPr>
          <w:rFonts w:ascii="Times New Roman" w:hAnsi="Times New Roman" w:cs="Times New Roman"/>
          <w:lang w:val="en-CA"/>
        </w:rPr>
        <w:t>)</w:t>
      </w:r>
      <w:r w:rsidR="00A71A32" w:rsidRPr="00623DD8">
        <w:rPr>
          <w:rFonts w:ascii="Times New Roman" w:hAnsi="Times New Roman" w:cs="Times New Roman"/>
          <w:lang w:val="en-CA"/>
        </w:rPr>
        <w:t xml:space="preserve">. </w:t>
      </w:r>
      <w:r w:rsidR="008D5E5B" w:rsidRPr="00623DD8">
        <w:rPr>
          <w:rFonts w:ascii="Times New Roman" w:hAnsi="Times New Roman" w:cs="Times New Roman"/>
          <w:lang w:val="en-CA"/>
        </w:rPr>
        <w:t xml:space="preserve">Here, we present the </w:t>
      </w:r>
      <w:r w:rsidR="00176D2C" w:rsidRPr="00623DD8">
        <w:rPr>
          <w:rFonts w:ascii="Times New Roman" w:hAnsi="Times New Roman" w:cs="Times New Roman"/>
          <w:lang w:val="en-CA"/>
        </w:rPr>
        <w:t>three</w:t>
      </w:r>
      <w:r w:rsidR="008D5E5B" w:rsidRPr="00623DD8">
        <w:rPr>
          <w:rFonts w:ascii="Times New Roman" w:hAnsi="Times New Roman" w:cs="Times New Roman"/>
          <w:lang w:val="en-CA"/>
        </w:rPr>
        <w:t xml:space="preserve"> fish families (</w:t>
      </w:r>
      <w:proofErr w:type="spellStart"/>
      <w:r w:rsidR="008D5E5B" w:rsidRPr="00623DD8">
        <w:rPr>
          <w:rFonts w:ascii="Times New Roman" w:hAnsi="Times New Roman" w:cs="Times New Roman"/>
          <w:lang w:val="en-CA"/>
        </w:rPr>
        <w:t>Hexagrammidae</w:t>
      </w:r>
      <w:proofErr w:type="spellEnd"/>
      <w:r w:rsidR="008D5E5B" w:rsidRPr="00623DD8">
        <w:rPr>
          <w:rFonts w:ascii="Times New Roman" w:hAnsi="Times New Roman" w:cs="Times New Roman"/>
          <w:lang w:val="en-CA"/>
        </w:rPr>
        <w:t xml:space="preserve">, </w:t>
      </w:r>
      <w:proofErr w:type="spellStart"/>
      <w:r w:rsidR="00F769A6" w:rsidRPr="00623DD8">
        <w:rPr>
          <w:rFonts w:ascii="Times New Roman" w:hAnsi="Times New Roman" w:cs="Times New Roman"/>
          <w:lang w:val="en-CA"/>
        </w:rPr>
        <w:t>Gobiidae</w:t>
      </w:r>
      <w:proofErr w:type="spellEnd"/>
      <w:r w:rsidR="00F769A6" w:rsidRPr="00623DD8">
        <w:rPr>
          <w:rFonts w:ascii="Times New Roman" w:hAnsi="Times New Roman" w:cs="Times New Roman"/>
          <w:lang w:val="en-CA"/>
        </w:rPr>
        <w:t xml:space="preserve">, </w:t>
      </w:r>
      <w:r w:rsidR="008D5E5B" w:rsidRPr="00623DD8">
        <w:rPr>
          <w:rFonts w:ascii="Times New Roman" w:hAnsi="Times New Roman" w:cs="Times New Roman"/>
          <w:lang w:val="en-CA"/>
        </w:rPr>
        <w:t xml:space="preserve">and </w:t>
      </w:r>
      <w:proofErr w:type="spellStart"/>
      <w:r w:rsidR="008D5E5B" w:rsidRPr="00623DD8">
        <w:rPr>
          <w:rFonts w:ascii="Times New Roman" w:hAnsi="Times New Roman" w:cs="Times New Roman"/>
          <w:lang w:val="en-CA"/>
        </w:rPr>
        <w:t>Sebastidae</w:t>
      </w:r>
      <w:proofErr w:type="spellEnd"/>
      <w:r w:rsidR="008D5E5B" w:rsidRPr="00623DD8">
        <w:rPr>
          <w:rFonts w:ascii="Times New Roman" w:hAnsi="Times New Roman" w:cs="Times New Roman"/>
          <w:lang w:val="en-CA"/>
        </w:rPr>
        <w:t xml:space="preserve">) and </w:t>
      </w:r>
      <w:r w:rsidR="00176D2C" w:rsidRPr="00623DD8">
        <w:rPr>
          <w:rFonts w:ascii="Times New Roman" w:hAnsi="Times New Roman" w:cs="Times New Roman"/>
          <w:lang w:val="en-CA"/>
        </w:rPr>
        <w:t>three</w:t>
      </w:r>
      <w:r w:rsidR="008D5E5B" w:rsidRPr="00623DD8">
        <w:rPr>
          <w:rFonts w:ascii="Times New Roman" w:hAnsi="Times New Roman" w:cs="Times New Roman"/>
          <w:lang w:val="en-CA"/>
        </w:rPr>
        <w:t xml:space="preserve"> invertebrate families (</w:t>
      </w:r>
      <w:proofErr w:type="spellStart"/>
      <w:r w:rsidR="00956033" w:rsidRPr="00623DD8">
        <w:rPr>
          <w:rFonts w:ascii="Times New Roman" w:hAnsi="Times New Roman" w:cs="Times New Roman"/>
          <w:lang w:val="en-CA"/>
        </w:rPr>
        <w:t>Muricidae</w:t>
      </w:r>
      <w:proofErr w:type="spellEnd"/>
      <w:r w:rsidR="00956033" w:rsidRPr="00623DD8">
        <w:rPr>
          <w:rFonts w:ascii="Times New Roman" w:hAnsi="Times New Roman" w:cs="Times New Roman"/>
          <w:lang w:val="en-CA"/>
        </w:rPr>
        <w:t xml:space="preserve">, </w:t>
      </w:r>
      <w:proofErr w:type="spellStart"/>
      <w:r w:rsidR="00956033" w:rsidRPr="00623DD8">
        <w:rPr>
          <w:rFonts w:ascii="Times New Roman" w:hAnsi="Times New Roman" w:cs="Times New Roman"/>
          <w:lang w:val="en-CA"/>
        </w:rPr>
        <w:t>Asteriidae</w:t>
      </w:r>
      <w:proofErr w:type="spellEnd"/>
      <w:r w:rsidR="00956033" w:rsidRPr="00623DD8">
        <w:rPr>
          <w:rFonts w:ascii="Times New Roman" w:hAnsi="Times New Roman" w:cs="Times New Roman"/>
          <w:lang w:val="en-CA"/>
        </w:rPr>
        <w:t xml:space="preserve">, </w:t>
      </w:r>
      <w:r w:rsidR="00F769A6">
        <w:rPr>
          <w:rFonts w:ascii="Times New Roman" w:hAnsi="Times New Roman" w:cs="Times New Roman"/>
          <w:lang w:val="en-CA"/>
        </w:rPr>
        <w:t xml:space="preserve">and </w:t>
      </w:r>
      <w:proofErr w:type="spellStart"/>
      <w:r w:rsidR="00956033" w:rsidRPr="00623DD8">
        <w:rPr>
          <w:rFonts w:ascii="Times New Roman" w:hAnsi="Times New Roman" w:cs="Times New Roman"/>
          <w:lang w:val="en-CA"/>
        </w:rPr>
        <w:t>Acmaeidae</w:t>
      </w:r>
      <w:proofErr w:type="spellEnd"/>
      <w:r w:rsidR="008D5E5B" w:rsidRPr="00623DD8">
        <w:rPr>
          <w:rFonts w:ascii="Times New Roman" w:hAnsi="Times New Roman" w:cs="Times New Roman"/>
          <w:lang w:val="en-CA"/>
        </w:rPr>
        <w:t>) with the highest R</w:t>
      </w:r>
      <w:r w:rsidR="008D5E5B" w:rsidRPr="00623DD8">
        <w:rPr>
          <w:rFonts w:ascii="Times New Roman" w:hAnsi="Times New Roman" w:cs="Times New Roman"/>
          <w:vertAlign w:val="superscript"/>
          <w:lang w:val="en-CA"/>
        </w:rPr>
        <w:t>2</w:t>
      </w:r>
      <w:r w:rsidR="008D5E5B" w:rsidRPr="00623DD8">
        <w:rPr>
          <w:rFonts w:ascii="Times New Roman" w:hAnsi="Times New Roman" w:cs="Times New Roman"/>
          <w:lang w:val="en-CA"/>
        </w:rPr>
        <w:t xml:space="preserve"> values.</w:t>
      </w: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lastRenderedPageBreak/>
        <w:t>Within-site (small-scale) variation</w:t>
      </w:r>
    </w:p>
    <w:p w14:paraId="7F72EBCE" w14:textId="31C0FD71"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as above,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305F8924" w14:textId="2B4644C3" w:rsidR="008876FC" w:rsidRDefault="00576035" w:rsidP="00367076">
      <w:pPr>
        <w:spacing w:line="480" w:lineRule="auto"/>
        <w:ind w:firstLine="720"/>
        <w:rPr>
          <w:rFonts w:ascii="Times New Roman" w:hAnsi="Times New Roman" w:cs="Times New Roman"/>
          <w:lang w:val="en-CA"/>
        </w:rPr>
      </w:pPr>
      <w:r>
        <w:rPr>
          <w:rFonts w:ascii="Times New Roman" w:hAnsi="Times New Roman" w:cs="Times New Roman"/>
          <w:lang w:val="en-CA"/>
        </w:rPr>
        <w:t>As above, w</w:t>
      </w:r>
      <w:r w:rsidR="004B0146" w:rsidRPr="00623DD8">
        <w:rPr>
          <w:rFonts w:ascii="Times New Roman" w:hAnsi="Times New Roman" w:cs="Times New Roman"/>
          <w:lang w:val="en-CA"/>
        </w:rPr>
        <w:t xml:space="preserve">e further explored the effect of animals on </w:t>
      </w:r>
      <w:r w:rsidR="00367076" w:rsidRPr="005F1E8D">
        <w:rPr>
          <w:rFonts w:ascii="Times New Roman" w:hAnsi="Times New Roman" w:cs="Times New Roman"/>
          <w:color w:val="000000"/>
          <w:lang w:val="en-CA"/>
        </w:rPr>
        <w:t>∆ NH</w:t>
      </w:r>
      <w:r w:rsidR="00367076" w:rsidRPr="005F1E8D">
        <w:rPr>
          <w:rFonts w:ascii="Cambria Math" w:hAnsi="Cambria Math" w:cs="Cambria Math"/>
          <w:color w:val="000000"/>
          <w:lang w:val="en-CA"/>
        </w:rPr>
        <w:t>₄⁺</w:t>
      </w:r>
      <w:r w:rsidR="00367076" w:rsidRPr="005F1E8D">
        <w:rPr>
          <w:rFonts w:ascii="Times New Roman" w:hAnsi="Times New Roman" w:cs="Times New Roman"/>
          <w:color w:val="000000"/>
          <w:lang w:val="en-CA"/>
        </w:rPr>
        <w:t xml:space="preserve"> </w:t>
      </w:r>
      <w:r w:rsidR="004B0146" w:rsidRPr="00623DD8">
        <w:rPr>
          <w:rFonts w:ascii="Times New Roman" w:hAnsi="Times New Roman" w:cs="Times New Roman"/>
          <w:lang w:val="en-CA"/>
        </w:rPr>
        <w:t xml:space="preserve">by </w:t>
      </w:r>
      <w:r>
        <w:rPr>
          <w:rFonts w:ascii="Times New Roman" w:hAnsi="Times New Roman" w:cs="Times New Roman"/>
          <w:lang w:val="en-CA"/>
        </w:rPr>
        <w:t>rerunning our final LMM (delta NH</w:t>
      </w:r>
      <w:r>
        <w:rPr>
          <w:rFonts w:ascii="Cambria Math" w:hAnsi="Cambria Math" w:cs="Cambria Math"/>
          <w:lang w:val="en-CA"/>
        </w:rPr>
        <w:t>₄⁺</w:t>
      </w:r>
      <w:r>
        <w:rPr>
          <w:rFonts w:ascii="Times New Roman" w:hAnsi="Times New Roman" w:cs="Times New Roman"/>
          <w:lang w:val="en-CA"/>
        </w:rPr>
        <w:t xml:space="preserve"> ~ </w:t>
      </w:r>
      <w:r w:rsidRPr="005F1E8D">
        <w:rPr>
          <w:rFonts w:ascii="Times New Roman" w:hAnsi="Times New Roman" w:cs="Times New Roman"/>
          <w:color w:val="000000"/>
          <w:lang w:val="en-CA"/>
        </w:rPr>
        <w:t>kelp species</w:t>
      </w:r>
      <w:r w:rsidR="006349E9">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sidR="006349E9">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sidR="006349E9">
        <w:rPr>
          <w:rFonts w:ascii="Times New Roman" w:hAnsi="Times New Roman" w:cs="Times New Roman"/>
          <w:color w:val="000000"/>
          <w:lang w:val="en-CA"/>
        </w:rPr>
        <w:t xml:space="preserve"> +</w:t>
      </w:r>
      <w:r w:rsidR="006349E9" w:rsidRPr="006349E9">
        <w:rPr>
          <w:rFonts w:ascii="Times New Roman" w:hAnsi="Times New Roman" w:cs="Times New Roman"/>
          <w:color w:val="000000"/>
          <w:lang w:val="en-CA"/>
        </w:rPr>
        <w:t xml:space="preserve"> </w:t>
      </w:r>
      <w:r w:rsidR="006349E9" w:rsidRPr="005F1E8D">
        <w:rPr>
          <w:rFonts w:ascii="Times New Roman" w:hAnsi="Times New Roman" w:cs="Times New Roman"/>
          <w:color w:val="000000"/>
          <w:lang w:val="en-CA"/>
        </w:rPr>
        <w:t>kelp biomass</w:t>
      </w:r>
      <w:r w:rsidR="006349E9">
        <w:rPr>
          <w:rFonts w:ascii="Times New Roman" w:hAnsi="Times New Roman" w:cs="Times New Roman"/>
          <w:color w:val="000000"/>
          <w:lang w:val="en-CA"/>
        </w:rPr>
        <w:t>*</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sidR="006349E9">
        <w:rPr>
          <w:rFonts w:ascii="Times New Roman" w:hAnsi="Times New Roman" w:cs="Times New Roman"/>
          <w:color w:val="000000"/>
          <w:lang w:val="en-CA"/>
        </w:rPr>
        <w:t>animal</w:t>
      </w:r>
      <w:r w:rsidR="006349E9" w:rsidRPr="005F1E8D">
        <w:rPr>
          <w:rFonts w:ascii="Times New Roman" w:hAnsi="Times New Roman" w:cs="Times New Roman"/>
          <w:color w:val="000000"/>
          <w:lang w:val="en-CA"/>
        </w:rPr>
        <w:t xml:space="preserve"> </w:t>
      </w:r>
      <w:r w:rsidR="006349E9">
        <w:rPr>
          <w:rFonts w:ascii="Times New Roman" w:hAnsi="Times New Roman" w:cs="Times New Roman"/>
          <w:color w:val="000000"/>
          <w:lang w:val="en-CA"/>
        </w:rPr>
        <w:t>biomass*</w:t>
      </w:r>
      <w:r w:rsidR="006349E9" w:rsidRPr="005F1E8D">
        <w:rPr>
          <w:rFonts w:ascii="Times New Roman" w:hAnsi="Times New Roman" w:cs="Times New Roman"/>
          <w:color w:val="000000"/>
          <w:lang w:val="en-CA"/>
        </w:rPr>
        <w:t xml:space="preserve">tide exchange </w:t>
      </w:r>
      <w:r w:rsid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sid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sidR="006349E9">
        <w:rPr>
          <w:rFonts w:ascii="Times New Roman" w:hAnsi="Times New Roman" w:cs="Times New Roman"/>
          <w:color w:val="000000"/>
          <w:lang w:val="en-CA"/>
        </w:rPr>
        <w:t>+ (1|</w:t>
      </w:r>
      <w:r>
        <w:rPr>
          <w:rFonts w:ascii="Times New Roman" w:hAnsi="Times New Roman" w:cs="Times New Roman"/>
          <w:color w:val="000000"/>
          <w:lang w:val="en-CA"/>
        </w:rPr>
        <w:t xml:space="preserve"> site</w:t>
      </w:r>
      <w:r>
        <w:rPr>
          <w:rFonts w:ascii="Times New Roman" w:hAnsi="Times New Roman" w:cs="Times New Roman"/>
          <w:lang w:val="en-CA"/>
        </w:rPr>
        <w:t>)</w:t>
      </w:r>
      <w:r w:rsidR="006349E9">
        <w:rPr>
          <w:rFonts w:ascii="Times New Roman" w:hAnsi="Times New Roman" w:cs="Times New Roman"/>
          <w:lang w:val="en-CA"/>
        </w:rPr>
        <w:t>)</w:t>
      </w:r>
      <w:r>
        <w:rPr>
          <w:rFonts w:ascii="Times New Roman" w:hAnsi="Times New Roman" w:cs="Times New Roman"/>
          <w:lang w:val="en-CA"/>
        </w:rPr>
        <w:t xml:space="preserve"> with only the biomass of one family of animals at a time. We ran models for the 15 most abundant species, but only</w:t>
      </w:r>
      <w:r w:rsidR="004B0146" w:rsidRPr="00623DD8">
        <w:rPr>
          <w:rFonts w:ascii="Times New Roman" w:hAnsi="Times New Roman" w:cs="Times New Roman"/>
          <w:lang w:val="en-CA"/>
        </w:rPr>
        <w:t xml:space="preserve"> present the </w:t>
      </w:r>
      <w:r w:rsidR="008C6877">
        <w:rPr>
          <w:rFonts w:ascii="Times New Roman" w:hAnsi="Times New Roman" w:cs="Times New Roman"/>
          <w:lang w:val="en-CA"/>
        </w:rPr>
        <w:t>three</w:t>
      </w:r>
      <w:r w:rsidR="004B0146" w:rsidRPr="00623DD8">
        <w:rPr>
          <w:rFonts w:ascii="Times New Roman" w:hAnsi="Times New Roman" w:cs="Times New Roman"/>
          <w:lang w:val="en-CA"/>
        </w:rPr>
        <w:t xml:space="preserve"> fish families (</w:t>
      </w:r>
      <w:proofErr w:type="spellStart"/>
      <w:r w:rsidR="00367076" w:rsidRPr="00367076">
        <w:rPr>
          <w:rFonts w:ascii="Times New Roman" w:hAnsi="Times New Roman" w:cs="Times New Roman"/>
          <w:lang w:val="en-CA"/>
        </w:rPr>
        <w:t>Gobiidae</w:t>
      </w:r>
      <w:proofErr w:type="spellEnd"/>
      <w:r w:rsidR="00367076">
        <w:rPr>
          <w:rFonts w:ascii="Times New Roman" w:hAnsi="Times New Roman" w:cs="Times New Roman"/>
          <w:lang w:val="en-CA"/>
        </w:rPr>
        <w:t xml:space="preserve">, </w:t>
      </w:r>
      <w:proofErr w:type="spellStart"/>
      <w:r w:rsidR="00367076" w:rsidRPr="00576035">
        <w:rPr>
          <w:rFonts w:ascii="Times New Roman" w:hAnsi="Times New Roman" w:cs="Times New Roman"/>
          <w:lang w:val="en-CA"/>
        </w:rPr>
        <w:t>Cottidae</w:t>
      </w:r>
      <w:proofErr w:type="spellEnd"/>
      <w:r w:rsidR="00367076">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004B0146" w:rsidRPr="00623DD8">
        <w:rPr>
          <w:rFonts w:ascii="Times New Roman" w:hAnsi="Times New Roman" w:cs="Times New Roman"/>
          <w:lang w:val="en-CA"/>
        </w:rPr>
        <w:t xml:space="preserve">) and </w:t>
      </w:r>
      <w:r w:rsidR="00367076">
        <w:rPr>
          <w:rFonts w:ascii="Times New Roman" w:hAnsi="Times New Roman" w:cs="Times New Roman"/>
          <w:lang w:val="en-CA"/>
        </w:rPr>
        <w:t>three</w:t>
      </w:r>
      <w:r w:rsidR="004B0146"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004B0146" w:rsidRPr="00623DD8">
        <w:rPr>
          <w:rFonts w:ascii="Times New Roman" w:hAnsi="Times New Roman" w:cs="Times New Roman"/>
          <w:lang w:val="en-CA"/>
        </w:rPr>
        <w:t xml:space="preserve">, </w:t>
      </w:r>
      <w:proofErr w:type="spellStart"/>
      <w:r w:rsidR="00367076"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sidR="00367076">
        <w:rPr>
          <w:rFonts w:ascii="Times New Roman" w:hAnsi="Times New Roman" w:cs="Times New Roman"/>
          <w:lang w:val="en-CA"/>
        </w:rPr>
        <w:t xml:space="preserve">and </w:t>
      </w:r>
      <w:proofErr w:type="spellStart"/>
      <w:r w:rsidR="00367076" w:rsidRPr="00367076">
        <w:rPr>
          <w:rFonts w:ascii="Times New Roman" w:hAnsi="Times New Roman" w:cs="Times New Roman"/>
          <w:lang w:val="en-CA"/>
        </w:rPr>
        <w:t>Asteriidae</w:t>
      </w:r>
      <w:proofErr w:type="spellEnd"/>
      <w:r w:rsidR="004B0146" w:rsidRPr="00623DD8">
        <w:rPr>
          <w:rFonts w:ascii="Times New Roman" w:hAnsi="Times New Roman" w:cs="Times New Roman"/>
          <w:lang w:val="en-CA"/>
        </w:rPr>
        <w:t>) with the highest R</w:t>
      </w:r>
      <w:r w:rsidR="004B0146" w:rsidRPr="00623DD8">
        <w:rPr>
          <w:rFonts w:ascii="Times New Roman" w:hAnsi="Times New Roman" w:cs="Times New Roman"/>
          <w:vertAlign w:val="superscript"/>
          <w:lang w:val="en-CA"/>
        </w:rPr>
        <w:t>2</w:t>
      </w:r>
      <w:r w:rsidR="004B0146" w:rsidRPr="00623DD8">
        <w:rPr>
          <w:rFonts w:ascii="Times New Roman" w:hAnsi="Times New Roman" w:cs="Times New Roman"/>
          <w:lang w:val="en-CA"/>
        </w:rPr>
        <w:t xml:space="preserve"> values.</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3564455B" w:rsidR="00C05A5A" w:rsidRPr="001A65DD" w:rsidRDefault="00C05A5A" w:rsidP="005A129F">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proofErr w:type="spellStart"/>
      <w:r w:rsidR="00682CDC" w:rsidRPr="005F1E8D">
        <w:rPr>
          <w:rFonts w:ascii="Times New Roman" w:hAnsi="Times New Roman" w:cs="Times New Roman"/>
          <w:lang w:val="en-CA"/>
        </w:rPr>
        <w:t>meso</w:t>
      </w:r>
      <w:proofErr w:type="spellEnd"/>
      <w:r w:rsidR="00682CDC" w:rsidRPr="005F1E8D">
        <w:rPr>
          <w:rFonts w:ascii="Times New Roman" w:hAnsi="Times New Roman" w:cs="Times New Roman"/>
          <w:lang w:val="en-CA"/>
        </w:rPr>
        <w:t xml:space="preserve">-scale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We found evidence of a positive relationship between NH</w:t>
      </w:r>
      <w:r w:rsidR="001A65DD">
        <w:rPr>
          <w:rFonts w:ascii="Cambria Math" w:hAnsi="Cambria Math" w:cs="Cambria Math"/>
          <w:lang w:val="en-CA"/>
        </w:rPr>
        <w:t>₄⁺</w:t>
      </w:r>
      <w:r w:rsidR="001A65DD">
        <w:rPr>
          <w:rFonts w:ascii="Times New Roman" w:hAnsi="Times New Roman" w:cs="Times New Roman"/>
          <w:lang w:val="en-CA"/>
        </w:rPr>
        <w:t xml:space="preserve"> and abundance of fish in the greenling family (</w:t>
      </w:r>
      <w:proofErr w:type="spellStart"/>
      <w:r w:rsidR="001A65DD" w:rsidRPr="001A65DD">
        <w:rPr>
          <w:rFonts w:ascii="Times New Roman" w:hAnsi="Times New Roman" w:cs="Times New Roman"/>
          <w:lang w:val="en-CA"/>
        </w:rPr>
        <w:t>Hexagrammidae</w:t>
      </w:r>
      <w:proofErr w:type="spellEnd"/>
      <w:r w:rsidR="001A65DD">
        <w:rPr>
          <w:rFonts w:ascii="Times New Roman" w:hAnsi="Times New Roman" w:cs="Times New Roman"/>
          <w:lang w:val="en-CA"/>
        </w:rPr>
        <w:t xml:space="preserve">, GLMM, p = </w:t>
      </w:r>
      <w:r w:rsidR="001A65DD" w:rsidRPr="001A65DD">
        <w:rPr>
          <w:rFonts w:ascii="Times New Roman" w:hAnsi="Times New Roman" w:cs="Times New Roman"/>
          <w:lang w:val="en-CA"/>
        </w:rPr>
        <w:t>0.0</w:t>
      </w:r>
      <w:r w:rsidR="001A65DD">
        <w:rPr>
          <w:rFonts w:ascii="Times New Roman" w:hAnsi="Times New Roman" w:cs="Times New Roman"/>
          <w:lang w:val="en-CA"/>
        </w:rPr>
        <w:t xml:space="preserve">3), </w:t>
      </w:r>
      <w:r w:rsidR="005A129F">
        <w:rPr>
          <w:rFonts w:ascii="Times New Roman" w:hAnsi="Times New Roman" w:cs="Times New Roman"/>
          <w:lang w:val="en-CA"/>
        </w:rPr>
        <w:t xml:space="preserve">weak evidence of an interaction between abundance and tide (p = 0.09), but no evidence for an effect of any other predictors (p &gt; 0.10). </w:t>
      </w:r>
      <w:commentRangeStart w:id="27"/>
      <w:r w:rsidR="005A129F">
        <w:rPr>
          <w:rFonts w:ascii="Times New Roman" w:hAnsi="Times New Roman" w:cs="Times New Roman"/>
          <w:lang w:val="en-CA"/>
        </w:rPr>
        <w:t xml:space="preserve">We </w:t>
      </w:r>
      <w:commentRangeEnd w:id="27"/>
      <w:r w:rsidR="00BA5A27">
        <w:rPr>
          <w:rStyle w:val="CommentReference"/>
        </w:rPr>
        <w:commentReference w:id="27"/>
      </w:r>
      <w:r w:rsidR="005A129F">
        <w:rPr>
          <w:rFonts w:ascii="Times New Roman" w:hAnsi="Times New Roman" w:cs="Times New Roman"/>
          <w:lang w:val="en-CA"/>
        </w:rPr>
        <w:t xml:space="preserve">also found evidence of a positive relationship between </w:t>
      </w:r>
      <w:r w:rsidR="005A129F">
        <w:rPr>
          <w:rFonts w:ascii="Times New Roman" w:hAnsi="Times New Roman" w:cs="Times New Roman"/>
          <w:lang w:val="en-CA"/>
        </w:rPr>
        <w:lastRenderedPageBreak/>
        <w:t>NH</w:t>
      </w:r>
      <w:r w:rsidR="005A129F">
        <w:rPr>
          <w:rFonts w:ascii="Cambria Math" w:hAnsi="Cambria Math" w:cs="Cambria Math"/>
          <w:lang w:val="en-CA"/>
        </w:rPr>
        <w:t>₄⁺</w:t>
      </w:r>
      <w:r w:rsidR="005A129F">
        <w:rPr>
          <w:rFonts w:ascii="Times New Roman" w:hAnsi="Times New Roman" w:cs="Times New Roman"/>
          <w:lang w:val="en-CA"/>
        </w:rPr>
        <w:t xml:space="preserve"> and the abundance of </w:t>
      </w:r>
      <w:r w:rsidR="001A65DD">
        <w:rPr>
          <w:rFonts w:ascii="Times New Roman" w:hAnsi="Times New Roman" w:cs="Times New Roman"/>
          <w:lang w:val="en-CA"/>
        </w:rPr>
        <w:t>whitecap limpets (</w:t>
      </w:r>
      <w:proofErr w:type="spellStart"/>
      <w:r w:rsidR="001A65DD" w:rsidRPr="001A65DD">
        <w:rPr>
          <w:rFonts w:ascii="Times New Roman" w:hAnsi="Times New Roman" w:cs="Times New Roman"/>
          <w:lang w:val="en-CA"/>
        </w:rPr>
        <w:t>Acmaeidae</w:t>
      </w:r>
      <w:proofErr w:type="spellEnd"/>
      <w:r w:rsidR="001A65DD">
        <w:rPr>
          <w:rFonts w:ascii="Times New Roman" w:hAnsi="Times New Roman" w:cs="Times New Roman"/>
          <w:lang w:val="en-CA"/>
        </w:rPr>
        <w:t>, GLMM, p = 0.0</w:t>
      </w:r>
      <w:r w:rsidR="00BA5A27">
        <w:rPr>
          <w:rFonts w:ascii="Times New Roman" w:hAnsi="Times New Roman" w:cs="Times New Roman"/>
          <w:lang w:val="en-CA"/>
        </w:rPr>
        <w:t>3</w:t>
      </w:r>
      <w:r w:rsidR="001A65DD">
        <w:rPr>
          <w:rFonts w:ascii="Times New Roman" w:hAnsi="Times New Roman" w:cs="Times New Roman"/>
          <w:lang w:val="en-CA"/>
        </w:rPr>
        <w:t>)</w:t>
      </w:r>
      <w:r w:rsidR="005A129F">
        <w:rPr>
          <w:rFonts w:ascii="Times New Roman" w:hAnsi="Times New Roman" w:cs="Times New Roman"/>
          <w:lang w:val="en-CA"/>
        </w:rPr>
        <w:t>, but no evidence of an effect of any other predictors (p &gt; 0.40)</w:t>
      </w:r>
      <w:r w:rsidR="001A65DD">
        <w:rPr>
          <w:rFonts w:ascii="Times New Roman" w:hAnsi="Times New Roman" w:cs="Times New Roman"/>
          <w:lang w:val="en-CA"/>
        </w:rPr>
        <w:t xml:space="preserve">. </w:t>
      </w:r>
      <w:r w:rsidR="005A129F">
        <w:rPr>
          <w:rFonts w:ascii="Times New Roman" w:hAnsi="Times New Roman" w:cs="Times New Roman"/>
          <w:lang w:val="en-CA"/>
        </w:rPr>
        <w:t>We found no evidence of an effect of any predictors on NH</w:t>
      </w:r>
      <w:r w:rsidR="005A129F">
        <w:rPr>
          <w:rFonts w:ascii="Cambria Math" w:hAnsi="Cambria Math" w:cs="Cambria Math"/>
          <w:lang w:val="en-CA"/>
        </w:rPr>
        <w:t>₄⁺</w:t>
      </w:r>
      <w:r w:rsidR="005A129F">
        <w:rPr>
          <w:rFonts w:ascii="Times New Roman" w:hAnsi="Times New Roman" w:cs="Times New Roman"/>
          <w:lang w:val="en-CA"/>
        </w:rPr>
        <w:t xml:space="preserve">+ in the models for animals in </w:t>
      </w:r>
      <w:proofErr w:type="spellStart"/>
      <w:r w:rsidR="005A129F" w:rsidRPr="005A129F">
        <w:rPr>
          <w:rFonts w:ascii="Times New Roman" w:hAnsi="Times New Roman" w:cs="Times New Roman"/>
          <w:lang w:val="en-CA"/>
        </w:rPr>
        <w:t>Sebastidae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Gobiidae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Asteriidae</w:t>
      </w:r>
      <w:proofErr w:type="spellEnd"/>
      <w:r w:rsidR="005A129F">
        <w:rPr>
          <w:rFonts w:ascii="Times New Roman" w:hAnsi="Times New Roman" w:cs="Times New Roman"/>
          <w:lang w:val="en-CA"/>
        </w:rPr>
        <w:t xml:space="preserve">, or </w:t>
      </w:r>
      <w:proofErr w:type="spellStart"/>
      <w:r w:rsidR="005A129F" w:rsidRPr="005A129F">
        <w:rPr>
          <w:rFonts w:ascii="Times New Roman" w:hAnsi="Times New Roman" w:cs="Times New Roman"/>
          <w:lang w:val="en-CA"/>
        </w:rPr>
        <w:t>Muricidae</w:t>
      </w:r>
      <w:proofErr w:type="spellEnd"/>
      <w:r w:rsidR="001A65DD">
        <w:rPr>
          <w:rFonts w:ascii="Times New Roman" w:hAnsi="Times New Roman" w:cs="Times New Roman"/>
          <w:lang w:val="en-CA"/>
        </w:rPr>
        <w:t xml:space="preserve"> </w:t>
      </w:r>
      <w:r w:rsidR="005A129F">
        <w:rPr>
          <w:rFonts w:ascii="Times New Roman" w:hAnsi="Times New Roman" w:cs="Times New Roman"/>
          <w:lang w:val="en-CA"/>
        </w:rPr>
        <w:t xml:space="preserve">families </w:t>
      </w:r>
      <w:r w:rsidR="001A65DD">
        <w:rPr>
          <w:rFonts w:ascii="Times New Roman" w:hAnsi="Times New Roman" w:cs="Times New Roman"/>
          <w:lang w:val="en-CA"/>
        </w:rPr>
        <w:t>(p &gt; 0.10).</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AA7AB07" w:rsidR="00701EB0"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C673A5" w:rsidRPr="005F1E8D">
        <w:rPr>
          <w:rFonts w:ascii="Times New Roman" w:hAnsi="Times New Roman" w:cs="Times New Roman"/>
          <w:lang w:val="en-CA"/>
        </w:rPr>
        <w:t>)</w:t>
      </w:r>
      <w:r w:rsidR="00D07BC0">
        <w:rPr>
          <w:rFonts w:ascii="Times New Roman" w:hAnsi="Times New Roman" w:cs="Times New Roman"/>
          <w:lang w:val="en-CA"/>
        </w:rPr>
        <w:t xml:space="preserve">. </w:t>
      </w:r>
      <w:r w:rsidR="00D07BC0" w:rsidRPr="005F1E8D">
        <w:rPr>
          <w:rFonts w:ascii="Times New Roman" w:hAnsi="Times New Roman" w:cs="Times New Roman"/>
          <w:lang w:val="en-CA"/>
        </w:rPr>
        <w:t>∆ NH</w:t>
      </w:r>
      <w:r w:rsidR="00D07BC0" w:rsidRPr="005F1E8D">
        <w:rPr>
          <w:rFonts w:ascii="Cambria Math" w:hAnsi="Cambria Math" w:cs="Cambria Math"/>
          <w:lang w:val="en-CA"/>
        </w:rPr>
        <w:t>₄⁺</w:t>
      </w:r>
      <w:r w:rsidR="00D07BC0" w:rsidRPr="005F1E8D">
        <w:rPr>
          <w:rFonts w:ascii="Times New Roman" w:hAnsi="Times New Roman" w:cs="Times New Roman"/>
          <w:lang w:val="en-CA"/>
        </w:rPr>
        <w:t xml:space="preserve"> </w:t>
      </w:r>
      <w:r w:rsidR="00D07BC0">
        <w:rPr>
          <w:rFonts w:ascii="Times New Roman" w:hAnsi="Times New Roman" w:cs="Times New Roman"/>
          <w:lang w:val="en-CA"/>
        </w:rPr>
        <w:t>increased</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weakly with </w:t>
      </w:r>
      <w:r w:rsidR="00C673A5" w:rsidRPr="005F1E8D">
        <w:rPr>
          <w:rFonts w:ascii="Times New Roman" w:hAnsi="Times New Roman" w:cs="Times New Roman"/>
          <w:lang w:val="en-CA"/>
        </w:rPr>
        <w:t>animal biomass (</w:t>
      </w:r>
      <w:r w:rsidR="00677126">
        <w:rPr>
          <w:rFonts w:ascii="Times New Roman" w:hAnsi="Times New Roman" w:cs="Times New Roman"/>
          <w:lang w:val="en-CA"/>
        </w:rPr>
        <w:t>0.</w:t>
      </w:r>
      <w:r w:rsidR="00D07BC0">
        <w:rPr>
          <w:rFonts w:ascii="Times New Roman" w:hAnsi="Times New Roman" w:cs="Times New Roman"/>
          <w:lang w:val="en-CA"/>
        </w:rPr>
        <w:t>37</w:t>
      </w:r>
      <w:r w:rsidR="00677126">
        <w:rPr>
          <w:rFonts w:ascii="Times New Roman" w:hAnsi="Times New Roman" w:cs="Times New Roman"/>
          <w:lang w:val="en-CA"/>
        </w:rPr>
        <w:t xml:space="preserve"> ± 0.2</w:t>
      </w:r>
      <w:r w:rsidR="00D07BC0">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D07BC0">
        <w:rPr>
          <w:rFonts w:ascii="Times New Roman" w:hAnsi="Times New Roman" w:cs="Times New Roman"/>
          <w:lang w:val="en-CA"/>
        </w:rPr>
        <w:t xml:space="preserve"> and </w:t>
      </w:r>
      <w:r w:rsidR="00D07BC0" w:rsidRPr="005F1E8D">
        <w:rPr>
          <w:rFonts w:ascii="Times New Roman" w:hAnsi="Times New Roman" w:cs="Times New Roman"/>
          <w:lang w:val="en-CA"/>
        </w:rPr>
        <w:t>survey depth (0.0</w:t>
      </w:r>
      <w:r w:rsidR="00D07BC0">
        <w:rPr>
          <w:rFonts w:ascii="Times New Roman" w:hAnsi="Times New Roman" w:cs="Times New Roman"/>
          <w:lang w:val="en-CA"/>
        </w:rPr>
        <w:t>5</w:t>
      </w:r>
      <w:r w:rsidR="00D07BC0" w:rsidRPr="005F1E8D">
        <w:rPr>
          <w:rFonts w:ascii="Times New Roman" w:hAnsi="Times New Roman" w:cs="Times New Roman"/>
          <w:lang w:val="en-CA"/>
        </w:rPr>
        <w:t xml:space="preserve"> ± 0.0</w:t>
      </w:r>
      <w:r w:rsidR="00D07BC0">
        <w:rPr>
          <w:rFonts w:ascii="Times New Roman" w:hAnsi="Times New Roman" w:cs="Times New Roman"/>
          <w:lang w:val="en-CA"/>
        </w:rPr>
        <w:t xml:space="preserve">3 </w:t>
      </w:r>
      <w:proofErr w:type="spellStart"/>
      <w:r w:rsidR="00D07BC0">
        <w:rPr>
          <w:rFonts w:ascii="Times New Roman" w:hAnsi="Times New Roman" w:cs="Times New Roman"/>
          <w:lang w:val="en-CA"/>
        </w:rPr>
        <w:t>μM</w:t>
      </w:r>
      <w:proofErr w:type="spellEnd"/>
      <w:r w:rsidR="00D07BC0">
        <w:rPr>
          <w:rFonts w:ascii="Times New Roman" w:hAnsi="Times New Roman" w:cs="Times New Roman"/>
          <w:lang w:val="en-CA"/>
        </w:rPr>
        <w:t>/m</w:t>
      </w:r>
      <w:r w:rsidR="00D07BC0" w:rsidRPr="005F1E8D">
        <w:rPr>
          <w:rFonts w:ascii="Times New Roman" w:hAnsi="Times New Roman" w:cs="Times New Roman"/>
          <w:lang w:val="en-CA"/>
        </w:rPr>
        <w:t>, p = 0.</w:t>
      </w:r>
      <w:r w:rsidR="00D07BC0">
        <w:rPr>
          <w:rFonts w:ascii="Times New Roman" w:hAnsi="Times New Roman" w:cs="Times New Roman"/>
          <w:lang w:val="en-CA"/>
        </w:rPr>
        <w:t>07</w:t>
      </w:r>
      <w:r w:rsidR="00D07BC0" w:rsidRPr="005F1E8D">
        <w:rPr>
          <w:rFonts w:ascii="Times New Roman" w:hAnsi="Times New Roman" w:cs="Times New Roman"/>
          <w:lang w:val="en-CA"/>
        </w:rPr>
        <w:t>)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D07BC0">
        <w:rPr>
          <w:rFonts w:ascii="Times New Roman" w:hAnsi="Times New Roman" w:cs="Times New Roman"/>
          <w:lang w:val="en-CA"/>
        </w:rPr>
        <w:t>declined</w:t>
      </w:r>
      <w:r w:rsidR="004253ED" w:rsidRPr="005F1E8D">
        <w:rPr>
          <w:rFonts w:ascii="Times New Roman" w:hAnsi="Times New Roman" w:cs="Times New Roman"/>
          <w:lang w:val="en-CA"/>
        </w:rPr>
        <w:t xml:space="preserve">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w:t>
      </w:r>
      <w:r w:rsidR="00D07BC0">
        <w:rPr>
          <w:rFonts w:ascii="Times New Roman" w:hAnsi="Times New Roman" w:cs="Times New Roman"/>
          <w:lang w:val="en-CA"/>
        </w:rPr>
        <w:t>24</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D07BC0">
        <w:rPr>
          <w:rFonts w:ascii="Times New Roman" w:hAnsi="Times New Roman" w:cs="Times New Roman"/>
          <w:lang w:val="en-CA"/>
        </w:rPr>
        <w:t>8</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D07BC0">
        <w:rPr>
          <w:rFonts w:ascii="Times New Roman" w:hAnsi="Times New Roman" w:cs="Times New Roman"/>
          <w:lang w:val="en-CA"/>
        </w:rPr>
        <w:t>003</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t>
      </w:r>
      <w:r w:rsidR="00D07BC0">
        <w:rPr>
          <w:rFonts w:ascii="Times New Roman" w:hAnsi="Times New Roman" w:cs="Times New Roman"/>
          <w:lang w:val="en-CA"/>
        </w:rPr>
        <w:t xml:space="preserve">weakly </w:t>
      </w:r>
      <w:r w:rsidR="00715D27" w:rsidRPr="005F1E8D">
        <w:rPr>
          <w:rFonts w:ascii="Times New Roman" w:hAnsi="Times New Roman" w:cs="Times New Roman"/>
          <w:lang w:val="en-CA"/>
        </w:rPr>
        <w:t xml:space="preserve">with </w:t>
      </w:r>
      <w:r w:rsidR="00C673A5" w:rsidRPr="005F1E8D">
        <w:rPr>
          <w:rFonts w:ascii="Times New Roman" w:hAnsi="Times New Roman" w:cs="Times New Roman"/>
          <w:lang w:val="en-CA"/>
        </w:rPr>
        <w:t>Shannon diversity (- 0.</w:t>
      </w:r>
      <w:r w:rsidR="00D07BC0">
        <w:rPr>
          <w:rFonts w:ascii="Times New Roman" w:hAnsi="Times New Roman" w:cs="Times New Roman"/>
          <w:lang w:val="en-CA"/>
        </w:rPr>
        <w:t>12</w:t>
      </w:r>
      <w:r w:rsidR="00C673A5" w:rsidRPr="005F1E8D">
        <w:rPr>
          <w:rFonts w:ascii="Times New Roman" w:hAnsi="Times New Roman" w:cs="Times New Roman"/>
          <w:lang w:val="en-CA"/>
        </w:rPr>
        <w:t xml:space="preserve"> ± 0.</w:t>
      </w:r>
      <w:r w:rsidR="00D07BC0">
        <w:rPr>
          <w:rFonts w:ascii="Times New Roman" w:hAnsi="Times New Roman" w:cs="Times New Roman"/>
          <w:lang w:val="en-CA"/>
        </w:rPr>
        <w:t>07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w:t>
      </w:r>
      <w:r w:rsidR="00D07BC0">
        <w:rPr>
          <w:rFonts w:ascii="Times New Roman" w:hAnsi="Times New Roman" w:cs="Times New Roman"/>
          <w:lang w:val="en-CA"/>
        </w:rPr>
        <w:t>= 0.09</w:t>
      </w:r>
      <w:r w:rsidR="00C673A5" w:rsidRPr="005F1E8D">
        <w:rPr>
          <w:rFonts w:ascii="Times New Roman" w:hAnsi="Times New Roman" w:cs="Times New Roman"/>
          <w:lang w:val="en-CA"/>
        </w:rPr>
        <w:t>)</w:t>
      </w:r>
      <w:r w:rsidR="00D07BC0">
        <w:rPr>
          <w:rFonts w:ascii="Times New Roman" w:hAnsi="Times New Roman" w:cs="Times New Roman"/>
          <w:lang w:val="en-CA"/>
        </w:rPr>
        <w:t>.</w:t>
      </w:r>
      <w:r w:rsidR="00F2075E">
        <w:rPr>
          <w:rFonts w:ascii="Times New Roman" w:hAnsi="Times New Roman" w:cs="Times New Roman"/>
          <w:lang w:val="en-CA"/>
        </w:rPr>
        <w:t xml:space="preserve"> </w:t>
      </w:r>
      <w:r w:rsidR="00C673A5" w:rsidRPr="005F1E8D">
        <w:rPr>
          <w:rFonts w:ascii="Times New Roman" w:hAnsi="Times New Roman" w:cs="Times New Roman"/>
          <w:lang w:val="en-CA"/>
        </w:rPr>
        <w:t>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Pr>
          <w:rFonts w:ascii="Times New Roman" w:hAnsi="Times New Roman" w:cs="Times New Roman"/>
          <w:lang w:val="en-CA"/>
        </w:rPr>
        <w:t xml:space="preserve"> </w:t>
      </w:r>
      <w:commentRangeStart w:id="28"/>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28"/>
      <w:r w:rsidR="007E4686">
        <w:rPr>
          <w:rStyle w:val="CommentReference"/>
        </w:rPr>
        <w:commentReference w:id="28"/>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p = 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xml:space="preserve">- 4.23 ± 1.45.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E3F06FF" w:rsidR="00700CA8" w:rsidRPr="00801C1E" w:rsidRDefault="00367076" w:rsidP="00EB3BC7">
      <w:pPr>
        <w:spacing w:line="480" w:lineRule="auto"/>
        <w:rPr>
          <w:rFonts w:ascii="Times New Roman" w:hAnsi="Times New Roman" w:cs="Times New Roman"/>
          <w:lang w:val="en-CA"/>
        </w:rPr>
      </w:pPr>
      <w:r>
        <w:rPr>
          <w:rFonts w:ascii="Times New Roman" w:hAnsi="Times New Roman" w:cs="Times New Roman"/>
          <w:lang w:val="en-CA"/>
        </w:rPr>
        <w:tab/>
      </w:r>
      <w:commentRangeStart w:id="29"/>
      <w:r w:rsidRPr="00801C1E">
        <w:rPr>
          <w:rFonts w:ascii="Times New Roman" w:hAnsi="Times New Roman" w:cs="Times New Roman"/>
          <w:lang w:val="en-CA"/>
        </w:rPr>
        <w:t xml:space="preserve">We </w:t>
      </w:r>
      <w:commentRangeEnd w:id="29"/>
      <w:r w:rsidR="00801C1E">
        <w:rPr>
          <w:rStyle w:val="CommentReference"/>
        </w:rPr>
        <w:commentReference w:id="29"/>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 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the weight of fish in the goby family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kelp:weight</w:t>
      </w:r>
      <w:proofErr w:type="spellEnd"/>
      <w:proofErr w:type="gramEnd"/>
      <w:r w:rsidRPr="00801C1E">
        <w:rPr>
          <w:rFonts w:ascii="Times New Roman" w:hAnsi="Times New Roman" w:cs="Times New Roman"/>
          <w:lang w:val="en-CA"/>
        </w:rPr>
        <w:t xml:space="preserve"> and </w:t>
      </w:r>
      <w:proofErr w:type="spellStart"/>
      <w:r w:rsidRPr="00801C1E">
        <w:rPr>
          <w:rFonts w:ascii="Times New Roman" w:hAnsi="Times New Roman" w:cs="Times New Roman"/>
          <w:lang w:val="en-CA"/>
        </w:rPr>
        <w:t>tide:weight</w:t>
      </w:r>
      <w:proofErr w:type="spellEnd"/>
      <w:r w:rsidRPr="00801C1E">
        <w:rPr>
          <w:rFonts w:ascii="Times New Roman" w:hAnsi="Times New Roman" w:cs="Times New Roman"/>
          <w:lang w:val="en-CA"/>
        </w:rPr>
        <w:t xml:space="preserve"> interactions (GLM, p &lt; 0.003). </w:t>
      </w:r>
      <w:r w:rsidRPr="00801C1E">
        <w:rPr>
          <w:rFonts w:ascii="Times New Roman" w:hAnsi="Times New Roman" w:cs="Times New Roman"/>
          <w:color w:val="000000"/>
          <w:lang w:val="en-CA"/>
        </w:rPr>
        <w:t>∆ 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the weight of sculpins (</w:t>
      </w:r>
      <w:proofErr w:type="spellStart"/>
      <w:r w:rsidRPr="00801C1E">
        <w:rPr>
          <w:rFonts w:ascii="Times New Roman" w:hAnsi="Times New Roman" w:cs="Times New Roman"/>
          <w:lang w:val="en-CA"/>
        </w:rPr>
        <w:t>Cottidae</w:t>
      </w:r>
      <w:proofErr w:type="spellEnd"/>
      <w:r w:rsidRPr="00801C1E">
        <w:rPr>
          <w:rFonts w:ascii="Times New Roman" w:hAnsi="Times New Roman" w:cs="Times New Roman"/>
          <w:lang w:val="en-CA"/>
        </w:rPr>
        <w:t xml:space="preserve">) and surfperches </w:t>
      </w:r>
      <w:r w:rsidRPr="00801C1E">
        <w:rPr>
          <w:rFonts w:ascii="Times New Roman" w:hAnsi="Times New Roman" w:cs="Times New Roman"/>
          <w:lang w:val="en-CA"/>
        </w:rPr>
        <w:lastRenderedPageBreak/>
        <w:t>(</w:t>
      </w:r>
      <w:proofErr w:type="spellStart"/>
      <w:r w:rsidRPr="00801C1E">
        <w:rPr>
          <w:rFonts w:ascii="Times New Roman" w:hAnsi="Times New Roman" w:cs="Times New Roman"/>
          <w:lang w:val="en-CA"/>
        </w:rPr>
        <w:t>Embiotocidae</w:t>
      </w:r>
      <w:proofErr w:type="spellEnd"/>
      <w:r w:rsidRPr="00801C1E">
        <w:rPr>
          <w:rFonts w:ascii="Times New Roman" w:hAnsi="Times New Roman" w:cs="Times New Roman"/>
          <w:lang w:val="en-CA"/>
        </w:rPr>
        <w:t>), but no interactions with weight were significant</w:t>
      </w:r>
      <w:r w:rsidR="00801C1E">
        <w:rPr>
          <w:rFonts w:ascii="Times New Roman" w:hAnsi="Times New Roman" w:cs="Times New Roman"/>
          <w:lang w:val="en-CA"/>
        </w:rPr>
        <w:t xml:space="preserve"> </w:t>
      </w:r>
      <w:r w:rsidR="00801C1E" w:rsidRPr="00801C1E">
        <w:rPr>
          <w:rFonts w:ascii="Times New Roman" w:hAnsi="Times New Roman" w:cs="Times New Roman"/>
          <w:highlight w:val="yellow"/>
          <w:lang w:val="en-CA"/>
        </w:rPr>
        <w:t>(p &gt; X)</w:t>
      </w:r>
      <w:r w:rsidRPr="00801C1E">
        <w:rPr>
          <w:rFonts w:ascii="Times New Roman" w:hAnsi="Times New Roman" w:cs="Times New Roman"/>
          <w:highlight w:val="yellow"/>
          <w:lang w:val="en-CA"/>
        </w:rPr>
        <w:t>.</w:t>
      </w:r>
      <w:r w:rsidRPr="00801C1E">
        <w:rPr>
          <w:rFonts w:ascii="Times New Roman" w:hAnsi="Times New Roman" w:cs="Times New Roman"/>
          <w:lang w:val="en-CA"/>
        </w:rPr>
        <w:t xml:space="preserve"> </w:t>
      </w:r>
      <w:r w:rsidR="00E02E63" w:rsidRPr="00801C1E">
        <w:rPr>
          <w:rFonts w:ascii="Times New Roman" w:hAnsi="Times New Roman" w:cs="Times New Roman"/>
          <w:lang w:val="en-CA"/>
        </w:rPr>
        <w:t xml:space="preserve">Stars in the family </w:t>
      </w:r>
      <w:proofErr w:type="spellStart"/>
      <w:r w:rsidR="00E02E63" w:rsidRPr="00801C1E">
        <w:rPr>
          <w:rFonts w:ascii="Times New Roman" w:hAnsi="Times New Roman" w:cs="Times New Roman"/>
          <w:lang w:val="en-CA"/>
        </w:rPr>
        <w:t>Echinasteridae</w:t>
      </w:r>
      <w:proofErr w:type="spellEnd"/>
      <w:r w:rsidR="00E02E63" w:rsidRPr="00801C1E">
        <w:rPr>
          <w:rFonts w:ascii="Times New Roman" w:hAnsi="Times New Roman" w:cs="Times New Roman"/>
          <w:lang w:val="en-CA"/>
        </w:rPr>
        <w:t xml:space="preserve"> </w:t>
      </w:r>
      <w:r w:rsidR="00801C1E" w:rsidRPr="00801C1E">
        <w:rPr>
          <w:rFonts w:ascii="Times New Roman" w:hAnsi="Times New Roman" w:cs="Times New Roman"/>
          <w:lang w:val="en-CA"/>
        </w:rPr>
        <w:t xml:space="preserve">displayed a positive relationship with </w:t>
      </w:r>
      <w:r w:rsidR="00801C1E" w:rsidRPr="00801C1E">
        <w:rPr>
          <w:rFonts w:ascii="Times New Roman" w:hAnsi="Times New Roman" w:cs="Times New Roman"/>
          <w:color w:val="000000"/>
          <w:lang w:val="en-CA"/>
        </w:rPr>
        <w:t>∆ NH</w:t>
      </w:r>
      <w:r w:rsidR="00801C1E" w:rsidRPr="00801C1E">
        <w:rPr>
          <w:rFonts w:ascii="Cambria Math" w:hAnsi="Cambria Math" w:cs="Cambria Math"/>
          <w:color w:val="000000"/>
          <w:lang w:val="en-CA"/>
        </w:rPr>
        <w:t>₄⁺</w:t>
      </w:r>
      <w:r w:rsidR="00801C1E" w:rsidRPr="00801C1E">
        <w:rPr>
          <w:rFonts w:ascii="Times New Roman" w:hAnsi="Times New Roman" w:cs="Times New Roman"/>
          <w:color w:val="000000"/>
          <w:lang w:val="en-CA"/>
        </w:rPr>
        <w:t xml:space="preserve">, a negative </w:t>
      </w:r>
      <w:proofErr w:type="spellStart"/>
      <w:proofErr w:type="gramStart"/>
      <w:r w:rsidR="00801C1E" w:rsidRPr="00801C1E">
        <w:rPr>
          <w:rFonts w:ascii="Times New Roman" w:hAnsi="Times New Roman" w:cs="Times New Roman"/>
          <w:color w:val="000000"/>
          <w:lang w:val="en-CA"/>
        </w:rPr>
        <w:t>kelp:weight</w:t>
      </w:r>
      <w:proofErr w:type="spellEnd"/>
      <w:proofErr w:type="gramEnd"/>
      <w:r w:rsidR="00801C1E" w:rsidRPr="00801C1E">
        <w:rPr>
          <w:rFonts w:ascii="Times New Roman" w:hAnsi="Times New Roman" w:cs="Times New Roman"/>
          <w:color w:val="000000"/>
          <w:lang w:val="en-CA"/>
        </w:rPr>
        <w:t xml:space="preserve"> interaction, and a positive </w:t>
      </w:r>
      <w:proofErr w:type="spellStart"/>
      <w:r w:rsidR="00801C1E" w:rsidRPr="00801C1E">
        <w:rPr>
          <w:rFonts w:ascii="Times New Roman" w:hAnsi="Times New Roman" w:cs="Times New Roman"/>
          <w:color w:val="000000"/>
          <w:lang w:val="en-CA"/>
        </w:rPr>
        <w:t>tide:weight</w:t>
      </w:r>
      <w:proofErr w:type="spellEnd"/>
      <w:r w:rsidR="00801C1E" w:rsidRPr="00801C1E">
        <w:rPr>
          <w:rFonts w:ascii="Times New Roman" w:hAnsi="Times New Roman" w:cs="Times New Roman"/>
          <w:color w:val="000000"/>
          <w:lang w:val="en-CA"/>
        </w:rPr>
        <w:t xml:space="preserve"> interaction (p &lt; 0.001). We found evidence for a smaller but still positive relationship between the weight of urchins in </w:t>
      </w:r>
      <w:proofErr w:type="spellStart"/>
      <w:r w:rsidR="00801C1E" w:rsidRPr="00801C1E">
        <w:rPr>
          <w:rFonts w:ascii="Times New Roman" w:hAnsi="Times New Roman" w:cs="Times New Roman"/>
          <w:color w:val="000000"/>
          <w:lang w:val="en-CA"/>
        </w:rPr>
        <w:t>Strongylocentrotidae</w:t>
      </w:r>
      <w:proofErr w:type="spellEnd"/>
      <w:r w:rsidR="00801C1E" w:rsidRPr="00801C1E">
        <w:rPr>
          <w:rFonts w:ascii="Times New Roman" w:hAnsi="Times New Roman" w:cs="Times New Roman"/>
          <w:color w:val="000000"/>
          <w:lang w:val="en-CA"/>
        </w:rPr>
        <w:t xml:space="preserve"> and stars in </w:t>
      </w:r>
      <w:proofErr w:type="spellStart"/>
      <w:r w:rsidR="00801C1E" w:rsidRPr="00801C1E">
        <w:rPr>
          <w:rFonts w:ascii="Times New Roman" w:hAnsi="Times New Roman" w:cs="Times New Roman"/>
          <w:color w:val="000000"/>
          <w:lang w:val="en-CA"/>
        </w:rPr>
        <w:t>Asteropseidae</w:t>
      </w:r>
      <w:proofErr w:type="spellEnd"/>
      <w:r w:rsidR="00801C1E" w:rsidRPr="00801C1E">
        <w:rPr>
          <w:rFonts w:ascii="Times New Roman" w:hAnsi="Times New Roman" w:cs="Times New Roman"/>
          <w:color w:val="000000"/>
          <w:lang w:val="en-CA"/>
        </w:rPr>
        <w:t xml:space="preserve"> and ∆ NH</w:t>
      </w:r>
      <w:r w:rsidR="00801C1E" w:rsidRPr="00801C1E">
        <w:rPr>
          <w:rFonts w:ascii="Cambria Math" w:hAnsi="Cambria Math" w:cs="Cambria Math"/>
          <w:color w:val="000000"/>
          <w:lang w:val="en-CA"/>
        </w:rPr>
        <w:t>₄⁺</w:t>
      </w:r>
      <w:r w:rsidR="00801C1E" w:rsidRPr="00801C1E">
        <w:rPr>
          <w:rFonts w:ascii="Times New Roman" w:hAnsi="Times New Roman" w:cs="Times New Roman"/>
          <w:color w:val="000000"/>
          <w:lang w:val="en-CA"/>
        </w:rPr>
        <w:t>, but no interactions with weight were significant (p &gt; 0.17)</w:t>
      </w:r>
      <w:r w:rsidR="00801C1E">
        <w:rPr>
          <w:rFonts w:ascii="Times New Roman" w:hAnsi="Times New Roman" w:cs="Times New Roman"/>
          <w:color w:val="000000"/>
          <w:lang w:val="en-CA"/>
        </w:rPr>
        <w:t>.</w:t>
      </w:r>
    </w:p>
    <w:p w14:paraId="599BA4CA" w14:textId="77777777" w:rsidR="00367076" w:rsidRPr="005F1E8D" w:rsidRDefault="00367076" w:rsidP="00EB3BC7">
      <w:pPr>
        <w:spacing w:line="480" w:lineRule="auto"/>
        <w:rPr>
          <w:rFonts w:ascii="Times New Roman" w:hAnsi="Times New Roman" w:cs="Times New Roman"/>
          <w:lang w:val="en-CA"/>
        </w:rPr>
      </w:pPr>
    </w:p>
    <w:p w14:paraId="0CF63111" w14:textId="1854654E"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623DD8">
        <w:rPr>
          <w:rFonts w:ascii="Times New Roman" w:hAnsi="Times New Roman" w:cs="Times New Roman"/>
          <w:highlight w:val="green"/>
          <w:lang w:val="en-CA"/>
        </w:rPr>
        <w:t>6</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623DD8">
        <w:rPr>
          <w:rFonts w:ascii="Times New Roman" w:hAnsi="Times New Roman" w:cs="Times New Roman"/>
          <w:highlight w:val="green"/>
          <w:lang w:val="en-CA"/>
        </w:rPr>
        <w:t>6</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21F74DF3" w14:textId="77777777" w:rsidR="00E02E63" w:rsidRDefault="00E02E63">
      <w:pPr>
        <w:rPr>
          <w:rFonts w:ascii="Times New Roman" w:hAnsi="Times New Roman" w:cs="Times New Roman"/>
          <w:b/>
          <w:lang w:val="en-CA"/>
        </w:rPr>
      </w:pPr>
      <w:r>
        <w:rPr>
          <w:rFonts w:ascii="Times New Roman" w:hAnsi="Times New Roman" w:cs="Times New Roman"/>
          <w:b/>
          <w:lang w:val="en-CA"/>
        </w:rPr>
        <w:br w:type="page"/>
      </w:r>
    </w:p>
    <w:p w14:paraId="442B19BD" w14:textId="33536931" w:rsidR="00D37004" w:rsidRPr="006C6F43" w:rsidRDefault="00C05A5A" w:rsidP="00623DD8">
      <w:pPr>
        <w:spacing w:line="480" w:lineRule="auto"/>
        <w:rPr>
          <w:rFonts w:ascii="Times New Roman" w:hAnsi="Times New Roman" w:cs="Times New Roman"/>
          <w:lang w:val="en-CA"/>
        </w:rPr>
      </w:pPr>
      <w:r>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w:t>
      </w:r>
      <w:proofErr w:type="spellStart"/>
      <w:r w:rsidR="00006B3F">
        <w:rPr>
          <w:rFonts w:ascii="Times New Roman" w:hAnsi="Times New Roman" w:cs="Times New Roman"/>
          <w:lang w:val="en-CA"/>
        </w:rPr>
        <w:t>meso</w:t>
      </w:r>
      <w:proofErr w:type="spellEnd"/>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30"/>
      <w:commentRangeStart w:id="31"/>
      <w:commentRangeStart w:id="32"/>
      <w:r>
        <w:rPr>
          <w:rFonts w:ascii="Times New Roman" w:hAnsi="Times New Roman" w:cs="Times New Roman"/>
          <w:b/>
          <w:lang w:val="en-CA"/>
        </w:rPr>
        <w:t xml:space="preserve">Figure </w:t>
      </w:r>
      <w:commentRangeEnd w:id="30"/>
      <w:r w:rsidR="001A65DD">
        <w:rPr>
          <w:rFonts w:ascii="Times New Roman" w:hAnsi="Times New Roman" w:cs="Times New Roman"/>
          <w:b/>
          <w:lang w:val="en-CA"/>
        </w:rPr>
        <w:t>2</w:t>
      </w:r>
      <w:r w:rsidR="00930939">
        <w:rPr>
          <w:rStyle w:val="CommentReference"/>
        </w:rPr>
        <w:commentReference w:id="30"/>
      </w:r>
      <w:commentRangeEnd w:id="31"/>
      <w:r w:rsidR="00930939">
        <w:rPr>
          <w:rStyle w:val="CommentReference"/>
        </w:rPr>
        <w:commentReference w:id="31"/>
      </w:r>
      <w:commentRangeEnd w:id="32"/>
      <w:r w:rsidR="00930939">
        <w:rPr>
          <w:rStyle w:val="CommentReference"/>
        </w:rPr>
        <w:commentReference w:id="32"/>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7C924231" w14:textId="1CBCDF1E" w:rsidR="00176D2C"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5581651" w14:textId="7BA34210" w:rsidR="00527C2B" w:rsidRDefault="00527C2B" w:rsidP="00C05A5A">
      <w:pPr>
        <w:rPr>
          <w:rFonts w:ascii="Times New Roman" w:hAnsi="Times New Roman" w:cs="Times New Roman"/>
          <w:b/>
          <w:lang w:val="en-CA"/>
        </w:rPr>
      </w:pPr>
    </w:p>
    <w:p w14:paraId="2F0D6ED4" w14:textId="645359E4" w:rsidR="003733DE" w:rsidRDefault="003733DE" w:rsidP="00C05A5A">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CAC613C" wp14:editId="4FB8B276">
            <wp:extent cx="5943600" cy="6686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ane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1EAE8CCE" w14:textId="6AAB2665" w:rsidR="00AB275A" w:rsidRDefault="00C05A5A" w:rsidP="00C05A5A">
      <w:pPr>
        <w:rPr>
          <w:rFonts w:ascii="Times New Roman" w:hAnsi="Times New Roman" w:cs="Times New Roman"/>
          <w:lang w:val="en-CA"/>
        </w:rPr>
      </w:pPr>
      <w:commentRangeStart w:id="33"/>
      <w:r>
        <w:rPr>
          <w:rFonts w:ascii="Times New Roman" w:hAnsi="Times New Roman" w:cs="Times New Roman"/>
          <w:b/>
          <w:lang w:val="en-CA"/>
        </w:rPr>
        <w:t xml:space="preserve">Figure </w:t>
      </w:r>
      <w:commentRangeEnd w:id="33"/>
      <w:r w:rsidR="003733DE">
        <w:rPr>
          <w:rStyle w:val="CommentReference"/>
        </w:rPr>
        <w:commentReference w:id="33"/>
      </w:r>
      <w:r w:rsidR="00622296">
        <w:rPr>
          <w:rFonts w:ascii="Times New Roman" w:hAnsi="Times New Roman" w:cs="Times New Roman"/>
          <w:b/>
          <w:lang w:val="en-CA"/>
        </w:rPr>
        <w:t>3</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moderators of ammonium concentration observed across 27 rocky reef sites in Barkley Sound.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among-site, </w:t>
      </w:r>
      <w:proofErr w:type="spellStart"/>
      <w:r w:rsidR="00D37004">
        <w:rPr>
          <w:rFonts w:ascii="Times New Roman" w:hAnsi="Times New Roman" w:cs="Times New Roman"/>
          <w:lang w:val="en-CA"/>
        </w:rPr>
        <w:t>meso</w:t>
      </w:r>
      <w:proofErr w:type="spellEnd"/>
      <w:r w:rsidR="00D37004">
        <w:rPr>
          <w:rFonts w:ascii="Times New Roman" w:hAnsi="Times New Roman" w:cs="Times New Roman"/>
          <w:lang w:val="en-CA"/>
        </w:rPr>
        <w:t>-scale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5AD6A3D9" w14:textId="5F9BD879" w:rsidR="009F3B04" w:rsidRDefault="009F3B04"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78CC906A" wp14:editId="65574B33">
            <wp:extent cx="5943600" cy="6792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2A51E40" w14:textId="61CC2857"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ammonium variation inside vs outside kelp forests across 16 sites in Barkley Sound.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in order 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511B91DA" w14:textId="7EF007E5" w:rsidR="00281EEC" w:rsidRDefault="00281EEC">
      <w:pPr>
        <w:rPr>
          <w:rFonts w:ascii="Times New Roman" w:hAnsi="Times New Roman" w:cs="Times New Roman"/>
          <w:lang w:val="en-CA"/>
        </w:rPr>
      </w:pPr>
      <w:r>
        <w:rPr>
          <w:rFonts w:ascii="Times New Roman" w:hAnsi="Times New Roman" w:cs="Times New Roman"/>
          <w:lang w:val="en-CA"/>
        </w:rPr>
        <w:br w:type="page"/>
      </w:r>
    </w:p>
    <w:p w14:paraId="596BC8C3" w14:textId="3C678AB0" w:rsidR="00281EEC" w:rsidRDefault="003733DE">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6D2117EB" wp14:editId="6B404778">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5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3110B9" w14:textId="73A2BD07" w:rsidR="00281EEC" w:rsidRDefault="00281EEC">
      <w:pPr>
        <w:rPr>
          <w:rFonts w:ascii="Times New Roman" w:hAnsi="Times New Roman" w:cs="Times New Roman"/>
          <w:lang w:val="en-CA"/>
        </w:rPr>
      </w:pPr>
      <w:commentRangeStart w:id="34"/>
      <w:r w:rsidRPr="00281EEC">
        <w:rPr>
          <w:rFonts w:ascii="Times New Roman" w:hAnsi="Times New Roman" w:cs="Times New Roman"/>
          <w:b/>
          <w:lang w:val="en-CA"/>
        </w:rPr>
        <w:t xml:space="preserve">Figure </w:t>
      </w:r>
      <w:commentRangeEnd w:id="34"/>
      <w:r w:rsidR="003733DE">
        <w:rPr>
          <w:rStyle w:val="CommentReference"/>
        </w:rPr>
        <w:commentReference w:id="34"/>
      </w:r>
      <w:r w:rsidRPr="00281EEC">
        <w:rPr>
          <w:rFonts w:ascii="Times New Roman" w:hAnsi="Times New Roman" w:cs="Times New Roman"/>
          <w:b/>
          <w:lang w:val="en-CA"/>
        </w:rPr>
        <w:t xml:space="preserve">5. </w:t>
      </w:r>
      <w:r>
        <w:rPr>
          <w:rFonts w:ascii="Times New Roman" w:hAnsi="Times New Roman" w:cs="Times New Roman"/>
          <w:lang w:val="en-CA"/>
        </w:rPr>
        <w:t>Kelp family models</w:t>
      </w:r>
    </w:p>
    <w:p w14:paraId="3988A9B1" w14:textId="77777777" w:rsidR="009E4099" w:rsidRDefault="009E4099" w:rsidP="00C05A5A">
      <w:pPr>
        <w:rPr>
          <w:rFonts w:ascii="Times New Roman" w:hAnsi="Times New Roman" w:cs="Times New Roman"/>
          <w:lang w:val="en-CA"/>
        </w:rPr>
      </w:pPr>
      <w:bookmarkStart w:id="35" w:name="_GoBack"/>
      <w:bookmarkEnd w:id="35"/>
    </w:p>
    <w:p w14:paraId="75D2C0C0" w14:textId="4035BCEE" w:rsidR="00281EEC" w:rsidRDefault="00281EEC">
      <w:pPr>
        <w:rPr>
          <w:rFonts w:ascii="Times New Roman" w:hAnsi="Times New Roman" w:cs="Times New Roman"/>
          <w:lang w:val="en-CA"/>
        </w:rPr>
      </w:pPr>
      <w:r>
        <w:rPr>
          <w:rFonts w:ascii="Times New Roman" w:hAnsi="Times New Roman" w:cs="Times New Roman"/>
          <w:lang w:val="en-CA"/>
        </w:rPr>
        <w:br w:type="page"/>
      </w:r>
    </w:p>
    <w:p w14:paraId="689DC13D" w14:textId="77777777" w:rsidR="009E4099" w:rsidRPr="00C05A5A" w:rsidRDefault="009E4099" w:rsidP="00C05A5A">
      <w:pPr>
        <w:rPr>
          <w:rFonts w:ascii="Times New Roman" w:hAnsi="Times New Roman" w:cs="Times New Roman"/>
          <w:lang w:val="en-CA"/>
        </w:rPr>
      </w:pPr>
    </w:p>
    <w:p w14:paraId="5E0A7AE7" w14:textId="4CD2260B" w:rsidR="00DF59A5" w:rsidRPr="00B50D62" w:rsidRDefault="00406F74" w:rsidP="00B50D62">
      <w:pPr>
        <w:spacing w:after="120" w:line="276" w:lineRule="auto"/>
        <w:rPr>
          <w:ins w:id="36" w:author="Kieran Cox" w:date="2024-03-21T09:44:00Z"/>
          <w:rFonts w:ascii="Times New Roman" w:hAnsi="Times New Roman" w:cs="Times New Roman"/>
          <w:bCs/>
          <w:lang w:val="en-CA"/>
        </w:rPr>
      </w:pPr>
      <w:bookmarkStart w:id="37" w:name="OLE_LINK1"/>
      <w:bookmarkStart w:id="38" w:name="OLE_LINK2"/>
      <w:ins w:id="39" w:author="Kieran Cox" w:date="2024-03-21T09:11:00Z">
        <w:r w:rsidRPr="00B50D62">
          <w:rPr>
            <w:rFonts w:ascii="Times New Roman" w:hAnsi="Times New Roman" w:cs="Times New Roman"/>
            <w:bCs/>
            <w:lang w:val="en-CA"/>
          </w:rPr>
          <w:t xml:space="preserve">K so, Marco, </w:t>
        </w:r>
      </w:ins>
      <w:proofErr w:type="spellStart"/>
      <w:ins w:id="40"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41" w:author="Kieran Cox" w:date="2024-03-21T09:44:00Z">
        <w:r w:rsidR="00DF59A5" w:rsidRPr="00B50D62">
          <w:rPr>
            <w:rFonts w:ascii="Times New Roman" w:hAnsi="Times New Roman" w:cs="Times New Roman"/>
            <w:bCs/>
            <w:lang w:val="en-CA"/>
          </w:rPr>
          <w:t xml:space="preserve">l biomass, tide, </w:t>
        </w:r>
      </w:ins>
      <w:ins w:id="42" w:author="Kieran Cox" w:date="2024-03-21T09:45:00Z">
        <w:r w:rsidR="00DF59A5" w:rsidRPr="00B50D62">
          <w:rPr>
            <w:rFonts w:ascii="Times New Roman" w:hAnsi="Times New Roman" w:cs="Times New Roman"/>
            <w:bCs/>
            <w:lang w:val="en-CA"/>
          </w:rPr>
          <w:t xml:space="preserve">kelp: tide, </w:t>
        </w:r>
      </w:ins>
      <w:proofErr w:type="spellStart"/>
      <w:proofErr w:type="gramStart"/>
      <w:ins w:id="43"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44" w:author="Kieran Cox" w:date="2024-03-21T09:47:00Z"/>
          <w:rFonts w:ascii="Times New Roman" w:hAnsi="Times New Roman" w:cs="Times New Roman"/>
          <w:bCs/>
          <w:lang w:val="en-CA"/>
        </w:rPr>
      </w:pPr>
      <w:ins w:id="45" w:author="Kieran Cox" w:date="2024-03-21T09:44:00Z">
        <w:r w:rsidRPr="00B50D62">
          <w:rPr>
            <w:rFonts w:ascii="Times New Roman" w:hAnsi="Times New Roman" w:cs="Times New Roman"/>
            <w:bCs/>
            <w:lang w:val="en-CA"/>
          </w:rPr>
          <w:t>-You’ve done an awesome job showing animal biomass, tide, and kelp biomass</w:t>
        </w:r>
      </w:ins>
      <w:ins w:id="46" w:author="Kieran Cox" w:date="2024-03-21T10:12:00Z">
        <w:r w:rsidR="00B50D62" w:rsidRPr="00B50D62">
          <w:rPr>
            <w:rFonts w:ascii="Times New Roman" w:hAnsi="Times New Roman" w:cs="Times New Roman"/>
            <w:bCs/>
            <w:lang w:val="en-CA"/>
          </w:rPr>
          <w:t>, so this is more or</w:t>
        </w:r>
      </w:ins>
      <w:ins w:id="47" w:author="Kieran Cox" w:date="2024-03-21T09:45:00Z">
        <w:r w:rsidRPr="00B50D62">
          <w:rPr>
            <w:rFonts w:ascii="Times New Roman" w:hAnsi="Times New Roman" w:cs="Times New Roman"/>
            <w:bCs/>
            <w:lang w:val="en-CA"/>
          </w:rPr>
          <w:t xml:space="preserve"> less leaves: </w:t>
        </w:r>
      </w:ins>
      <w:ins w:id="48"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49" w:author="Kieran Cox" w:date="2024-03-21T09:48:00Z"/>
          <w:rFonts w:ascii="Times New Roman" w:hAnsi="Times New Roman" w:cs="Times New Roman"/>
          <w:bCs/>
          <w:lang w:val="en-CA"/>
        </w:rPr>
      </w:pPr>
      <w:ins w:id="50"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51" w:author="Kieran Cox" w:date="2024-03-21T10:21:00Z">
        <w:r w:rsidR="00B50D62">
          <w:rPr>
            <w:rFonts w:ascii="Times New Roman" w:hAnsi="Times New Roman" w:cs="Times New Roman"/>
            <w:bCs/>
            <w:lang w:val="en-CA"/>
          </w:rPr>
          <w:t>,</w:t>
        </w:r>
      </w:ins>
      <w:ins w:id="52" w:author="Kieran Cox" w:date="2024-03-21T09:47:00Z">
        <w:r w:rsidRPr="00B50D62">
          <w:rPr>
            <w:rFonts w:ascii="Times New Roman" w:hAnsi="Times New Roman" w:cs="Times New Roman"/>
            <w:bCs/>
            <w:lang w:val="en-CA"/>
          </w:rPr>
          <w:t xml:space="preserve"> so tweak it as needed</w:t>
        </w:r>
      </w:ins>
      <w:ins w:id="53" w:author="Kieran Cox" w:date="2024-03-21T09:48:00Z">
        <w:r w:rsidRPr="00B50D62">
          <w:rPr>
            <w:rFonts w:ascii="Times New Roman" w:hAnsi="Times New Roman" w:cs="Times New Roman"/>
            <w:bCs/>
            <w:lang w:val="en-CA"/>
          </w:rPr>
          <w:t xml:space="preserve">, the point </w:t>
        </w:r>
      </w:ins>
      <w:ins w:id="54" w:author="Kieran Cox" w:date="2024-03-21T10:38:00Z">
        <w:r w:rsidR="007F1484">
          <w:rPr>
            <w:rFonts w:ascii="Times New Roman" w:hAnsi="Times New Roman" w:cs="Times New Roman"/>
            <w:bCs/>
            <w:lang w:val="en-CA"/>
          </w:rPr>
          <w:t>is</w:t>
        </w:r>
      </w:ins>
      <w:ins w:id="55" w:author="Kieran Cox" w:date="2024-03-21T09:48:00Z">
        <w:r w:rsidRPr="00B50D62">
          <w:rPr>
            <w:rFonts w:ascii="Times New Roman" w:hAnsi="Times New Roman" w:cs="Times New Roman"/>
            <w:bCs/>
            <w:lang w:val="en-CA"/>
          </w:rPr>
          <w:t xml:space="preserve"> to show the trends that can be further unpacked</w:t>
        </w:r>
      </w:ins>
      <w:ins w:id="56" w:author="Kieran Cox" w:date="2024-03-21T10:38:00Z">
        <w:r w:rsidR="007F1484">
          <w:rPr>
            <w:rFonts w:ascii="Times New Roman" w:hAnsi="Times New Roman" w:cs="Times New Roman"/>
            <w:bCs/>
            <w:lang w:val="en-CA"/>
          </w:rPr>
          <w:t xml:space="preserve"> and not leave biodiversity is an unresolved place</w:t>
        </w:r>
      </w:ins>
      <w:ins w:id="57" w:author="Kieran Cox" w:date="2024-03-21T09:48:00Z">
        <w:r w:rsidRPr="00B50D62">
          <w:rPr>
            <w:rFonts w:ascii="Times New Roman" w:hAnsi="Times New Roman" w:cs="Times New Roman"/>
            <w:bCs/>
            <w:lang w:val="en-CA"/>
          </w:rPr>
          <w:t>).</w:t>
        </w:r>
      </w:ins>
      <w:ins w:id="58" w:author="Kieran Cox" w:date="2024-03-21T10:15:00Z">
        <w:r w:rsidR="00B50D62">
          <w:rPr>
            <w:rFonts w:ascii="Times New Roman" w:hAnsi="Times New Roman" w:cs="Times New Roman"/>
            <w:bCs/>
            <w:lang w:val="en-CA"/>
          </w:rPr>
          <w:t xml:space="preserve"> Plots could either go in the main figure or the supplemental. </w:t>
        </w:r>
      </w:ins>
    </w:p>
    <w:p w14:paraId="793D0BF0" w14:textId="5EBD24A9" w:rsidR="00900E3F" w:rsidRDefault="00B50D62" w:rsidP="00B50D62">
      <w:pPr>
        <w:spacing w:after="120" w:line="276" w:lineRule="auto"/>
        <w:rPr>
          <w:ins w:id="59" w:author="Kieran Cox" w:date="2024-03-21T10:28:00Z"/>
          <w:rFonts w:ascii="Times New Roman" w:hAnsi="Times New Roman" w:cs="Times New Roman"/>
          <w:bCs/>
          <w:lang w:val="en-CA"/>
        </w:rPr>
      </w:pPr>
      <w:ins w:id="60" w:author="Kieran Cox" w:date="2024-03-21T10:20:00Z">
        <w:r>
          <w:rPr>
            <w:rFonts w:ascii="Times New Roman" w:hAnsi="Times New Roman" w:cs="Times New Roman"/>
            <w:bCs/>
            <w:lang w:val="en-CA"/>
          </w:rPr>
          <w:t xml:space="preserve">-2) </w:t>
        </w:r>
      </w:ins>
      <w:ins w:id="61"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62" w:author="Kieran Cox" w:date="2024-03-21T10:23:00Z">
        <w:r w:rsidR="00900E3F">
          <w:rPr>
            <w:rFonts w:ascii="Times New Roman" w:hAnsi="Times New Roman" w:cs="Times New Roman"/>
            <w:bCs/>
            <w:lang w:val="en-CA"/>
          </w:rPr>
          <w:t xml:space="preserve">likely with site type shown. I think it’s important </w:t>
        </w:r>
      </w:ins>
      <w:ins w:id="63" w:author="Kieran Cox" w:date="2024-03-21T10:24:00Z">
        <w:r w:rsidR="00900E3F">
          <w:rPr>
            <w:rFonts w:ascii="Times New Roman" w:hAnsi="Times New Roman" w:cs="Times New Roman"/>
            <w:bCs/>
            <w:lang w:val="en-CA"/>
          </w:rPr>
          <w:t>not to</w:t>
        </w:r>
      </w:ins>
      <w:ins w:id="64" w:author="Kieran Cox" w:date="2024-03-21T10:23:00Z">
        <w:r w:rsidR="00900E3F">
          <w:rPr>
            <w:rFonts w:ascii="Times New Roman" w:hAnsi="Times New Roman" w:cs="Times New Roman"/>
            <w:bCs/>
            <w:lang w:val="en-CA"/>
          </w:rPr>
          <w:t xml:space="preserve"> leave</w:t>
        </w:r>
      </w:ins>
      <w:ins w:id="65" w:author="Kieran Cox" w:date="2024-03-21T10:39:00Z">
        <w:r w:rsidR="007F1484">
          <w:rPr>
            <w:rFonts w:ascii="Times New Roman" w:hAnsi="Times New Roman" w:cs="Times New Roman"/>
            <w:bCs/>
            <w:lang w:val="en-CA"/>
          </w:rPr>
          <w:t xml:space="preserve"> the</w:t>
        </w:r>
      </w:ins>
      <w:ins w:id="66" w:author="Kieran Cox" w:date="2024-03-21T10:23:00Z">
        <w:r w:rsidR="00900E3F">
          <w:rPr>
            <w:rFonts w:ascii="Times New Roman" w:hAnsi="Times New Roman" w:cs="Times New Roman"/>
            <w:bCs/>
            <w:lang w:val="en-CA"/>
          </w:rPr>
          <w:t xml:space="preserve"> </w:t>
        </w:r>
      </w:ins>
      <w:ins w:id="67" w:author="Kieran Cox" w:date="2024-03-21T10:39:00Z">
        <w:r w:rsidR="007F1484">
          <w:rPr>
            <w:rFonts w:ascii="Times New Roman" w:hAnsi="Times New Roman" w:cs="Times New Roman"/>
            <w:bCs/>
            <w:lang w:val="en-CA"/>
          </w:rPr>
          <w:t>biodiversity finding</w:t>
        </w:r>
      </w:ins>
      <w:ins w:id="68"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69"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70" w:author="Kieran Cox" w:date="2024-03-21T10:24:00Z">
        <w:r w:rsidR="00900E3F">
          <w:rPr>
            <w:rFonts w:ascii="Times New Roman" w:hAnsi="Times New Roman" w:cs="Times New Roman"/>
            <w:bCs/>
            <w:lang w:val="en-CA"/>
          </w:rPr>
          <w:t xml:space="preserve"> sites, </w:t>
        </w:r>
      </w:ins>
      <w:ins w:id="71" w:author="Kieran Cox" w:date="2024-03-21T10:25:00Z">
        <w:r w:rsidR="00900E3F">
          <w:rPr>
            <w:rFonts w:ascii="Times New Roman" w:hAnsi="Times New Roman" w:cs="Times New Roman"/>
            <w:bCs/>
            <w:lang w:val="en-CA"/>
          </w:rPr>
          <w:t>this would contribute to this negative correlation</w:t>
        </w:r>
      </w:ins>
      <w:ins w:id="72" w:author="Kieran Cox" w:date="2024-03-21T10:26:00Z">
        <w:r w:rsidR="00900E3F">
          <w:rPr>
            <w:rFonts w:ascii="Times New Roman" w:hAnsi="Times New Roman" w:cs="Times New Roman"/>
            <w:bCs/>
            <w:lang w:val="en-CA"/>
          </w:rPr>
          <w:t>. The same could be true for the no kelp sites given the ‘flaws’ of species richness as a term, i.e.</w:t>
        </w:r>
      </w:ins>
      <w:ins w:id="73" w:author="Kieran Cox" w:date="2024-03-21T10:27:00Z">
        <w:r w:rsidR="00900E3F">
          <w:rPr>
            <w:rFonts w:ascii="Times New Roman" w:hAnsi="Times New Roman" w:cs="Times New Roman"/>
            <w:bCs/>
            <w:lang w:val="en-CA"/>
          </w:rPr>
          <w:t>,</w:t>
        </w:r>
      </w:ins>
      <w:ins w:id="74" w:author="Kieran Cox" w:date="2024-03-21T10:26:00Z">
        <w:r w:rsidR="00900E3F">
          <w:rPr>
            <w:rFonts w:ascii="Times New Roman" w:hAnsi="Times New Roman" w:cs="Times New Roman"/>
            <w:bCs/>
            <w:lang w:val="en-CA"/>
          </w:rPr>
          <w:t xml:space="preserve"> 9 species at a no kelp site that occur at low abundances </w:t>
        </w:r>
      </w:ins>
      <w:ins w:id="75" w:author="Kieran Cox" w:date="2024-03-21T10:27:00Z">
        <w:r w:rsidR="00900E3F">
          <w:rPr>
            <w:rFonts w:ascii="Times New Roman" w:hAnsi="Times New Roman" w:cs="Times New Roman"/>
            <w:bCs/>
            <w:lang w:val="en-CA"/>
          </w:rPr>
          <w:t>verse 6 species at a kelp site that occur at high abundances, would create a very understan</w:t>
        </w:r>
      </w:ins>
      <w:ins w:id="76" w:author="Kieran Cox" w:date="2024-03-21T10:28:00Z">
        <w:r w:rsidR="00900E3F">
          <w:rPr>
            <w:rFonts w:ascii="Times New Roman" w:hAnsi="Times New Roman" w:cs="Times New Roman"/>
            <w:bCs/>
            <w:lang w:val="en-CA"/>
          </w:rPr>
          <w:t>da</w:t>
        </w:r>
      </w:ins>
      <w:ins w:id="77" w:author="Kieran Cox" w:date="2024-03-21T10:27:00Z">
        <w:r w:rsidR="00900E3F">
          <w:rPr>
            <w:rFonts w:ascii="Times New Roman" w:hAnsi="Times New Roman" w:cs="Times New Roman"/>
            <w:bCs/>
            <w:lang w:val="en-CA"/>
          </w:rPr>
          <w:t xml:space="preserve">ble negative correlation between richness and </w:t>
        </w:r>
      </w:ins>
      <w:ins w:id="78"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79" w:author="Kieran Cox" w:date="2024-03-21T10:29:00Z">
        <w:r w:rsidR="00900E3F">
          <w:rPr>
            <w:rFonts w:ascii="Times New Roman" w:hAnsi="Times New Roman" w:cs="Times New Roman"/>
            <w:bCs/>
            <w:lang w:val="en-CA"/>
          </w:rPr>
          <w:t>If you make this p</w:t>
        </w:r>
      </w:ins>
      <w:ins w:id="80"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81" w:author="Kieran Cox" w:date="2024-03-21T10:28:00Z">
        <w:r>
          <w:rPr>
            <w:rFonts w:ascii="Times New Roman" w:hAnsi="Times New Roman" w:cs="Times New Roman"/>
            <w:bCs/>
            <w:lang w:val="en-CA"/>
          </w:rPr>
          <w:t xml:space="preserve">-3) </w:t>
        </w:r>
      </w:ins>
      <w:ins w:id="82"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83" w:author="Kieran Cox" w:date="2024-03-21T10:31:00Z">
        <w:r>
          <w:rPr>
            <w:rFonts w:ascii="Times New Roman" w:hAnsi="Times New Roman" w:cs="Times New Roman"/>
            <w:bCs/>
            <w:lang w:val="en-CA"/>
          </w:rPr>
          <w:t xml:space="preserve">, </w:t>
        </w:r>
      </w:ins>
      <w:ins w:id="84" w:author="Kieran Cox" w:date="2024-03-21T10:32:00Z">
        <w:r w:rsidR="007F1484">
          <w:rPr>
            <w:rFonts w:ascii="Times New Roman" w:hAnsi="Times New Roman" w:cs="Times New Roman"/>
            <w:bCs/>
            <w:lang w:val="en-CA"/>
          </w:rPr>
          <w:t>with the o</w:t>
        </w:r>
      </w:ins>
      <w:ins w:id="85" w:author="Kieran Cox" w:date="2024-03-21T10:33:00Z">
        <w:r w:rsidR="007F1484">
          <w:rPr>
            <w:rFonts w:ascii="Times New Roman" w:hAnsi="Times New Roman" w:cs="Times New Roman"/>
            <w:bCs/>
            <w:lang w:val="en-CA"/>
          </w:rPr>
          <w:t xml:space="preserve">ption to scale the size of the points by biomass. Biomass and abundance will be </w:t>
        </w:r>
      </w:ins>
      <w:ins w:id="86" w:author="Kieran Cox" w:date="2024-03-21T10:41:00Z">
        <w:r w:rsidR="007F1484">
          <w:rPr>
            <w:rFonts w:ascii="Times New Roman" w:hAnsi="Times New Roman" w:cs="Times New Roman"/>
            <w:bCs/>
            <w:lang w:val="en-CA"/>
          </w:rPr>
          <w:t>correlated</w:t>
        </w:r>
      </w:ins>
      <w:ins w:id="87" w:author="Kieran Cox" w:date="2024-03-21T10:33:00Z">
        <w:r w:rsidR="007F1484">
          <w:rPr>
            <w:rFonts w:ascii="Times New Roman" w:hAnsi="Times New Roman" w:cs="Times New Roman"/>
            <w:bCs/>
            <w:lang w:val="en-CA"/>
          </w:rPr>
          <w:t xml:space="preserve"> for the inverts because the weights ar</w:t>
        </w:r>
      </w:ins>
      <w:ins w:id="88"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89" w:author="Kieran Cox" w:date="2024-03-21T10:36:00Z">
        <w:r w:rsidR="007F1484">
          <w:rPr>
            <w:rFonts w:ascii="Times New Roman" w:hAnsi="Times New Roman" w:cs="Times New Roman"/>
            <w:bCs/>
            <w:lang w:val="en-CA"/>
          </w:rPr>
          <w:t>This data isn’t really in the model</w:t>
        </w:r>
      </w:ins>
      <w:ins w:id="90"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91" w:author="Kieran Cox" w:date="2024-03-21T10:36:00Z">
        <w:r w:rsidR="007F1484">
          <w:rPr>
            <w:rFonts w:ascii="Times New Roman" w:hAnsi="Times New Roman" w:cs="Times New Roman"/>
            <w:bCs/>
            <w:lang w:val="en-CA"/>
          </w:rPr>
          <w:t>You could make a panel figure</w:t>
        </w:r>
      </w:ins>
      <w:ins w:id="92" w:author="Kieran Cox" w:date="2024-03-21T10:37:00Z">
        <w:r w:rsidR="007F1484">
          <w:rPr>
            <w:rFonts w:ascii="Times New Roman" w:hAnsi="Times New Roman" w:cs="Times New Roman"/>
            <w:bCs/>
            <w:lang w:val="en-CA"/>
          </w:rPr>
          <w:t xml:space="preserve"> for M1 and one for M2, then show the top ~4-5 r2 value species for each. </w:t>
        </w:r>
      </w:ins>
      <w:ins w:id="93"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37"/>
      <w:bookmarkEnd w:id="38"/>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B807AB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281EEC">
        <w:rPr>
          <w:rFonts w:ascii="Times New Roman" w:hAnsi="Times New Roman" w:cs="Times New Roman"/>
          <w:b/>
          <w:lang w:val="en-CA"/>
        </w:rPr>
        <w:t>6</w:t>
      </w:r>
      <w:r>
        <w:rPr>
          <w:rFonts w:ascii="Times New Roman" w:hAnsi="Times New Roman" w:cs="Times New Roman"/>
          <w:b/>
          <w:lang w:val="en-CA"/>
        </w:rPr>
        <w:t xml:space="preserve">. </w:t>
      </w:r>
      <w:r w:rsidR="00623DD8">
        <w:rPr>
          <w:rFonts w:ascii="Times New Roman" w:hAnsi="Times New Roman" w:cs="Times New Roman"/>
          <w:lang w:val="en-CA"/>
        </w:rPr>
        <w:t xml:space="preserve">Small-scale, within-meters effect of animals on immediate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94"/>
      <w:r w:rsidR="005E6D58">
        <w:rPr>
          <w:rFonts w:ascii="Times New Roman" w:hAnsi="Times New Roman" w:cs="Times New Roman"/>
          <w:lang w:val="en-CA"/>
        </w:rPr>
        <w:t xml:space="preserve">intervals. </w:t>
      </w:r>
      <w:commentRangeEnd w:id="94"/>
      <w:r w:rsidR="00F15086">
        <w:rPr>
          <w:rStyle w:val="CommentReference"/>
        </w:rPr>
        <w:commentReference w:id="94"/>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4D7E071D"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171A5934"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List of s</w:t>
      </w:r>
      <w:r w:rsidR="0053139F">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Brachyura</w:t>
            </w:r>
            <w:proofErr w:type="spellEnd"/>
            <w:r w:rsidRPr="00E763F3">
              <w:rPr>
                <w:rFonts w:ascii="Times New Roman" w:eastAsia="Times New Roman" w:hAnsi="Times New Roman" w:cs="Times New Roman"/>
                <w:color w:val="000000"/>
                <w:sz w:val="20"/>
                <w:szCs w:val="20"/>
                <w:lang w:val="en-CA"/>
              </w:rPr>
              <w:t xml:space="preserve">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E763F3">
              <w:rPr>
                <w:rFonts w:ascii="Times New Roman" w:eastAsia="Times New Roman" w:hAnsi="Times New Roman" w:cs="Times New Roman"/>
                <w:color w:val="000000"/>
                <w:sz w:val="20"/>
                <w:szCs w:val="20"/>
                <w:lang w:val="en-CA"/>
              </w:rPr>
              <w:t>Pisaster</w:t>
            </w:r>
            <w:proofErr w:type="spellEnd"/>
            <w:r w:rsidRPr="00E763F3">
              <w:rPr>
                <w:rFonts w:ascii="Times New Roman" w:eastAsia="Times New Roman" w:hAnsi="Times New Roman" w:cs="Times New Roman"/>
                <w:color w:val="000000"/>
                <w:sz w:val="20"/>
                <w:szCs w:val="20"/>
                <w:lang w:val="en-CA"/>
              </w:rPr>
              <w:t xml:space="preserve"> </w:t>
            </w:r>
            <w:proofErr w:type="spellStart"/>
            <w:r w:rsidRPr="00E763F3">
              <w:rPr>
                <w:rFonts w:ascii="Times New Roman" w:eastAsia="Times New Roman" w:hAnsi="Times New Roman" w:cs="Times New Roman"/>
                <w:color w:val="000000"/>
                <w:sz w:val="20"/>
                <w:szCs w:val="20"/>
                <w:lang w:val="en-CA"/>
              </w:rPr>
              <w:t>giganteus</w:t>
            </w:r>
            <w:proofErr w:type="spellEnd"/>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proofErr w:type="spellStart"/>
            <w:r w:rsidRPr="00B51A9A">
              <w:rPr>
                <w:rFonts w:ascii="Times New Roman" w:eastAsia="Times New Roman" w:hAnsi="Times New Roman" w:cs="Times New Roman"/>
                <w:i/>
                <w:color w:val="000000"/>
                <w:sz w:val="20"/>
                <w:szCs w:val="20"/>
                <w:lang w:val="en-CA"/>
              </w:rPr>
              <w:t>Chlamys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Diodora</w:t>
            </w:r>
            <w:proofErr w:type="spellEnd"/>
            <w:r w:rsidRPr="00E763F3">
              <w:rPr>
                <w:rFonts w:ascii="Times New Roman" w:eastAsia="Times New Roman" w:hAnsi="Times New Roman" w:cs="Times New Roman"/>
                <w:i/>
                <w:color w:val="000000"/>
                <w:sz w:val="20"/>
                <w:szCs w:val="20"/>
                <w:lang w:val="en-CA"/>
              </w:rPr>
              <w:t xml:space="preserve">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Armina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californica</w:t>
            </w:r>
            <w:proofErr w:type="spellEnd"/>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41907D8D"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95"/>
      <w:r w:rsidR="00792779" w:rsidRPr="00A15B36">
        <w:rPr>
          <w:rFonts w:ascii="Times New Roman" w:hAnsi="Times New Roman" w:cs="Times New Roman"/>
          <w:b/>
          <w:lang w:val="en-CA"/>
        </w:rPr>
        <w:t xml:space="preserve">Table </w:t>
      </w:r>
      <w:commentRangeEnd w:id="95"/>
      <w:r w:rsidR="00792779">
        <w:rPr>
          <w:rStyle w:val="CommentReference"/>
        </w:rPr>
        <w:commentReference w:id="95"/>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CFB6AD5" w14:textId="77777777" w:rsidR="00B00A9A" w:rsidRPr="00B00A9A" w:rsidRDefault="00EC101B" w:rsidP="00B00A9A">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B00A9A" w:rsidRPr="00B00A9A">
        <w:t>Allgeier, J.E., Burkepile, D.E., Layman, C.A., 2017. Animal pee in the sea: consumer-mediated nutrient dynamics in the world’s changing oceans. Glob Change Biol 23, 2166–2178. https://doi.org/10.1111/gcb.13625</w:t>
      </w:r>
    </w:p>
    <w:p w14:paraId="443E3409" w14:textId="77777777" w:rsidR="00B00A9A" w:rsidRPr="00B00A9A" w:rsidRDefault="00B00A9A" w:rsidP="00B00A9A">
      <w:pPr>
        <w:pStyle w:val="Bibliography"/>
      </w:pPr>
      <w:r w:rsidRPr="00B00A9A">
        <w:t>Allgeier, J.E., Yeager, L.A., Layman, C.A., 2013. Consumers regulate nutrient limitation regimes and primary production in seagrass ecosystems. Ecology 94, 521–529. https://doi.org/10.1890/12-1122.1</w:t>
      </w:r>
    </w:p>
    <w:p w14:paraId="215F2220" w14:textId="77777777" w:rsidR="00B00A9A" w:rsidRPr="00B00A9A" w:rsidRDefault="00B00A9A" w:rsidP="00B00A9A">
      <w:pPr>
        <w:pStyle w:val="Bibliography"/>
      </w:pPr>
      <w:r w:rsidRPr="00B00A9A">
        <w:t>Aquilino, K.M., Bracken, M.E.S., Faubel, M.N., Stachowicz, J.J., 2009. Local-scale nutrient regeneration facilitates seaweed growth on wave-exposed rocky shores in an upwelling system. Limnol Oceanogr 54, 309–317. https://doi.org/10.4319/lo.2009.54.1.0309</w:t>
      </w:r>
    </w:p>
    <w:p w14:paraId="59ACEBD5" w14:textId="77777777" w:rsidR="00B00A9A" w:rsidRPr="00B00A9A" w:rsidRDefault="00B00A9A" w:rsidP="00B00A9A">
      <w:pPr>
        <w:pStyle w:val="Bibliography"/>
      </w:pPr>
      <w:r w:rsidRPr="00B00A9A">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59E02BC9" w14:textId="77777777" w:rsidR="00B00A9A" w:rsidRPr="00B00A9A" w:rsidRDefault="00B00A9A" w:rsidP="00B00A9A">
      <w:pPr>
        <w:pStyle w:val="Bibliography"/>
      </w:pPr>
      <w:r w:rsidRPr="00B00A9A">
        <w:t>Attridge, C.M., Cox, K.D., Maher, B., Gross, S., Lim, E.G., Kattler, K.R., Côté, I.M., 2024. Studying Kelp Forests of Today to Forecast Ecosystems of the Future. Fisheries 49, 181–187. https://doi.org/10.1002/fsh.11065</w:t>
      </w:r>
    </w:p>
    <w:p w14:paraId="07FC9CF5" w14:textId="77777777" w:rsidR="00B00A9A" w:rsidRPr="00B00A9A" w:rsidRDefault="00B00A9A" w:rsidP="00B00A9A">
      <w:pPr>
        <w:pStyle w:val="Bibliography"/>
      </w:pPr>
      <w:r w:rsidRPr="00B00A9A">
        <w:t>Benkwitt, C.E., Wilson, S.K., Graham, N.A.J., 2019. Seabird nutrient subsidies alter patterns of algal abundance and fish biomass on coral reefs following a bleaching event. Glob Change Biol 25, 2619–2632. https://doi.org/10.1111/gcb.14643</w:t>
      </w:r>
    </w:p>
    <w:p w14:paraId="011E1BCE" w14:textId="77777777" w:rsidR="00B00A9A" w:rsidRPr="00B00A9A" w:rsidRDefault="00B00A9A" w:rsidP="00B00A9A">
      <w:pPr>
        <w:pStyle w:val="Bibliography"/>
      </w:pPr>
      <w:r w:rsidRPr="00B00A9A">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B1D552C" w14:textId="77777777" w:rsidR="00B00A9A" w:rsidRPr="00B00A9A" w:rsidRDefault="00B00A9A" w:rsidP="00B00A9A">
      <w:pPr>
        <w:pStyle w:val="Bibliography"/>
      </w:pPr>
      <w:r w:rsidRPr="00B00A9A">
        <w:t>Brzezinksi, M., Reed, D., Harrer, S., Rassweiler, A., Melack, J., Goodridge, B., Dugan, J., 2013. Multiple sources and forms of nitrogen sustain year-round kelp growth on the inner continental shelf of the Santa Barbara Channel. Oceanog 26, 114–123. https://doi.org/10.5670/oceanog.2013.53</w:t>
      </w:r>
    </w:p>
    <w:p w14:paraId="2F5960B0" w14:textId="77777777" w:rsidR="00B00A9A" w:rsidRPr="00B00A9A" w:rsidRDefault="00B00A9A" w:rsidP="00B00A9A">
      <w:pPr>
        <w:pStyle w:val="Bibliography"/>
      </w:pPr>
      <w:r w:rsidRPr="00B00A9A">
        <w:t>Dayton, P.K., Tegner, M.J., Edwards, P.B., Riser, K.L., 1999. Temporal and Spatial Scales of Kelp Demography: The Role of Oceanographic Climate. Ecological Monographs 69, 219–250. https://doi.org/10.1890/0012-9615(1999)069[0219:TASSOK]2.0.CO;2</w:t>
      </w:r>
    </w:p>
    <w:p w14:paraId="12DF0DF1" w14:textId="77777777" w:rsidR="00B00A9A" w:rsidRPr="00B00A9A" w:rsidRDefault="00B00A9A" w:rsidP="00B00A9A">
      <w:pPr>
        <w:pStyle w:val="Bibliography"/>
      </w:pPr>
      <w:r w:rsidRPr="00B00A9A">
        <w:t>Doughty, C.E., Roman, J., Faurby, S., Wolf, A., Haque, A., Bakker, E.S., Malhi, Y., Dunning, J.B., Svenning, J.-C., 2016. Global nutrient transport in a world of giants. Proceedings of the National Academy of Sciences 113, 868–873. https://doi.org/10.1073/pnas.1502549112</w:t>
      </w:r>
    </w:p>
    <w:p w14:paraId="12268D67" w14:textId="77777777" w:rsidR="00B00A9A" w:rsidRPr="00B00A9A" w:rsidRDefault="00B00A9A" w:rsidP="00B00A9A">
      <w:pPr>
        <w:pStyle w:val="Bibliography"/>
      </w:pPr>
      <w:r w:rsidRPr="00B00A9A">
        <w:t>Edgar, G., Stuart-Smith, R., 2009. Ecological effects of marine protected areas on rocky reef communities—a continental-scale analysis. Mar. Ecol. Prog. Ser. 388, 51–62. https://doi.org/10.3354/meps08149</w:t>
      </w:r>
    </w:p>
    <w:p w14:paraId="6C0B5A65" w14:textId="77777777" w:rsidR="00B00A9A" w:rsidRPr="00B00A9A" w:rsidRDefault="00B00A9A" w:rsidP="00B00A9A">
      <w:pPr>
        <w:pStyle w:val="Bibliography"/>
      </w:pPr>
      <w:r w:rsidRPr="00B00A9A">
        <w:t xml:space="preserve">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w:t>
      </w:r>
      <w:r w:rsidRPr="00B00A9A">
        <w:lastRenderedPageBreak/>
        <w:t>basis for conservation of shallow marine life using Reef Life Survey. Biological Conservation 252, 108855. https://doi.org/10.1016/j.biocon.2020.108855</w:t>
      </w:r>
    </w:p>
    <w:p w14:paraId="0A97B474" w14:textId="77777777" w:rsidR="00B00A9A" w:rsidRPr="00B00A9A" w:rsidRDefault="00B00A9A" w:rsidP="00B00A9A">
      <w:pPr>
        <w:pStyle w:val="Bibliography"/>
      </w:pPr>
      <w:r w:rsidRPr="00B00A9A">
        <w:t>Francis, F.T., Côté, I.M., 2018. Fish movement drives spatial and temporal patterns of nutrient provisioning on coral reef patches. Ecosphere 9, e02225. https://doi.org/10.1002/ecs2.2225</w:t>
      </w:r>
    </w:p>
    <w:p w14:paraId="78F27F02" w14:textId="77777777" w:rsidR="00B00A9A" w:rsidRPr="00B00A9A" w:rsidRDefault="00B00A9A" w:rsidP="00B00A9A">
      <w:pPr>
        <w:pStyle w:val="Bibliography"/>
      </w:pPr>
      <w:r w:rsidRPr="00B00A9A">
        <w:t>Froese, R., Thorson, J.T., Reyes Jr, R.B., 2014. A Bayesian approach for estimating length-weight relationships in fishes. Journal of Applied Ichthyology 30, 78–85. https://doi.org/10.1111/jai.12299</w:t>
      </w:r>
    </w:p>
    <w:p w14:paraId="09FF6AC3" w14:textId="77777777" w:rsidR="00B00A9A" w:rsidRPr="00B00A9A" w:rsidRDefault="00B00A9A" w:rsidP="00B00A9A">
      <w:pPr>
        <w:pStyle w:val="Bibliography"/>
      </w:pPr>
      <w:r w:rsidRPr="00B00A9A">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26AF7835" w14:textId="77777777" w:rsidR="00B00A9A" w:rsidRPr="00B00A9A" w:rsidRDefault="00B00A9A" w:rsidP="00B00A9A">
      <w:pPr>
        <w:pStyle w:val="Bibliography"/>
      </w:pPr>
      <w:r w:rsidRPr="00B00A9A">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34A35A07" w14:textId="77777777" w:rsidR="00B00A9A" w:rsidRPr="00B00A9A" w:rsidRDefault="00B00A9A" w:rsidP="00B00A9A">
      <w:pPr>
        <w:pStyle w:val="Bibliography"/>
      </w:pPr>
      <w:r w:rsidRPr="00B00A9A">
        <w:t>Hartig, F., 2022. DHARMa: Residual Diagnostics for Hierarchical (Multi-Level / Mixed) Regression Models. R package version 0.4.6.</w:t>
      </w:r>
    </w:p>
    <w:p w14:paraId="79C19109" w14:textId="77777777" w:rsidR="00B00A9A" w:rsidRPr="00B00A9A" w:rsidRDefault="00B00A9A" w:rsidP="00B00A9A">
      <w:pPr>
        <w:pStyle w:val="Bibliography"/>
      </w:pPr>
      <w:r w:rsidRPr="00B00A9A">
        <w:t>Holbrook, S.J., Brooks, A.J., Schmitt, R.J., Stewart, H.L., 2008. Effects of sheltering fish on growth of their host corals. Mar Biol 155, 521–530. https://doi.org/10.1007/s00227-008-1051-7</w:t>
      </w:r>
    </w:p>
    <w:p w14:paraId="11E605F3" w14:textId="77777777" w:rsidR="00B00A9A" w:rsidRPr="00B00A9A" w:rsidRDefault="00B00A9A" w:rsidP="00B00A9A">
      <w:pPr>
        <w:pStyle w:val="Bibliography"/>
      </w:pPr>
      <w:r w:rsidRPr="00B00A9A">
        <w:t>Holmes, R.M., Aminot, A., Kerouel, R., Hooker, B.A., Peterson, B.J., 1999. A simple and precise method for measuring ammonium in marine and freshwater ecosystems. Canadian Journal of Fisheries and Aquatic Sciences 56, 1801–1808. https://doi.org/10.1139/f99-128</w:t>
      </w:r>
    </w:p>
    <w:p w14:paraId="407F0289" w14:textId="77777777" w:rsidR="00B00A9A" w:rsidRPr="00B00A9A" w:rsidRDefault="00B00A9A" w:rsidP="00B00A9A">
      <w:pPr>
        <w:pStyle w:val="Bibliography"/>
      </w:pPr>
      <w:r w:rsidRPr="00B00A9A">
        <w:t>Howard, B.R., Francis, F.T., Côté, I.M., Therriault, T.W., 2019. Habitat alteration by invasive European green crab (Carcinus maenas) causes eelgrass loss in British Columbia, Canada. Biol Invasions 21, 3607–3618. https://doi.org/10.1007/s10530-019-02072-z</w:t>
      </w:r>
    </w:p>
    <w:p w14:paraId="639111A4" w14:textId="77777777" w:rsidR="00B00A9A" w:rsidRPr="00B00A9A" w:rsidRDefault="00B00A9A" w:rsidP="00B00A9A">
      <w:pPr>
        <w:pStyle w:val="Bibliography"/>
      </w:pPr>
      <w:r w:rsidRPr="00B00A9A">
        <w:t>Layman, C.A., Allgeier, J.E., Montaña, C.G., 2016. Mechanistic evidence of enhanced production on artificial reefs: A case study in a Bahamian seagrass ecosystem. Ecol Eng 95, 574–579. https://doi.org/10.1016/j.ecoleng.2016.06.109</w:t>
      </w:r>
    </w:p>
    <w:p w14:paraId="4F5EB28B" w14:textId="77777777" w:rsidR="00B00A9A" w:rsidRPr="00B00A9A" w:rsidRDefault="00B00A9A" w:rsidP="00B00A9A">
      <w:pPr>
        <w:pStyle w:val="Bibliography"/>
      </w:pPr>
      <w:r w:rsidRPr="00B00A9A">
        <w:t>Leibold, M.A., 1991. Biodiversity and nutrient enrichment in pond plankton communities. Evol. Ecol. Res 1, 73–95.</w:t>
      </w:r>
    </w:p>
    <w:p w14:paraId="7EF462E6" w14:textId="77777777" w:rsidR="00B00A9A" w:rsidRPr="00B00A9A" w:rsidRDefault="00B00A9A" w:rsidP="00B00A9A">
      <w:pPr>
        <w:pStyle w:val="Bibliography"/>
      </w:pPr>
      <w:r w:rsidRPr="00B00A9A">
        <w:t>Lobban, C.S., Harrison, P.J., 1994. Seaweed Ecology and Physiology. Cambridge University Press.</w:t>
      </w:r>
    </w:p>
    <w:p w14:paraId="0082FAAF" w14:textId="77777777" w:rsidR="00B00A9A" w:rsidRPr="00B00A9A" w:rsidRDefault="00B00A9A" w:rsidP="00B00A9A">
      <w:pPr>
        <w:pStyle w:val="Bibliography"/>
      </w:pPr>
      <w:r w:rsidRPr="00B00A9A">
        <w:t>Lowman, H.E., Hirsch, M.E., Brzezinski, M.A., Melack, J.M., 2023. Examining the Potential of Sandy Marine Sediments Surrounding Giant Kelp Forests to Provide Recycled Nutrients for Growth. Journal of Coastal Research 39, 442–454. https://doi.org/10.2112/JCOASTRES-D-22-00035.1</w:t>
      </w:r>
    </w:p>
    <w:p w14:paraId="3BD7B90E" w14:textId="77777777" w:rsidR="00B00A9A" w:rsidRPr="00B00A9A" w:rsidRDefault="00B00A9A" w:rsidP="00B00A9A">
      <w:pPr>
        <w:pStyle w:val="Bibliography"/>
      </w:pPr>
      <w:r w:rsidRPr="00B00A9A">
        <w:t>Mann, K.H., 1973. Seaweeds: Their Productivity and Strategy for Growth. Science 182, 975–981. https://doi.org/10.1126/science.182.4116.975</w:t>
      </w:r>
    </w:p>
    <w:p w14:paraId="5DE331BD" w14:textId="77777777" w:rsidR="00B00A9A" w:rsidRPr="00B00A9A" w:rsidRDefault="00B00A9A" w:rsidP="00B00A9A">
      <w:pPr>
        <w:pStyle w:val="Bibliography"/>
      </w:pPr>
      <w:r w:rsidRPr="00B00A9A">
        <w:t>McInturf, A.G., Pollack, L., Yang, L.H., Spiegel, O., 2019. Vectors with autonomy: what distinguishes animal-mediated nutrient transport from abiotic vectors? Biological Reviews 94, 1761–1773. https://doi.org/10.1111/brv.12525</w:t>
      </w:r>
    </w:p>
    <w:p w14:paraId="6FF81B4A" w14:textId="77777777" w:rsidR="00B00A9A" w:rsidRPr="00B00A9A" w:rsidRDefault="00B00A9A" w:rsidP="00B00A9A">
      <w:pPr>
        <w:pStyle w:val="Bibliography"/>
      </w:pPr>
      <w:r w:rsidRPr="00B00A9A">
        <w:lastRenderedPageBreak/>
        <w:t>Menge, B.A., 1992. Community Regulation: Under What Conditions Are Bottom-Up Factors Important on Rocky Shores? Ecology 73, 755–765. https://doi.org/10.2307/1940155</w:t>
      </w:r>
    </w:p>
    <w:p w14:paraId="1C3BDAD9" w14:textId="77777777" w:rsidR="00B00A9A" w:rsidRPr="00B00A9A" w:rsidRDefault="00B00A9A" w:rsidP="00B00A9A">
      <w:pPr>
        <w:pStyle w:val="Bibliography"/>
      </w:pPr>
      <w:r w:rsidRPr="00B00A9A">
        <w:t>Meyer, J.L., Schultz, E.T., 1985. Migrating haemulid fishes as a source of nutrients and organic matter on coral reefs. Limnol Oceanogr 30, 146–156.</w:t>
      </w:r>
    </w:p>
    <w:p w14:paraId="3F477F23" w14:textId="77777777" w:rsidR="00B00A9A" w:rsidRPr="00B00A9A" w:rsidRDefault="00B00A9A" w:rsidP="00B00A9A">
      <w:pPr>
        <w:pStyle w:val="Bibliography"/>
      </w:pPr>
      <w:r w:rsidRPr="00B00A9A">
        <w:t>Meyer, J.L., Schultz, E.T., Helfman, G.S., 1983. Fish schools: An asset to corals. Science 220, 1047–1049. https://doi.org/10.1126/science.220.4601.1047</w:t>
      </w:r>
    </w:p>
    <w:p w14:paraId="34E5466B" w14:textId="77777777" w:rsidR="00B00A9A" w:rsidRPr="00B00A9A" w:rsidRDefault="00B00A9A" w:rsidP="00B00A9A">
      <w:pPr>
        <w:pStyle w:val="Bibliography"/>
      </w:pPr>
      <w:r w:rsidRPr="00B00A9A">
        <w:t>Nielsen, K.J., Navarrete, S.A., 2004. Mesoscale regulation comes from the bottom-up: intertidal interactions between consumers and upwelling. Ecology Letters 7, 31–41. https://doi.org/10.1046/j.1461-0248.2003.00542.x</w:t>
      </w:r>
    </w:p>
    <w:p w14:paraId="5ACB5581" w14:textId="77777777" w:rsidR="00B00A9A" w:rsidRPr="00B00A9A" w:rsidRDefault="00B00A9A" w:rsidP="00B00A9A">
      <w:pPr>
        <w:pStyle w:val="Bibliography"/>
      </w:pPr>
      <w:r w:rsidRPr="00B00A9A">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459C1F83" w14:textId="77777777" w:rsidR="00B00A9A" w:rsidRPr="00B00A9A" w:rsidRDefault="00B00A9A" w:rsidP="00B00A9A">
      <w:pPr>
        <w:pStyle w:val="Bibliography"/>
      </w:pPr>
      <w:r w:rsidRPr="00B00A9A">
        <w:t>Paine, R.T., 1986. Benthic community—water column coupling during the 1982-1983 El Niño. Are community changes at high latitudes attributable to cause or coincidence?1. Limnology and Oceanography 31, 351–360. https://doi.org/10.4319/lo.1986.31.2.0351</w:t>
      </w:r>
    </w:p>
    <w:p w14:paraId="1171C2C7" w14:textId="77777777" w:rsidR="00B00A9A" w:rsidRPr="00B00A9A" w:rsidRDefault="00B00A9A" w:rsidP="00B00A9A">
      <w:pPr>
        <w:pStyle w:val="Bibliography"/>
      </w:pPr>
      <w:r w:rsidRPr="00B00A9A">
        <w:t>Pawlowicz, R., 2017. Seasonal cycles, hypoxia, and renewal in a coastal fjord (Barkley Sound, British Columbia). Atmosphere-Ocean 55, 264–283. https://doi.org/10.1080/07055900.2017.1374240</w:t>
      </w:r>
    </w:p>
    <w:p w14:paraId="544A0C22" w14:textId="77777777" w:rsidR="00B00A9A" w:rsidRPr="00B00A9A" w:rsidRDefault="00B00A9A" w:rsidP="00B00A9A">
      <w:pPr>
        <w:pStyle w:val="Bibliography"/>
      </w:pPr>
      <w:r w:rsidRPr="00B00A9A">
        <w:t>Peters, J.R., Reed, D.C., Burkepile, D.E., 2019. Climate and fishing drive regime shifts in consumer-mediated nutrient cycling in kelp forests. Glob Change Biol 25, 3179–3192. https://doi.org/10.1111/gcb.14706</w:t>
      </w:r>
    </w:p>
    <w:p w14:paraId="37C044E6" w14:textId="77777777" w:rsidR="00B00A9A" w:rsidRPr="00B00A9A" w:rsidRDefault="00B00A9A" w:rsidP="00B00A9A">
      <w:pPr>
        <w:pStyle w:val="Bibliography"/>
      </w:pPr>
      <w:r w:rsidRPr="00B00A9A">
        <w:t>Pfister, C.A., Altabet, M.A., Post, D., 2014. Animal regeneration and microbial retention of nitrogen along coastal rocky shores. Ecology 95, 2803–2814. https://doi.org/10.1890/13-1825.1</w:t>
      </w:r>
    </w:p>
    <w:p w14:paraId="66200F82" w14:textId="77777777" w:rsidR="00B00A9A" w:rsidRPr="00B00A9A" w:rsidRDefault="00B00A9A" w:rsidP="00B00A9A">
      <w:pPr>
        <w:pStyle w:val="Bibliography"/>
      </w:pPr>
      <w:r w:rsidRPr="00B00A9A">
        <w:t>Pfister, C.A., Altabet, M.A., Weigel, B.L., 2019. Kelp beds and their local effects on seawater chemistry, productivity, and microbial communities. Ecology 100, e02798. https://doi.org/10.1002/ecy.2798</w:t>
      </w:r>
    </w:p>
    <w:p w14:paraId="76FFD3E7" w14:textId="77777777" w:rsidR="00B00A9A" w:rsidRPr="00B00A9A" w:rsidRDefault="00B00A9A" w:rsidP="00B00A9A">
      <w:pPr>
        <w:pStyle w:val="Bibliography"/>
      </w:pPr>
      <w:r w:rsidRPr="00B00A9A">
        <w:t>Phillips, J.C., Hurd, C.L., 2004. Kinetics of nitrate, ammonium, and urea uptake by four intertidal seaweeds from New Zealand. J Phycol 40, 534–545. https://doi.org/10.1111/j.1529-8817.2004.03157.x</w:t>
      </w:r>
    </w:p>
    <w:p w14:paraId="4F71316A" w14:textId="77777777" w:rsidR="00B00A9A" w:rsidRPr="00B00A9A" w:rsidRDefault="00B00A9A" w:rsidP="00B00A9A">
      <w:pPr>
        <w:pStyle w:val="Bibliography"/>
      </w:pPr>
      <w:r w:rsidRPr="00B00A9A">
        <w:t>Probyn, T.A., Chapman, A.R.O., 1983. Summer growth of Chordaria flagelliformis (O.F. Muell.) C. Ag.: Physiological strategies in a nutrient stressed environment. Journal of Experimental Marine Biology and Ecology 73, 243–271. https://doi.org/10.1016/0022-0981(83)90050-3</w:t>
      </w:r>
    </w:p>
    <w:p w14:paraId="448189F2" w14:textId="77777777" w:rsidR="00B00A9A" w:rsidRPr="00B00A9A" w:rsidRDefault="00B00A9A" w:rsidP="00B00A9A">
      <w:pPr>
        <w:pStyle w:val="Bibliography"/>
      </w:pPr>
      <w:r w:rsidRPr="00B00A9A">
        <w:t>R Core Team, 2019. R: A language and environment for statistical computing.</w:t>
      </w:r>
    </w:p>
    <w:p w14:paraId="3895EBF8" w14:textId="77777777" w:rsidR="00B00A9A" w:rsidRPr="00B00A9A" w:rsidRDefault="00B00A9A" w:rsidP="00B00A9A">
      <w:pPr>
        <w:pStyle w:val="Bibliography"/>
      </w:pPr>
      <w:r w:rsidRPr="00B00A9A">
        <w:t>Roman, J., McCarthy, J.J., 2010. The Whale Pump: Marine Mammals Enhance Primary Productivity in a Coastal Basin. PLoS ONE 5, e13255. https://doi.org/10.1371/journal.pone.0013255</w:t>
      </w:r>
    </w:p>
    <w:p w14:paraId="6A8A67E0" w14:textId="77777777" w:rsidR="00B00A9A" w:rsidRPr="00B00A9A" w:rsidRDefault="00B00A9A" w:rsidP="00B00A9A">
      <w:pPr>
        <w:pStyle w:val="Bibliography"/>
      </w:pPr>
      <w:r w:rsidRPr="00B00A9A">
        <w:t>RStudio Team, 2016. RStudio: Integrated development for R.</w:t>
      </w:r>
    </w:p>
    <w:p w14:paraId="5ABFF3F6" w14:textId="77777777" w:rsidR="00B00A9A" w:rsidRPr="00B00A9A" w:rsidRDefault="00B00A9A" w:rsidP="00B00A9A">
      <w:pPr>
        <w:pStyle w:val="Bibliography"/>
      </w:pPr>
      <w:r w:rsidRPr="00B00A9A">
        <w:lastRenderedPageBreak/>
        <w:t>Sellers, A.J., Leung, B., Torchin, M.E., 2020. Global meta-analysis of how marine upwelling affects herbivory. Global Ecology and Biogeography 29, 370–383. https://doi.org/10.1111/geb.13023</w:t>
      </w:r>
    </w:p>
    <w:p w14:paraId="10FEFA50" w14:textId="77777777" w:rsidR="00B00A9A" w:rsidRPr="00B00A9A" w:rsidRDefault="00B00A9A" w:rsidP="00B00A9A">
      <w:pPr>
        <w:pStyle w:val="Bibliography"/>
      </w:pPr>
      <w:r w:rsidRPr="00B00A9A">
        <w:t>Shantz, A.A., Ladd, M.C., Schrack, E., Burkepile, D.E., 2015. Fish-derived nutrient hotspots shape coral reef benthic communities. Ecological Applications 25, 2142–2152. https://doi.org/10.1890/14-2209.1</w:t>
      </w:r>
    </w:p>
    <w:p w14:paraId="20D58FA7" w14:textId="77777777" w:rsidR="00B00A9A" w:rsidRPr="00B00A9A" w:rsidRDefault="00B00A9A" w:rsidP="00B00A9A">
      <w:pPr>
        <w:pStyle w:val="Bibliography"/>
      </w:pPr>
      <w:r w:rsidRPr="00B00A9A">
        <w:t>Shrestha, J., Coale, K.H., Hamilton, S.L., 2023. Empirical measurements of ammonium excretion in kelp forest fishes: Effects of body size, taxonomy and trophic guild. Journal of Experimental Marine Biology and Ecology 569, 151956. https://doi.org/10.1016/j.jembe.2023.151956</w:t>
      </w:r>
    </w:p>
    <w:p w14:paraId="3BF4C32C" w14:textId="77777777" w:rsidR="00B00A9A" w:rsidRPr="00B00A9A" w:rsidRDefault="00B00A9A" w:rsidP="00B00A9A">
      <w:pPr>
        <w:pStyle w:val="Bibliography"/>
      </w:pPr>
      <w:r w:rsidRPr="00B00A9A">
        <w:t>Starko, S., Neufeld, C.J., Gendall, L., Timmer, B., Campbell, L., Yakimishyn, J., Druehl, L., Baum, J.K., 2022. Microclimate predicts kelp forest extinction in the face of direct and indirect marine heatwave effects. Ecological Applications 32, e2673. https://doi.org/10.1002/eap.2673</w:t>
      </w:r>
    </w:p>
    <w:p w14:paraId="37F05018" w14:textId="77777777" w:rsidR="00B00A9A" w:rsidRPr="00B00A9A" w:rsidRDefault="00B00A9A" w:rsidP="00B00A9A">
      <w:pPr>
        <w:pStyle w:val="Bibliography"/>
      </w:pPr>
      <w:r w:rsidRPr="00B00A9A">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193D6BC8" w14:textId="77777777" w:rsidR="00B00A9A" w:rsidRPr="00B00A9A" w:rsidRDefault="00B00A9A" w:rsidP="00B00A9A">
      <w:pPr>
        <w:pStyle w:val="Bibliography"/>
      </w:pPr>
      <w:r w:rsidRPr="00B00A9A">
        <w:t>Steneck, R.S., Graham, M.H., Bourque, B.J., Corbett, D., Erlandson, J.M., Estes, J.A., Tegner, M.J., 2002. Kelp forest ecosystems: biodiversity, stability, resilience and future. Environmental Conservation 29, 436–459. https://doi.org/10.1017/S0376892902000322</w:t>
      </w:r>
    </w:p>
    <w:p w14:paraId="645CA0EF" w14:textId="77777777" w:rsidR="00B00A9A" w:rsidRPr="00B00A9A" w:rsidRDefault="00B00A9A" w:rsidP="00B00A9A">
      <w:pPr>
        <w:pStyle w:val="Bibliography"/>
      </w:pPr>
      <w:r w:rsidRPr="00B00A9A">
        <w:t>Tanasichuk, R., 1998. Interannual variations in the population biology and productivity of Euphausia pacifica in Barkley Sound, Canada, with special reference to the 1992 and 1993 warm ocean years. Mar. Ecol. Prog. Ser. 173, 163–180. https://doi.org/10.3354/meps173163</w:t>
      </w:r>
    </w:p>
    <w:p w14:paraId="5096E364" w14:textId="77777777" w:rsidR="00B00A9A" w:rsidRPr="00B00A9A" w:rsidRDefault="00B00A9A" w:rsidP="00B00A9A">
      <w:pPr>
        <w:pStyle w:val="Bibliography"/>
      </w:pPr>
      <w:r w:rsidRPr="00B00A9A">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479E42C1" w14:textId="77777777" w:rsidR="00B00A9A" w:rsidRPr="00B00A9A" w:rsidRDefault="00B00A9A" w:rsidP="00B00A9A">
      <w:pPr>
        <w:pStyle w:val="Bibliography"/>
      </w:pPr>
      <w:r w:rsidRPr="00B00A9A">
        <w:t>Tilman, G.D., 1984. Plant Dominance Along an Experimental Nutrient Gradient. Ecology 65, 1445–1453. https://doi.org/10.2307/1939125</w:t>
      </w:r>
    </w:p>
    <w:p w14:paraId="1D73AE46" w14:textId="77777777" w:rsidR="00B00A9A" w:rsidRPr="00B00A9A" w:rsidRDefault="00B00A9A" w:rsidP="00B00A9A">
      <w:pPr>
        <w:pStyle w:val="Bibliography"/>
      </w:pPr>
      <w:r w:rsidRPr="00B00A9A">
        <w:t>Uthicke, S., 2001. Nutrient regeneration by abundant coral reef holothurians. J. Exp. Mar. Biol. Ecol. 265, 153–170. https://doi.org/10.1016/S0022-0981(01)00329-X</w:t>
      </w:r>
    </w:p>
    <w:p w14:paraId="79F163D5" w14:textId="77777777" w:rsidR="00B00A9A" w:rsidRPr="00B00A9A" w:rsidRDefault="00B00A9A" w:rsidP="00B00A9A">
      <w:pPr>
        <w:pStyle w:val="Bibliography"/>
      </w:pPr>
      <w:r w:rsidRPr="00B00A9A">
        <w:t>Vanni, M.J., 2002. Nutrient cycling by animals in freshwater ecosystems. Annu Rev Ecol Syst 33, 341–370. https://doi.org/10.1146/annurev.ecolsys.33.010802.150519</w:t>
      </w:r>
    </w:p>
    <w:p w14:paraId="3C8FC942" w14:textId="77777777" w:rsidR="00B00A9A" w:rsidRPr="00B00A9A" w:rsidRDefault="00B00A9A" w:rsidP="00B00A9A">
      <w:pPr>
        <w:pStyle w:val="Bibliography"/>
      </w:pPr>
      <w:r w:rsidRPr="00B00A9A">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43D87EFA"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lastRenderedPageBreak/>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Lim" w:date="2024-06-10T11:28:00Z" w:initials="EL">
    <w:p w14:paraId="4BFDD7D3" w14:textId="77777777" w:rsidR="00F769A6" w:rsidRDefault="00F769A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F769A6" w:rsidRDefault="00F769A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F769A6" w:rsidRDefault="00F769A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F769A6" w:rsidRDefault="00F769A6" w:rsidP="00315B05">
      <w:pPr>
        <w:shd w:val="clear" w:color="auto" w:fill="FFFFFF"/>
        <w:textAlignment w:val="baseline"/>
        <w:rPr>
          <w:rFonts w:ascii="Helvetica Neue" w:hAnsi="Helvetica Neue"/>
          <w:color w:val="242424"/>
          <w:sz w:val="23"/>
          <w:szCs w:val="23"/>
        </w:rPr>
      </w:pPr>
    </w:p>
    <w:p w14:paraId="38F52FB7" w14:textId="77777777" w:rsidR="00F769A6" w:rsidRDefault="00F769A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F769A6" w:rsidRDefault="00F769A6" w:rsidP="00315B05">
      <w:pPr>
        <w:shd w:val="clear" w:color="auto" w:fill="FFFFFF"/>
        <w:textAlignment w:val="baseline"/>
        <w:rPr>
          <w:rFonts w:ascii="Helvetica Neue" w:hAnsi="Helvetica Neue"/>
          <w:color w:val="242424"/>
          <w:sz w:val="23"/>
          <w:szCs w:val="23"/>
        </w:rPr>
      </w:pPr>
    </w:p>
    <w:p w14:paraId="41BDA02B" w14:textId="77777777" w:rsidR="00F769A6" w:rsidRDefault="00F769A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F769A6" w:rsidRDefault="00F769A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F769A6" w:rsidRDefault="00F769A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F769A6" w:rsidRDefault="00F769A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xml:space="preserve">—If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w:t>
      </w:r>
      <w:proofErr w:type="spellStart"/>
      <w:r>
        <w:rPr>
          <w:rFonts w:ascii="Helvetica Neue" w:hAnsi="Helvetica Neue"/>
          <w:color w:val="242424"/>
          <w:sz w:val="23"/>
          <w:szCs w:val="23"/>
        </w:rPr>
        <w:t>soonish</w:t>
      </w:r>
      <w:proofErr w:type="spellEnd"/>
      <w:r>
        <w:rPr>
          <w:rFonts w:ascii="Helvetica Neue" w:hAnsi="Helvetica Neue"/>
          <w:color w:val="242424"/>
          <w:sz w:val="23"/>
          <w:szCs w:val="23"/>
        </w:rPr>
        <w:t xml:space="preserve">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F769A6" w:rsidRDefault="00F769A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w:t>
      </w:r>
      <w:proofErr w:type="spellStart"/>
      <w:r>
        <w:rPr>
          <w:rFonts w:ascii="Helvetica Neue" w:hAnsi="Helvetica Neue"/>
          <w:color w:val="242424"/>
          <w:sz w:val="23"/>
          <w:szCs w:val="23"/>
        </w:rPr>
        <w:t>Ecography</w:t>
      </w:r>
      <w:proofErr w:type="spellEnd"/>
      <w:r>
        <w:rPr>
          <w:rFonts w:ascii="Helvetica Neue" w:hAnsi="Helvetica Neue"/>
          <w:color w:val="242424"/>
          <w:sz w:val="23"/>
          <w:szCs w:val="23"/>
        </w:rPr>
        <w:t xml:space="preserve"> and Oikos are also good options given the topic. If you aim for </w:t>
      </w:r>
      <w:proofErr w:type="spellStart"/>
      <w:r>
        <w:rPr>
          <w:rFonts w:ascii="Helvetica Neue" w:hAnsi="Helvetica Neue"/>
          <w:color w:val="242424"/>
          <w:sz w:val="23"/>
          <w:szCs w:val="23"/>
        </w:rPr>
        <w:t>Ecography</w:t>
      </w:r>
      <w:proofErr w:type="spellEnd"/>
      <w:r>
        <w:rPr>
          <w:rFonts w:ascii="Helvetica Neue" w:hAnsi="Helvetica Neue"/>
          <w:color w:val="242424"/>
          <w:sz w:val="23"/>
          <w:szCs w:val="23"/>
        </w:rPr>
        <w:t>,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F769A6" w:rsidRDefault="00F769A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F769A6" w:rsidRDefault="00F769A6" w:rsidP="00315B05">
      <w:pPr>
        <w:shd w:val="clear" w:color="auto" w:fill="FFFFFF"/>
        <w:textAlignment w:val="baseline"/>
        <w:rPr>
          <w:rFonts w:ascii="Helvetica Neue" w:hAnsi="Helvetica Neue"/>
          <w:color w:val="242424"/>
          <w:sz w:val="23"/>
          <w:szCs w:val="23"/>
        </w:rPr>
      </w:pPr>
    </w:p>
    <w:p w14:paraId="048F3B86" w14:textId="77777777" w:rsidR="00F769A6" w:rsidRDefault="00F769A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F769A6" w:rsidRDefault="00F769A6">
      <w:pPr>
        <w:pStyle w:val="CommentText"/>
      </w:pPr>
    </w:p>
  </w:comment>
  <w:comment w:id="1" w:author="Isabelle Cote" w:date="2024-02-07T10:58:00Z" w:initials="IC">
    <w:p w14:paraId="40C93B3D" w14:textId="77777777" w:rsidR="00F769A6" w:rsidRDefault="00F769A6" w:rsidP="00CE5810">
      <w:pPr>
        <w:pStyle w:val="CommentText"/>
      </w:pPr>
      <w:r>
        <w:rPr>
          <w:rStyle w:val="CommentReference"/>
        </w:rPr>
        <w:annotationRef/>
      </w:r>
      <w:r>
        <w:t>I will read this once the MS is complete</w:t>
      </w:r>
    </w:p>
  </w:comment>
  <w:comment w:id="4" w:author="Kieran Cox" w:date="2024-03-21T11:31:00Z" w:initials="KC">
    <w:p w14:paraId="5AAB2810" w14:textId="1E541DC4" w:rsidR="00F769A6" w:rsidRDefault="00F769A6" w:rsidP="00813785">
      <w:r>
        <w:rPr>
          <w:rStyle w:val="CommentReference"/>
        </w:rPr>
        <w:annotationRef/>
      </w:r>
      <w:r>
        <w:rPr>
          <w:color w:val="000000"/>
          <w:sz w:val="20"/>
          <w:szCs w:val="20"/>
        </w:rPr>
        <w:t xml:space="preserve">as you wrap things up, it be good to get a </w:t>
      </w:r>
      <w:proofErr w:type="gramStart"/>
      <w:r>
        <w:rPr>
          <w:color w:val="000000"/>
          <w:sz w:val="20"/>
          <w:szCs w:val="20"/>
        </w:rPr>
        <w:t>statements</w:t>
      </w:r>
      <w:proofErr w:type="gramEnd"/>
      <w:r>
        <w:rPr>
          <w:color w:val="000000"/>
          <w:sz w:val="20"/>
          <w:szCs w:val="20"/>
        </w:rPr>
        <w:t xml:space="preserve"> on the differences between kelp species and biodiversity, in here</w:t>
      </w:r>
    </w:p>
  </w:comment>
  <w:comment w:id="5" w:author="Kieran Cox" w:date="2024-03-21T11:32:00Z" w:initials="KC">
    <w:p w14:paraId="37A9109E" w14:textId="77777777" w:rsidR="00F769A6" w:rsidRDefault="00F769A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6" w:author="Kieran Cox" w:date="2024-03-21T11:32:00Z" w:initials="KC">
    <w:p w14:paraId="125D4431" w14:textId="77777777" w:rsidR="00F769A6" w:rsidRDefault="00F769A6" w:rsidP="00813785">
      <w:r>
        <w:rPr>
          <w:rStyle w:val="CommentReference"/>
        </w:rPr>
        <w:annotationRef/>
      </w:r>
      <w:r>
        <w:rPr>
          <w:color w:val="000000"/>
          <w:sz w:val="20"/>
          <w:szCs w:val="20"/>
        </w:rPr>
        <w:t>but you’re at 219 words, and most journal limits will be 250 so there is a neat route forward</w:t>
      </w:r>
    </w:p>
  </w:comment>
  <w:comment w:id="7" w:author="Kieran Cox" w:date="2024-03-21T14:14:00Z" w:initials="KC">
    <w:p w14:paraId="3DE0D48A" w14:textId="77777777" w:rsidR="00F769A6" w:rsidRDefault="00F769A6" w:rsidP="009500AF">
      <w:r>
        <w:rPr>
          <w:rStyle w:val="CommentReference"/>
        </w:rPr>
        <w:annotationRef/>
      </w:r>
      <w:r>
        <w:rPr>
          <w:color w:val="000000"/>
          <w:sz w:val="20"/>
          <w:szCs w:val="20"/>
        </w:rPr>
        <w:t>is there some ‘We need to know more about pee!’ paper you can cite here</w:t>
      </w:r>
    </w:p>
  </w:comment>
  <w:comment w:id="8" w:author="Kieran Cox" w:date="2024-03-21T14:20:00Z" w:initials="KC">
    <w:p w14:paraId="16B9DBAC" w14:textId="77777777" w:rsidR="00F769A6" w:rsidRDefault="00F769A6" w:rsidP="009500AF">
      <w:r>
        <w:rPr>
          <w:rStyle w:val="CommentReference"/>
        </w:rPr>
        <w:annotationRef/>
      </w:r>
      <w:r>
        <w:rPr>
          <w:color w:val="000000"/>
          <w:sz w:val="20"/>
          <w:szCs w:val="20"/>
        </w:rPr>
        <w:t xml:space="preserve">You know this literature well. Is this enough detail, or must you specify that the transport into a habitat occurs via excretion? or could it be </w:t>
      </w:r>
      <w:proofErr w:type="gramStart"/>
      <w:r>
        <w:rPr>
          <w:color w:val="000000"/>
          <w:sz w:val="20"/>
          <w:szCs w:val="20"/>
        </w:rPr>
        <w:t>more vague</w:t>
      </w:r>
      <w:proofErr w:type="gramEnd"/>
      <w:r>
        <w:rPr>
          <w:color w:val="000000"/>
          <w:sz w:val="20"/>
          <w:szCs w:val="20"/>
        </w:rPr>
        <w:t xml:space="preserve"> via “into the latter”</w:t>
      </w:r>
    </w:p>
  </w:comment>
  <w:comment w:id="9" w:author="Em Lim" w:date="2024-03-26T08:59:00Z" w:initials="EL">
    <w:p w14:paraId="5D0E611E" w14:textId="6CD030B1" w:rsidR="00F769A6" w:rsidRDefault="00F769A6">
      <w:pPr>
        <w:pStyle w:val="CommentText"/>
      </w:pPr>
      <w:r>
        <w:rPr>
          <w:rStyle w:val="CommentReference"/>
        </w:rPr>
        <w:annotationRef/>
      </w:r>
      <w:r>
        <w:t>They transport nitrogen both in their tissues and also excrete and egest nitrogen</w:t>
      </w:r>
    </w:p>
  </w:comment>
  <w:comment w:id="10" w:author="Em Lim" w:date="2024-06-17T11:23:00Z" w:initials="EL">
    <w:p w14:paraId="59D54C52" w14:textId="77777777" w:rsidR="00F769A6" w:rsidRDefault="00F769A6" w:rsidP="00E53B33">
      <w:pPr>
        <w:pStyle w:val="CommentText"/>
      </w:pPr>
      <w:r>
        <w:rPr>
          <w:rStyle w:val="CommentReference"/>
        </w:rPr>
        <w:annotationRef/>
      </w:r>
      <w:r>
        <w:t xml:space="preserve">I am using </w:t>
      </w:r>
      <w:proofErr w:type="spellStart"/>
      <w:r>
        <w:t>Broitman</w:t>
      </w:r>
      <w:proofErr w:type="spellEnd"/>
      <w:r>
        <w:t xml:space="preserve"> et al 2001’s definitions:</w:t>
      </w:r>
    </w:p>
    <w:p w14:paraId="66DDD834" w14:textId="77777777" w:rsidR="00F769A6" w:rsidRDefault="00F769A6" w:rsidP="00E53B33">
      <w:pPr>
        <w:pStyle w:val="CommentText"/>
      </w:pPr>
      <w:r>
        <w:t>Small-scale = local scale = 1 – 100m2</w:t>
      </w:r>
    </w:p>
    <w:p w14:paraId="67BC2ABD" w14:textId="77777777" w:rsidR="00F769A6" w:rsidRDefault="00F769A6" w:rsidP="00E53B33">
      <w:pPr>
        <w:pStyle w:val="CommentText"/>
      </w:pPr>
      <w:proofErr w:type="spellStart"/>
      <w:r>
        <w:t>Meso</w:t>
      </w:r>
      <w:proofErr w:type="spellEnd"/>
      <w:r>
        <w:t>-scale = 10 – 100 km</w:t>
      </w:r>
    </w:p>
    <w:p w14:paraId="5CA930B3" w14:textId="38C08B6C" w:rsidR="00F769A6" w:rsidRDefault="00F769A6" w:rsidP="00E53B33">
      <w:pPr>
        <w:pStyle w:val="CommentText"/>
      </w:pPr>
      <w:r>
        <w:t>Large-scale = biogeographic scale = 100 – 1000 km</w:t>
      </w:r>
    </w:p>
  </w:comment>
  <w:comment w:id="11" w:author="Kieran Cox" w:date="2024-03-21T16:35:00Z" w:initials="KC">
    <w:p w14:paraId="4D83A1E3" w14:textId="77777777" w:rsidR="00F769A6" w:rsidRDefault="00F769A6" w:rsidP="00477D12">
      <w:r>
        <w:rPr>
          <w:rStyle w:val="CommentReference"/>
        </w:rPr>
        <w:annotationRef/>
      </w:r>
      <w:r>
        <w:rPr>
          <w:color w:val="000000"/>
          <w:sz w:val="20"/>
          <w:szCs w:val="20"/>
        </w:rPr>
        <w:t xml:space="preserve">I hate when people flag something in a paper and then continue to flag it throughout so this is the last one </w:t>
      </w:r>
      <w:proofErr w:type="spellStart"/>
      <w:r>
        <w:rPr>
          <w:color w:val="000000"/>
          <w:sz w:val="20"/>
          <w:szCs w:val="20"/>
        </w:rPr>
        <w:t>i</w:t>
      </w:r>
      <w:proofErr w:type="spellEnd"/>
      <w:r>
        <w:rPr>
          <w:color w:val="000000"/>
          <w:sz w:val="20"/>
          <w:szCs w:val="20"/>
        </w:rPr>
        <w:t xml:space="preserve">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12" w:author="Kieran Cox" w:date="2024-03-22T07:46:00Z" w:initials="KC">
    <w:p w14:paraId="24A6D6D0" w14:textId="77777777" w:rsidR="00F769A6" w:rsidRDefault="00F769A6"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13" w:author="Kieran Cox" w:date="2024-03-21T16:37:00Z" w:initials="KC">
    <w:p w14:paraId="106FF508" w14:textId="1A0A4810" w:rsidR="00F769A6" w:rsidRDefault="00F769A6" w:rsidP="00477D12">
      <w:r>
        <w:rPr>
          <w:rStyle w:val="CommentReference"/>
        </w:rPr>
        <w:annotationRef/>
      </w:r>
      <w:r>
        <w:rPr>
          <w:color w:val="000000"/>
          <w:sz w:val="20"/>
          <w:szCs w:val="20"/>
        </w:rPr>
        <w:t>optional revisions</w:t>
      </w:r>
    </w:p>
    <w:p w14:paraId="3217FE03" w14:textId="77777777" w:rsidR="00F769A6" w:rsidRDefault="00F769A6" w:rsidP="00477D12">
      <w:r>
        <w:rPr>
          <w:color w:val="000000"/>
          <w:sz w:val="20"/>
          <w:szCs w:val="20"/>
        </w:rPr>
        <w:t xml:space="preserve">We aimed to quantify the ecological co-varieties that influence (OR contribute to) spatial variability in  </w:t>
      </w:r>
    </w:p>
    <w:p w14:paraId="5D788537" w14:textId="77777777" w:rsidR="00F769A6" w:rsidRDefault="00F769A6" w:rsidP="00477D12">
      <w:r>
        <w:rPr>
          <w:color w:val="000000"/>
          <w:sz w:val="20"/>
          <w:szCs w:val="20"/>
        </w:rPr>
        <w:t>regenerated nutrients within a temperate…</w:t>
      </w:r>
    </w:p>
    <w:p w14:paraId="2F749496" w14:textId="77777777" w:rsidR="00F769A6" w:rsidRDefault="00F769A6" w:rsidP="00477D12"/>
  </w:comment>
  <w:comment w:id="14" w:author="Kieran Cox" w:date="2024-03-21T16:59:00Z" w:initials="KC">
    <w:p w14:paraId="089269FA" w14:textId="4A80DD93" w:rsidR="00F769A6" w:rsidRDefault="00F769A6"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F769A6" w:rsidRDefault="00F769A6" w:rsidP="008D04B8"/>
    <w:p w14:paraId="6CE554D0" w14:textId="77777777" w:rsidR="00F769A6" w:rsidRDefault="00F769A6" w:rsidP="008D04B8">
      <w:r>
        <w:rPr>
          <w:color w:val="000000"/>
          <w:sz w:val="20"/>
          <w:szCs w:val="20"/>
        </w:rPr>
        <w:t>Dealers choice if you want to include species names here but it looks like you use them elsewhere</w:t>
      </w:r>
    </w:p>
  </w:comment>
  <w:comment w:id="15" w:author="Kieran Cox" w:date="2024-03-22T07:51:00Z" w:initials="KC">
    <w:p w14:paraId="0D4D4846" w14:textId="77777777" w:rsidR="00F769A6" w:rsidRDefault="00F769A6"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16" w:author="Kieran Cox" w:date="2024-03-22T08:46:00Z" w:initials="KC">
    <w:p w14:paraId="005215D3" w14:textId="77777777" w:rsidR="00F769A6" w:rsidRDefault="00F769A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7" w:author="Em Lim" w:date="2024-03-26T11:31:00Z" w:initials="EL">
    <w:p w14:paraId="17D38A3B" w14:textId="2909B194" w:rsidR="00F769A6" w:rsidRDefault="00F769A6">
      <w:pPr>
        <w:pStyle w:val="CommentText"/>
      </w:pPr>
      <w:r>
        <w:rPr>
          <w:rStyle w:val="CommentReference"/>
        </w:rPr>
        <w:annotationRef/>
      </w:r>
      <w:r>
        <w:t>We’re hoping to include this in the ammonium methods paper I’m working on!</w:t>
      </w:r>
    </w:p>
  </w:comment>
  <w:comment w:id="18" w:author="Isabelle Cote" w:date="2024-02-07T14:32:00Z" w:initials="IC">
    <w:p w14:paraId="39119A83" w14:textId="47764534" w:rsidR="00F769A6" w:rsidRDefault="00F769A6" w:rsidP="00895C86">
      <w:pPr>
        <w:pStyle w:val="CommentText"/>
      </w:pPr>
      <w:r>
        <w:rPr>
          <w:rStyle w:val="CommentReference"/>
        </w:rPr>
        <w:annotationRef/>
      </w:r>
      <w:r>
        <w:t>The reviewers might wonder about the change and whether it had an impact on the results</w:t>
      </w:r>
    </w:p>
  </w:comment>
  <w:comment w:id="19" w:author="Kieran Cox" w:date="2024-03-22T08:48:00Z" w:initials="KC">
    <w:p w14:paraId="40ACD5F1" w14:textId="77777777" w:rsidR="00F769A6" w:rsidRDefault="00F769A6" w:rsidP="001D7BE9">
      <w:r>
        <w:rPr>
          <w:rStyle w:val="CommentReference"/>
        </w:rPr>
        <w:annotationRef/>
      </w:r>
      <w:r>
        <w:rPr>
          <w:color w:val="000000"/>
          <w:sz w:val="20"/>
          <w:szCs w:val="20"/>
        </w:rPr>
        <w:t xml:space="preserve">Seconded. A statement of the difference in the methods or way would be good. Perhaps something like, </w:t>
      </w:r>
      <w:proofErr w:type="gramStart"/>
      <w:r>
        <w:rPr>
          <w:color w:val="000000"/>
          <w:sz w:val="20"/>
          <w:szCs w:val="20"/>
        </w:rPr>
        <w:t>The</w:t>
      </w:r>
      <w:proofErr w:type="gramEnd"/>
      <w:r>
        <w:rPr>
          <w:color w:val="000000"/>
          <w:sz w:val="20"/>
          <w:szCs w:val="20"/>
        </w:rPr>
        <w:t xml:space="preserve"> multi-method approach was warranted because ——, which minimum influence on —</w:t>
      </w:r>
    </w:p>
  </w:comment>
  <w:comment w:id="20" w:author="Em Lim" w:date="2024-02-02T10:43:00Z" w:initials="EL">
    <w:p w14:paraId="02CC6045" w14:textId="60F9E5FE" w:rsidR="00F769A6" w:rsidRDefault="00F769A6">
      <w:pPr>
        <w:pStyle w:val="CommentText"/>
      </w:pPr>
      <w:r>
        <w:rPr>
          <w:rStyle w:val="CommentReference"/>
        </w:rPr>
        <w:annotationRef/>
      </w:r>
      <w:r>
        <w:t>Claire, can you confirm? The density calculations indicate it was a 1 x 5 rectangle but one of your old methods protocols said 2 x 5.</w:t>
      </w:r>
    </w:p>
  </w:comment>
  <w:comment w:id="21" w:author="Kieran Cox" w:date="2024-03-22T09:01:00Z" w:initials="KC">
    <w:p w14:paraId="52A5CFE4" w14:textId="77777777" w:rsidR="00F769A6" w:rsidRDefault="00F769A6"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22" w:author="Em Lim" w:date="2024-03-26T11:39:00Z" w:initials="EL">
    <w:p w14:paraId="0EA8F40A" w14:textId="6B960426" w:rsidR="00F769A6" w:rsidRDefault="00F769A6">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F769A6" w:rsidRDefault="00F769A6">
      <w:pPr>
        <w:pStyle w:val="CommentText"/>
        <w:rPr>
          <w:rFonts w:ascii="Times New Roman" w:hAnsi="Times New Roman" w:cs="Times New Roman"/>
          <w:lang w:val="en-CA"/>
        </w:rPr>
      </w:pPr>
    </w:p>
    <w:p w14:paraId="4DB51421" w14:textId="72616200" w:rsidR="00F769A6" w:rsidRDefault="00F769A6">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23" w:author="Em Lim" w:date="2024-02-15T16:49:00Z" w:initials="EL">
    <w:p w14:paraId="53EF394E" w14:textId="3A1B674C" w:rsidR="00F769A6" w:rsidRDefault="00F769A6">
      <w:pPr>
        <w:pStyle w:val="CommentText"/>
      </w:pPr>
      <w:r>
        <w:rPr>
          <w:rStyle w:val="CommentReference"/>
        </w:rPr>
        <w:annotationRef/>
      </w:r>
      <w:r>
        <w:t xml:space="preserve">Sample depths ranged from 0.7 – 5 m deep, but each pair was collected at the same depth </w:t>
      </w:r>
    </w:p>
  </w:comment>
  <w:comment w:id="24" w:author="Kieran Cox" w:date="2024-03-22T09:49:00Z" w:initials="KC">
    <w:p w14:paraId="750B71F8" w14:textId="77777777" w:rsidR="00F769A6" w:rsidRDefault="00F769A6"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F769A6" w:rsidRDefault="00F769A6" w:rsidP="00F17ED1"/>
  </w:comment>
  <w:comment w:id="25" w:author="Kieran Cox" w:date="2024-03-22T09:52:00Z" w:initials="KC">
    <w:p w14:paraId="1462B7F6" w14:textId="77777777" w:rsidR="00F769A6" w:rsidRDefault="00F769A6" w:rsidP="00F17ED1">
      <w:r>
        <w:rPr>
          <w:rStyle w:val="CommentReference"/>
        </w:rPr>
        <w:annotationRef/>
      </w:r>
      <w:r>
        <w:rPr>
          <w:color w:val="000000"/>
          <w:sz w:val="20"/>
          <w:szCs w:val="20"/>
        </w:rPr>
        <w:t>You could add an example here, or include the number of taxa this occurred for to clarify the potential ‘impacts’</w:t>
      </w:r>
    </w:p>
  </w:comment>
  <w:comment w:id="26" w:author="Em Lim" w:date="2024-05-08T10:51:00Z" w:initials="EL">
    <w:p w14:paraId="10489376" w14:textId="7CE02074" w:rsidR="00F769A6" w:rsidRDefault="00F769A6">
      <w:pPr>
        <w:pStyle w:val="CommentText"/>
      </w:pPr>
      <w:r>
        <w:rPr>
          <w:rStyle w:val="CommentReference"/>
        </w:rPr>
        <w:annotationRef/>
      </w:r>
      <w:r>
        <w:t>Not sure if it’s best to just state this when I first explain RLS methods, or repeat it here when I explain animal abundance</w:t>
      </w:r>
    </w:p>
  </w:comment>
  <w:comment w:id="27" w:author="Em Lim" w:date="2024-06-28T11:36:00Z" w:initials="EL">
    <w:p w14:paraId="62C57EFC" w14:textId="60917437" w:rsidR="00BA5A27" w:rsidRDefault="00BA5A27">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w:t>
      </w:r>
      <w:proofErr w:type="spellStart"/>
      <w:r>
        <w:rPr>
          <w:rFonts w:ascii="Times New Roman" w:hAnsi="Times New Roman" w:cs="Times New Roman"/>
          <w:lang w:val="en-CA"/>
        </w:rPr>
        <w:t>μM</w:t>
      </w:r>
      <w:proofErr w:type="spellEnd"/>
      <w:r>
        <w:rPr>
          <w:rFonts w:ascii="Times New Roman" w:hAnsi="Times New Roman" w:cs="Times New Roman"/>
          <w:lang w:val="en-CA"/>
        </w:rPr>
        <w:t xml:space="preserve">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w:t>
      </w:r>
      <w:proofErr w:type="spellStart"/>
      <w:r>
        <w:rPr>
          <w:rFonts w:ascii="Times New Roman" w:hAnsi="Times New Roman" w:cs="Times New Roman"/>
          <w:lang w:val="en-CA"/>
        </w:rPr>
        <w:t>μM</w:t>
      </w:r>
      <w:proofErr w:type="spellEnd"/>
      <w:r>
        <w:rPr>
          <w:rFonts w:ascii="Times New Roman" w:hAnsi="Times New Roman" w:cs="Times New Roman"/>
          <w:lang w:val="en-CA"/>
        </w:rPr>
        <w:t xml:space="preserve"> NH</w:t>
      </w:r>
      <w:r>
        <w:rPr>
          <w:rFonts w:ascii="Cambria Math" w:hAnsi="Cambria Math" w:cs="Cambria Math"/>
          <w:lang w:val="en-CA"/>
        </w:rPr>
        <w:t>₄⁺</w:t>
      </w:r>
      <w:r>
        <w:rPr>
          <w:rFonts w:ascii="Times New Roman" w:hAnsi="Times New Roman" w:cs="Times New Roman"/>
          <w:lang w:val="en-CA"/>
        </w:rPr>
        <w:t>.</w:t>
      </w:r>
    </w:p>
  </w:comment>
  <w:comment w:id="28" w:author="Em Lim" w:date="2024-02-26T12:02:00Z" w:initials="EL">
    <w:p w14:paraId="6FC76E13" w14:textId="4A68C8D7" w:rsidR="00F769A6" w:rsidRDefault="00F769A6">
      <w:pPr>
        <w:pStyle w:val="CommentText"/>
      </w:pPr>
      <w:r>
        <w:rPr>
          <w:rStyle w:val="CommentReference"/>
        </w:rPr>
        <w:annotationRef/>
      </w:r>
      <w:r>
        <w:t>?</w:t>
      </w:r>
    </w:p>
  </w:comment>
  <w:comment w:id="29" w:author="Em Lim" w:date="2024-06-28T13:19:00Z" w:initials="EL">
    <w:p w14:paraId="0723A86C" w14:textId="21AB361E" w:rsidR="00801C1E" w:rsidRDefault="00801C1E">
      <w:pPr>
        <w:pStyle w:val="CommentText"/>
      </w:pPr>
      <w:r>
        <w:rPr>
          <w:rStyle w:val="CommentReference"/>
        </w:rPr>
        <w:annotationRef/>
      </w:r>
      <w:r>
        <w:t xml:space="preserve">I am pretty temped to throw the family stuff in the supplement, it takes </w:t>
      </w:r>
      <w:proofErr w:type="spellStart"/>
      <w:r>
        <w:t>sooo</w:t>
      </w:r>
      <w:proofErr w:type="spellEnd"/>
      <w:r>
        <w:t xml:space="preserve"> much time to explain those results and I’m not sure how much I’ll focus on them… </w:t>
      </w:r>
    </w:p>
  </w:comment>
  <w:comment w:id="30" w:author="Kieran Cox" w:date="2024-03-21T07:54:00Z" w:initials="KC">
    <w:p w14:paraId="5188AD0A" w14:textId="095B73BD" w:rsidR="00F769A6" w:rsidRDefault="00F769A6"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F769A6" w:rsidRDefault="00F769A6" w:rsidP="00930939"/>
    <w:p w14:paraId="1F56115F" w14:textId="77777777" w:rsidR="00F769A6" w:rsidRDefault="00F769A6" w:rsidP="00930939">
      <w:r>
        <w:rPr>
          <w:color w:val="000000"/>
          <w:sz w:val="20"/>
          <w:szCs w:val="20"/>
        </w:rPr>
        <w:t>If you do this, you may need to move the concentration and site type legend into the map, but it looks like it could fit in the bottom left</w:t>
      </w:r>
    </w:p>
  </w:comment>
  <w:comment w:id="31" w:author="Kieran Cox" w:date="2024-03-21T08:02:00Z" w:initials="KC">
    <w:p w14:paraId="097F1C04" w14:textId="77777777" w:rsidR="00F769A6" w:rsidRDefault="00F769A6"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32" w:author="Kieran Cox" w:date="2024-03-21T08:03:00Z" w:initials="KC">
    <w:p w14:paraId="6248F20C" w14:textId="77777777" w:rsidR="00F769A6" w:rsidRDefault="00F769A6"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33" w:author="Em Lim" w:date="2024-07-01T13:31:00Z" w:initials="EL">
    <w:p w14:paraId="412A60EA" w14:textId="3988B6E2" w:rsidR="003733DE" w:rsidRDefault="003733DE">
      <w:pPr>
        <w:pStyle w:val="CommentText"/>
      </w:pPr>
      <w:r>
        <w:rPr>
          <w:rStyle w:val="CommentReference"/>
        </w:rPr>
        <w:annotationRef/>
      </w:r>
      <w:r>
        <w:t>I will make the x-axis scale look less bad in the next round</w:t>
      </w:r>
    </w:p>
  </w:comment>
  <w:comment w:id="34" w:author="Em Lim" w:date="2024-07-01T13:31:00Z" w:initials="EL">
    <w:p w14:paraId="4CDCC6CE" w14:textId="2B2C906F" w:rsidR="003733DE" w:rsidRDefault="003733DE">
      <w:pPr>
        <w:pStyle w:val="CommentText"/>
      </w:pPr>
      <w:r>
        <w:rPr>
          <w:rStyle w:val="CommentReference"/>
        </w:rPr>
        <w:annotationRef/>
      </w:r>
      <w:r>
        <w:t>I will make the x-axis less bad in the next round</w:t>
      </w:r>
    </w:p>
  </w:comment>
  <w:comment w:id="94" w:author="Kieran Cox" w:date="2024-03-22T10:06:00Z" w:initials="KC">
    <w:p w14:paraId="6ED83976" w14:textId="77777777" w:rsidR="00F769A6" w:rsidRDefault="00F769A6"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95" w:author="Em Lim" w:date="2024-02-21T17:08:00Z" w:initials="EL">
    <w:p w14:paraId="48CC7B98" w14:textId="3AE49E8A" w:rsidR="00F769A6" w:rsidRDefault="00F769A6"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CA4B35" w15:done="0"/>
  <w15:commentEx w15:paraId="40C93B3D" w15:done="0"/>
  <w15:commentEx w15:paraId="5AAB2810" w15:done="0"/>
  <w15:commentEx w15:paraId="37A9109E" w15:paraIdParent="5AAB2810" w15:done="0"/>
  <w15:commentEx w15:paraId="125D4431" w15:paraIdParent="5AAB2810" w15:done="0"/>
  <w15:commentEx w15:paraId="3DE0D48A" w15:done="0"/>
  <w15:commentEx w15:paraId="16B9DBAC" w15:done="0"/>
  <w15:commentEx w15:paraId="5D0E611E" w15:paraIdParent="16B9DBAC" w15:done="0"/>
  <w15:commentEx w15:paraId="5CA930B3" w15:done="0"/>
  <w15:commentEx w15:paraId="4D83A1E3" w15:done="0"/>
  <w15:commentEx w15:paraId="24A6D6D0" w15:paraIdParent="4D83A1E3" w15:done="0"/>
  <w15:commentEx w15:paraId="2F749496" w15:done="0"/>
  <w15:commentEx w15:paraId="6CE554D0"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02CC6045" w15:done="0"/>
  <w15:commentEx w15:paraId="52A5CFE4" w15:paraIdParent="02CC6045" w15:done="0"/>
  <w15:commentEx w15:paraId="4DB51421" w15:done="0"/>
  <w15:commentEx w15:paraId="53EF394E" w15:done="0"/>
  <w15:commentEx w15:paraId="78E7E39F" w15:done="0"/>
  <w15:commentEx w15:paraId="1462B7F6" w15:done="0"/>
  <w15:commentEx w15:paraId="10489376" w15:done="0"/>
  <w15:commentEx w15:paraId="62C57EFC" w15:done="0"/>
  <w15:commentEx w15:paraId="6FC76E13" w15:done="0"/>
  <w15:commentEx w15:paraId="0723A86C" w15:done="0"/>
  <w15:commentEx w15:paraId="1F56115F" w15:done="0"/>
  <w15:commentEx w15:paraId="097F1C04" w15:paraIdParent="1F56115F" w15:done="0"/>
  <w15:commentEx w15:paraId="6248F20C" w15:paraIdParent="1F56115F" w15:done="0"/>
  <w15:commentEx w15:paraId="412A60EA" w15:done="0"/>
  <w15:commentEx w15:paraId="4CDCC6CE" w15:done="0"/>
  <w15:commentEx w15:paraId="6ED83976"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CA4B35" w16cid:durableId="2A11621D"/>
  <w16cid:commentId w16cid:paraId="40C93B3D" w16cid:durableId="685A84B1"/>
  <w16cid:commentId w16cid:paraId="5AAB2810" w16cid:durableId="70C1F963"/>
  <w16cid:commentId w16cid:paraId="37A9109E" w16cid:durableId="57DBCCA9"/>
  <w16cid:commentId w16cid:paraId="125D4431" w16cid:durableId="6710A97F"/>
  <w16cid:commentId w16cid:paraId="3DE0D48A" w16cid:durableId="34D3A768"/>
  <w16cid:commentId w16cid:paraId="16B9DBAC" w16cid:durableId="6B150E81"/>
  <w16cid:commentId w16cid:paraId="5D0E611E" w16cid:durableId="29AD0D02"/>
  <w16cid:commentId w16cid:paraId="5CA930B3" w16cid:durableId="2A1A9B22"/>
  <w16cid:commentId w16cid:paraId="4D83A1E3" w16cid:durableId="476AD497"/>
  <w16cid:commentId w16cid:paraId="24A6D6D0" w16cid:durableId="2BF2EFF4"/>
  <w16cid:commentId w16cid:paraId="2F749496" w16cid:durableId="31093E64"/>
  <w16cid:commentId w16cid:paraId="6CE554D0" w16cid:durableId="2DDE8B35"/>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02CC6045" w16cid:durableId="296745BC"/>
  <w16cid:commentId w16cid:paraId="52A5CFE4" w16cid:durableId="4E9D3511"/>
  <w16cid:commentId w16cid:paraId="4DB51421" w16cid:durableId="29AD327B"/>
  <w16cid:commentId w16cid:paraId="53EF394E" w16cid:durableId="2978BF19"/>
  <w16cid:commentId w16cid:paraId="78E7E39F" w16cid:durableId="32825E31"/>
  <w16cid:commentId w16cid:paraId="1462B7F6" w16cid:durableId="22B005F0"/>
  <w16cid:commentId w16cid:paraId="10489376" w16cid:durableId="29E5D7B8"/>
  <w16cid:commentId w16cid:paraId="62C57EFC" w16cid:durableId="2A291EBA"/>
  <w16cid:commentId w16cid:paraId="6FC76E13" w16cid:durableId="2986FC5F"/>
  <w16cid:commentId w16cid:paraId="0723A86C" w16cid:durableId="2A2936EB"/>
  <w16cid:commentId w16cid:paraId="1F56115F" w16cid:durableId="1B9972EF"/>
  <w16cid:commentId w16cid:paraId="097F1C04" w16cid:durableId="258AFB3A"/>
  <w16cid:commentId w16cid:paraId="6248F20C" w16cid:durableId="05349D56"/>
  <w16cid:commentId w16cid:paraId="412A60EA" w16cid:durableId="2A2D2E36"/>
  <w16cid:commentId w16cid:paraId="4CDCC6CE" w16cid:durableId="2A2D2E4B"/>
  <w16cid:commentId w16cid:paraId="6ED83976" w16cid:durableId="14D6BE76"/>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F7B50" w14:textId="77777777" w:rsidR="00F66900" w:rsidRDefault="00F66900" w:rsidP="009B4C2B">
      <w:r>
        <w:separator/>
      </w:r>
    </w:p>
  </w:endnote>
  <w:endnote w:type="continuationSeparator" w:id="0">
    <w:p w14:paraId="68FB4A9F" w14:textId="77777777" w:rsidR="00F66900" w:rsidRDefault="00F66900"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C8580" w14:textId="77777777" w:rsidR="00F66900" w:rsidRDefault="00F66900" w:rsidP="009B4C2B">
      <w:r>
        <w:separator/>
      </w:r>
    </w:p>
  </w:footnote>
  <w:footnote w:type="continuationSeparator" w:id="0">
    <w:p w14:paraId="3AF01781" w14:textId="77777777" w:rsidR="00F66900" w:rsidRDefault="00F66900"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2896"/>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55D45"/>
    <w:rsid w:val="00164233"/>
    <w:rsid w:val="00171464"/>
    <w:rsid w:val="00171DD6"/>
    <w:rsid w:val="0017314E"/>
    <w:rsid w:val="00173964"/>
    <w:rsid w:val="00176D2C"/>
    <w:rsid w:val="0018005F"/>
    <w:rsid w:val="00181FA8"/>
    <w:rsid w:val="0018289E"/>
    <w:rsid w:val="0019076A"/>
    <w:rsid w:val="00195ECF"/>
    <w:rsid w:val="001A0C35"/>
    <w:rsid w:val="001A65DD"/>
    <w:rsid w:val="001B22A8"/>
    <w:rsid w:val="001B79C7"/>
    <w:rsid w:val="001D13C5"/>
    <w:rsid w:val="001D3701"/>
    <w:rsid w:val="001D7BE9"/>
    <w:rsid w:val="001E1D5D"/>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1EEC"/>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15B05"/>
    <w:rsid w:val="00334ADF"/>
    <w:rsid w:val="00337794"/>
    <w:rsid w:val="00355A76"/>
    <w:rsid w:val="00356E7A"/>
    <w:rsid w:val="00363EDC"/>
    <w:rsid w:val="003665DF"/>
    <w:rsid w:val="00367076"/>
    <w:rsid w:val="003733DE"/>
    <w:rsid w:val="003801C9"/>
    <w:rsid w:val="00380F24"/>
    <w:rsid w:val="003859F6"/>
    <w:rsid w:val="003922EB"/>
    <w:rsid w:val="00392DBC"/>
    <w:rsid w:val="00396449"/>
    <w:rsid w:val="00397B9C"/>
    <w:rsid w:val="003A204B"/>
    <w:rsid w:val="003B4768"/>
    <w:rsid w:val="003B6CDD"/>
    <w:rsid w:val="003C7B94"/>
    <w:rsid w:val="003D17AC"/>
    <w:rsid w:val="003D5A5B"/>
    <w:rsid w:val="003E0CA3"/>
    <w:rsid w:val="003E0D14"/>
    <w:rsid w:val="003F627B"/>
    <w:rsid w:val="0040085E"/>
    <w:rsid w:val="00403CB4"/>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B0146"/>
    <w:rsid w:val="004C10EB"/>
    <w:rsid w:val="004C7077"/>
    <w:rsid w:val="004D08E1"/>
    <w:rsid w:val="004D42BB"/>
    <w:rsid w:val="004E5C73"/>
    <w:rsid w:val="004E6F16"/>
    <w:rsid w:val="004F5624"/>
    <w:rsid w:val="005110F5"/>
    <w:rsid w:val="00512CBD"/>
    <w:rsid w:val="00517C1E"/>
    <w:rsid w:val="005209E1"/>
    <w:rsid w:val="00522FED"/>
    <w:rsid w:val="00526E5E"/>
    <w:rsid w:val="00527C2B"/>
    <w:rsid w:val="0053139F"/>
    <w:rsid w:val="00532C7F"/>
    <w:rsid w:val="00533B7E"/>
    <w:rsid w:val="005433DA"/>
    <w:rsid w:val="00547A38"/>
    <w:rsid w:val="0055529E"/>
    <w:rsid w:val="005636C0"/>
    <w:rsid w:val="00565A8B"/>
    <w:rsid w:val="00570F20"/>
    <w:rsid w:val="005746D1"/>
    <w:rsid w:val="00576035"/>
    <w:rsid w:val="00576692"/>
    <w:rsid w:val="0058230D"/>
    <w:rsid w:val="005870DF"/>
    <w:rsid w:val="005A129F"/>
    <w:rsid w:val="005A1F03"/>
    <w:rsid w:val="005A498B"/>
    <w:rsid w:val="005B3F6C"/>
    <w:rsid w:val="005C511E"/>
    <w:rsid w:val="005C6C7A"/>
    <w:rsid w:val="005E0538"/>
    <w:rsid w:val="005E0A73"/>
    <w:rsid w:val="005E2C00"/>
    <w:rsid w:val="005E2FEE"/>
    <w:rsid w:val="005E6D58"/>
    <w:rsid w:val="005F0597"/>
    <w:rsid w:val="005F1E8D"/>
    <w:rsid w:val="005F39D0"/>
    <w:rsid w:val="005F422E"/>
    <w:rsid w:val="006032E9"/>
    <w:rsid w:val="0061163F"/>
    <w:rsid w:val="006159C2"/>
    <w:rsid w:val="0061715C"/>
    <w:rsid w:val="0061731D"/>
    <w:rsid w:val="00622296"/>
    <w:rsid w:val="00623B32"/>
    <w:rsid w:val="00623DD8"/>
    <w:rsid w:val="006259B4"/>
    <w:rsid w:val="00630D4D"/>
    <w:rsid w:val="006349E9"/>
    <w:rsid w:val="00635119"/>
    <w:rsid w:val="0064532D"/>
    <w:rsid w:val="006528A1"/>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B016A"/>
    <w:rsid w:val="006C360E"/>
    <w:rsid w:val="006C4A83"/>
    <w:rsid w:val="006C6F43"/>
    <w:rsid w:val="006D152A"/>
    <w:rsid w:val="006D5284"/>
    <w:rsid w:val="006D7F06"/>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31EA5"/>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56C7"/>
    <w:rsid w:val="007D6070"/>
    <w:rsid w:val="007D6267"/>
    <w:rsid w:val="007D71C9"/>
    <w:rsid w:val="007E4686"/>
    <w:rsid w:val="007F1484"/>
    <w:rsid w:val="007F416C"/>
    <w:rsid w:val="007F6203"/>
    <w:rsid w:val="0080060C"/>
    <w:rsid w:val="008012CE"/>
    <w:rsid w:val="00801C1E"/>
    <w:rsid w:val="00801C62"/>
    <w:rsid w:val="00805704"/>
    <w:rsid w:val="00805A5D"/>
    <w:rsid w:val="008068ED"/>
    <w:rsid w:val="00813785"/>
    <w:rsid w:val="00816A13"/>
    <w:rsid w:val="00817AD8"/>
    <w:rsid w:val="00817D31"/>
    <w:rsid w:val="00824BD5"/>
    <w:rsid w:val="00826808"/>
    <w:rsid w:val="008307A0"/>
    <w:rsid w:val="00830E20"/>
    <w:rsid w:val="008335BF"/>
    <w:rsid w:val="008422B4"/>
    <w:rsid w:val="00851AB4"/>
    <w:rsid w:val="008600C1"/>
    <w:rsid w:val="008613D1"/>
    <w:rsid w:val="008651BB"/>
    <w:rsid w:val="0087419B"/>
    <w:rsid w:val="00882A24"/>
    <w:rsid w:val="008876FC"/>
    <w:rsid w:val="00895C86"/>
    <w:rsid w:val="008964CE"/>
    <w:rsid w:val="008A1BD4"/>
    <w:rsid w:val="008B05F8"/>
    <w:rsid w:val="008B12AF"/>
    <w:rsid w:val="008B1EB6"/>
    <w:rsid w:val="008B5851"/>
    <w:rsid w:val="008C2771"/>
    <w:rsid w:val="008C6877"/>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41B4"/>
    <w:rsid w:val="009C4EA4"/>
    <w:rsid w:val="009D2E19"/>
    <w:rsid w:val="009D6967"/>
    <w:rsid w:val="009E35D0"/>
    <w:rsid w:val="009E3CC4"/>
    <w:rsid w:val="009E4099"/>
    <w:rsid w:val="009E6CC7"/>
    <w:rsid w:val="009F3B04"/>
    <w:rsid w:val="00A01D2A"/>
    <w:rsid w:val="00A05727"/>
    <w:rsid w:val="00A07ADB"/>
    <w:rsid w:val="00A14B41"/>
    <w:rsid w:val="00A15663"/>
    <w:rsid w:val="00A15B36"/>
    <w:rsid w:val="00A166C5"/>
    <w:rsid w:val="00A213FF"/>
    <w:rsid w:val="00A36A0B"/>
    <w:rsid w:val="00A44D01"/>
    <w:rsid w:val="00A565ED"/>
    <w:rsid w:val="00A7066E"/>
    <w:rsid w:val="00A71A32"/>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0A9A"/>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25DD"/>
    <w:rsid w:val="00B826DC"/>
    <w:rsid w:val="00B866D6"/>
    <w:rsid w:val="00B874D2"/>
    <w:rsid w:val="00B8757C"/>
    <w:rsid w:val="00B928B9"/>
    <w:rsid w:val="00BA2485"/>
    <w:rsid w:val="00BA5A27"/>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06EC1"/>
    <w:rsid w:val="00C12458"/>
    <w:rsid w:val="00C146F7"/>
    <w:rsid w:val="00C21D82"/>
    <w:rsid w:val="00C246F4"/>
    <w:rsid w:val="00C25CFD"/>
    <w:rsid w:val="00C26711"/>
    <w:rsid w:val="00C27CC6"/>
    <w:rsid w:val="00C31EA3"/>
    <w:rsid w:val="00C45043"/>
    <w:rsid w:val="00C459A2"/>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07BC0"/>
    <w:rsid w:val="00D10B17"/>
    <w:rsid w:val="00D1548C"/>
    <w:rsid w:val="00D16152"/>
    <w:rsid w:val="00D16B00"/>
    <w:rsid w:val="00D20127"/>
    <w:rsid w:val="00D27E15"/>
    <w:rsid w:val="00D351C1"/>
    <w:rsid w:val="00D37004"/>
    <w:rsid w:val="00D37C4A"/>
    <w:rsid w:val="00D40247"/>
    <w:rsid w:val="00D411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267E"/>
    <w:rsid w:val="00E02E63"/>
    <w:rsid w:val="00E0703E"/>
    <w:rsid w:val="00E12068"/>
    <w:rsid w:val="00E12E12"/>
    <w:rsid w:val="00E13479"/>
    <w:rsid w:val="00E15F93"/>
    <w:rsid w:val="00E25DCB"/>
    <w:rsid w:val="00E26FA5"/>
    <w:rsid w:val="00E31706"/>
    <w:rsid w:val="00E31F65"/>
    <w:rsid w:val="00E32297"/>
    <w:rsid w:val="00E34FA8"/>
    <w:rsid w:val="00E428BC"/>
    <w:rsid w:val="00E53B33"/>
    <w:rsid w:val="00E57739"/>
    <w:rsid w:val="00E626AC"/>
    <w:rsid w:val="00E639BB"/>
    <w:rsid w:val="00E6472E"/>
    <w:rsid w:val="00E6680F"/>
    <w:rsid w:val="00E763F3"/>
    <w:rsid w:val="00E83D6E"/>
    <w:rsid w:val="00E85990"/>
    <w:rsid w:val="00E86B3F"/>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075E"/>
    <w:rsid w:val="00F23409"/>
    <w:rsid w:val="00F235E9"/>
    <w:rsid w:val="00F26904"/>
    <w:rsid w:val="00F26D14"/>
    <w:rsid w:val="00F33E40"/>
    <w:rsid w:val="00F36798"/>
    <w:rsid w:val="00F64AEB"/>
    <w:rsid w:val="00F66900"/>
    <w:rsid w:val="00F769A6"/>
    <w:rsid w:val="00F76C68"/>
    <w:rsid w:val="00F77F4A"/>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ABB68-DA93-FF47-A8DF-A961718CB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36</Pages>
  <Words>28196</Words>
  <Characters>160722</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90</cp:revision>
  <dcterms:created xsi:type="dcterms:W3CDTF">2024-03-15T22:42:00Z</dcterms:created>
  <dcterms:modified xsi:type="dcterms:W3CDTF">2024-07-01T20:32:00Z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id="JUC7ozfk"/&gt;&lt;style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