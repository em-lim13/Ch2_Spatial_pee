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2027C6A2"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standard-</w:t>
      </w:r>
      <w:r w:rsidRPr="005F1E8D">
        <w:rPr>
          <w:rFonts w:ascii="Times New Roman" w:hAnsi="Times New Roman" w:cs="Times New Roman"/>
          <w:color w:val="000000"/>
          <w:lang w:val="en-CA"/>
        </w:rPr>
        <w:lastRenderedPageBreak/>
        <w:t xml:space="preserve">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measured contracted sea cucumber length and girth, and immediately placed them into </w:t>
      </w:r>
      <w:r w:rsidR="00C12458" w:rsidRPr="005F1E8D">
        <w:rPr>
          <w:rFonts w:ascii="Times New Roman" w:hAnsi="Times New Roman" w:cs="Times New Roman"/>
          <w:lang w:val="en-CA"/>
        </w:rPr>
        <w:lastRenderedPageBreak/>
        <w:t>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76E85373"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w:t>
      </w:r>
      <w:r w:rsidRPr="005F1E8D">
        <w:rPr>
          <w:rFonts w:ascii="Times New Roman" w:hAnsi="Times New Roman" w:cs="Times New Roman"/>
          <w:lang w:val="en-CA"/>
        </w:rPr>
        <w:lastRenderedPageBreak/>
        <w:t xml:space="preserve">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16B486C9" w:rsidR="0042174D" w:rsidRPr="005F1E8D" w:rsidRDefault="0042174D" w:rsidP="00670555">
      <w:pPr>
        <w:spacing w:line="480" w:lineRule="auto"/>
        <w:rPr>
          <w:rFonts w:ascii="Times New Roman" w:hAnsi="Times New Roman" w:cs="Times New Roman"/>
          <w:lang w:val="en-CA"/>
        </w:rPr>
      </w:pPr>
      <w:r>
        <w:rPr>
          <w:rFonts w:ascii="Times New Roman" w:hAnsi="Times New Roman" w:cs="Times New Roman"/>
          <w:lang w:val="en-CA"/>
        </w:rPr>
        <w:tab/>
      </w:r>
      <w:r w:rsidRPr="00D9775A">
        <w:rPr>
          <w:rFonts w:ascii="Times New Roman" w:hAnsi="Times New Roman" w:cs="Times New Roman"/>
          <w:highlight w:val="yellow"/>
          <w:lang w:val="en-CA"/>
        </w:rPr>
        <w:t>We further investigated the relationship between the abundance of individual families and ammonium concentration</w:t>
      </w:r>
      <w:r>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0E6D8B0"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kelp </w:t>
      </w:r>
      <w:r w:rsidR="00E32297" w:rsidRPr="005F1E8D">
        <w:rPr>
          <w:rFonts w:ascii="Times New Roman" w:hAnsi="Times New Roman" w:cs="Times New Roman"/>
          <w:color w:val="000000"/>
          <w:lang w:val="en-CA"/>
        </w:rPr>
        <w:lastRenderedPageBreak/>
        <w:t>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3"/>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3"/>
      <w:r w:rsidR="007E4686">
        <w:rPr>
          <w:rStyle w:val="CommentReference"/>
        </w:rPr>
        <w:commentReference w:id="73"/>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 xml:space="preserve">We also found a weakly negative interaction between kelp biomass and animal biomass (- 0.005 ± </w:t>
      </w:r>
      <w:r w:rsidR="00222A9E">
        <w:rPr>
          <w:rFonts w:ascii="Times New Roman" w:hAnsi="Times New Roman" w:cs="Times New Roman"/>
          <w:lang w:val="en-CA"/>
        </w:rPr>
        <w:lastRenderedPageBreak/>
        <w:t>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4"/>
      <w:commentRangeStart w:id="75"/>
      <w:commentRangeStart w:id="76"/>
      <w:r>
        <w:rPr>
          <w:rFonts w:ascii="Times New Roman" w:hAnsi="Times New Roman" w:cs="Times New Roman"/>
          <w:b/>
          <w:lang w:val="en-CA"/>
        </w:rPr>
        <w:t>Figure 1</w:t>
      </w:r>
      <w:commentRangeEnd w:id="74"/>
      <w:r w:rsidR="00930939">
        <w:rPr>
          <w:rStyle w:val="CommentReference"/>
        </w:rPr>
        <w:commentReference w:id="74"/>
      </w:r>
      <w:commentRangeEnd w:id="75"/>
      <w:r w:rsidR="00930939">
        <w:rPr>
          <w:rStyle w:val="CommentReference"/>
        </w:rPr>
        <w:commentReference w:id="75"/>
      </w:r>
      <w:commentRangeEnd w:id="76"/>
      <w:r w:rsidR="00930939">
        <w:rPr>
          <w:rStyle w:val="CommentReference"/>
        </w:rPr>
        <w:commentReference w:id="76"/>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7"/>
      <w:r>
        <w:rPr>
          <w:rFonts w:ascii="Times New Roman" w:hAnsi="Times New Roman" w:cs="Times New Roman"/>
          <w:b/>
          <w:lang w:val="en-CA"/>
        </w:rPr>
        <w:t xml:space="preserve"> </w:t>
      </w:r>
      <w:commentRangeEnd w:id="77"/>
      <w:r w:rsidR="00805704">
        <w:rPr>
          <w:rStyle w:val="CommentReference"/>
        </w:rPr>
        <w:commentReference w:id="77"/>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1D5B7041" w14:textId="2EC34DF8" w:rsidR="005C6C7A" w:rsidRDefault="00EB7CB2">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DB28E35" wp14:editId="521FFFAE">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349ECD" w14:textId="5CB61A4B" w:rsidR="00462E79"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78"/>
      <w:r>
        <w:rPr>
          <w:rFonts w:ascii="Times New Roman" w:hAnsi="Times New Roman" w:cs="Times New Roman"/>
          <w:lang w:val="en-CA"/>
        </w:rPr>
        <w:t xml:space="preserve"> </w:t>
      </w:r>
      <w:commentRangeEnd w:id="78"/>
      <w:r w:rsidR="00406F74">
        <w:rPr>
          <w:rStyle w:val="CommentReference"/>
        </w:rPr>
        <w:commentReference w:id="78"/>
      </w:r>
      <w:r w:rsidR="00C826A7">
        <w:rPr>
          <w:rFonts w:ascii="Times New Roman" w:hAnsi="Times New Roman" w:cs="Times New Roman"/>
          <w:lang w:val="en-CA"/>
        </w:rPr>
        <w:t xml:space="preserve">(a) </w:t>
      </w:r>
      <w:commentRangeStart w:id="79"/>
      <w:r w:rsidR="00D37004">
        <w:rPr>
          <w:rFonts w:ascii="Times New Roman" w:hAnsi="Times New Roman" w:cs="Times New Roman"/>
          <w:lang w:val="en-CA"/>
        </w:rPr>
        <w:t xml:space="preserve">Model </w:t>
      </w:r>
      <w:commentRangeEnd w:id="79"/>
      <w:r w:rsidR="00406F74">
        <w:rPr>
          <w:rStyle w:val="CommentReference"/>
        </w:rPr>
        <w:commentReference w:id="79"/>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11B91DA" w14:textId="1C9FD179" w:rsidR="009E4099"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A33DB16" wp14:editId="69EB3C75">
            <wp:extent cx="5943600" cy="6792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5D2C0C0" w14:textId="0B5A382F" w:rsidR="009E4099" w:rsidRPr="00C05A5A" w:rsidRDefault="00FA0A52"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F2A0E76" wp14:editId="050896F7">
            <wp:extent cx="5943600" cy="6792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bookmarkStart w:id="80" w:name="_GoBack"/>
      <w:bookmarkEnd w:id="80"/>
    </w:p>
    <w:p w14:paraId="5E0A7AE7" w14:textId="4CD2260B" w:rsidR="00DF59A5" w:rsidRPr="00B50D62" w:rsidRDefault="00406F74" w:rsidP="00B50D62">
      <w:pPr>
        <w:spacing w:after="120" w:line="276" w:lineRule="auto"/>
        <w:rPr>
          <w:ins w:id="81" w:author="Kieran Cox" w:date="2024-03-21T09:44:00Z"/>
          <w:rFonts w:ascii="Times New Roman" w:hAnsi="Times New Roman" w:cs="Times New Roman"/>
          <w:bCs/>
          <w:lang w:val="en-CA"/>
        </w:rPr>
      </w:pPr>
      <w:bookmarkStart w:id="82" w:name="OLE_LINK1"/>
      <w:bookmarkStart w:id="83" w:name="OLE_LINK2"/>
      <w:ins w:id="84" w:author="Kieran Cox" w:date="2024-03-21T09:11:00Z">
        <w:r w:rsidRPr="00B50D62">
          <w:rPr>
            <w:rFonts w:ascii="Times New Roman" w:hAnsi="Times New Roman" w:cs="Times New Roman"/>
            <w:bCs/>
            <w:lang w:val="en-CA"/>
          </w:rPr>
          <w:t xml:space="preserve">K so, Marco, </w:t>
        </w:r>
      </w:ins>
      <w:proofErr w:type="spellStart"/>
      <w:ins w:id="85"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6" w:author="Kieran Cox" w:date="2024-03-21T09:44:00Z">
        <w:r w:rsidR="00DF59A5" w:rsidRPr="00B50D62">
          <w:rPr>
            <w:rFonts w:ascii="Times New Roman" w:hAnsi="Times New Roman" w:cs="Times New Roman"/>
            <w:bCs/>
            <w:lang w:val="en-CA"/>
          </w:rPr>
          <w:t xml:space="preserve">l biomass, tide, </w:t>
        </w:r>
      </w:ins>
      <w:ins w:id="87" w:author="Kieran Cox" w:date="2024-03-21T09:45:00Z">
        <w:r w:rsidR="00DF59A5" w:rsidRPr="00B50D62">
          <w:rPr>
            <w:rFonts w:ascii="Times New Roman" w:hAnsi="Times New Roman" w:cs="Times New Roman"/>
            <w:bCs/>
            <w:lang w:val="en-CA"/>
          </w:rPr>
          <w:t xml:space="preserve">kelp: tide, </w:t>
        </w:r>
      </w:ins>
      <w:proofErr w:type="spellStart"/>
      <w:proofErr w:type="gramStart"/>
      <w:ins w:id="88"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89" w:author="Kieran Cox" w:date="2024-03-21T09:47:00Z"/>
          <w:rFonts w:ascii="Times New Roman" w:hAnsi="Times New Roman" w:cs="Times New Roman"/>
          <w:bCs/>
          <w:lang w:val="en-CA"/>
        </w:rPr>
      </w:pPr>
      <w:ins w:id="90" w:author="Kieran Cox" w:date="2024-03-21T09:44:00Z">
        <w:r w:rsidRPr="00B50D62">
          <w:rPr>
            <w:rFonts w:ascii="Times New Roman" w:hAnsi="Times New Roman" w:cs="Times New Roman"/>
            <w:bCs/>
            <w:lang w:val="en-CA"/>
          </w:rPr>
          <w:t>-You’ve done an awesome job showing animal biomass, tide, and kelp biomass</w:t>
        </w:r>
      </w:ins>
      <w:ins w:id="91" w:author="Kieran Cox" w:date="2024-03-21T10:12:00Z">
        <w:r w:rsidR="00B50D62" w:rsidRPr="00B50D62">
          <w:rPr>
            <w:rFonts w:ascii="Times New Roman" w:hAnsi="Times New Roman" w:cs="Times New Roman"/>
            <w:bCs/>
            <w:lang w:val="en-CA"/>
          </w:rPr>
          <w:t>, so this is more or</w:t>
        </w:r>
      </w:ins>
      <w:ins w:id="92" w:author="Kieran Cox" w:date="2024-03-21T09:45:00Z">
        <w:r w:rsidRPr="00B50D62">
          <w:rPr>
            <w:rFonts w:ascii="Times New Roman" w:hAnsi="Times New Roman" w:cs="Times New Roman"/>
            <w:bCs/>
            <w:lang w:val="en-CA"/>
          </w:rPr>
          <w:t xml:space="preserve"> less leaves: </w:t>
        </w:r>
      </w:ins>
      <w:ins w:id="93"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4" w:author="Kieran Cox" w:date="2024-03-21T09:48:00Z"/>
          <w:rFonts w:ascii="Times New Roman" w:hAnsi="Times New Roman" w:cs="Times New Roman"/>
          <w:bCs/>
          <w:lang w:val="en-CA"/>
        </w:rPr>
      </w:pPr>
      <w:ins w:id="95" w:author="Kieran Cox" w:date="2024-03-21T09:47:00Z">
        <w:r w:rsidRPr="00B50D62">
          <w:rPr>
            <w:rFonts w:ascii="Times New Roman" w:hAnsi="Times New Roman" w:cs="Times New Roman"/>
            <w:bCs/>
            <w:lang w:val="en-CA"/>
          </w:rPr>
          <w:lastRenderedPageBreak/>
          <w:t>-Optional plots to consider would be (and this list is going to be far from perfect given my limited understanding of the data</w:t>
        </w:r>
      </w:ins>
      <w:ins w:id="96" w:author="Kieran Cox" w:date="2024-03-21T10:21:00Z">
        <w:r w:rsidR="00B50D62">
          <w:rPr>
            <w:rFonts w:ascii="Times New Roman" w:hAnsi="Times New Roman" w:cs="Times New Roman"/>
            <w:bCs/>
            <w:lang w:val="en-CA"/>
          </w:rPr>
          <w:t>,</w:t>
        </w:r>
      </w:ins>
      <w:ins w:id="97" w:author="Kieran Cox" w:date="2024-03-21T09:47:00Z">
        <w:r w:rsidRPr="00B50D62">
          <w:rPr>
            <w:rFonts w:ascii="Times New Roman" w:hAnsi="Times New Roman" w:cs="Times New Roman"/>
            <w:bCs/>
            <w:lang w:val="en-CA"/>
          </w:rPr>
          <w:t xml:space="preserve"> so tweak it as needed</w:t>
        </w:r>
      </w:ins>
      <w:ins w:id="98" w:author="Kieran Cox" w:date="2024-03-21T09:48:00Z">
        <w:r w:rsidRPr="00B50D62">
          <w:rPr>
            <w:rFonts w:ascii="Times New Roman" w:hAnsi="Times New Roman" w:cs="Times New Roman"/>
            <w:bCs/>
            <w:lang w:val="en-CA"/>
          </w:rPr>
          <w:t xml:space="preserve">, the point </w:t>
        </w:r>
      </w:ins>
      <w:ins w:id="99" w:author="Kieran Cox" w:date="2024-03-21T10:38:00Z">
        <w:r w:rsidR="007F1484">
          <w:rPr>
            <w:rFonts w:ascii="Times New Roman" w:hAnsi="Times New Roman" w:cs="Times New Roman"/>
            <w:bCs/>
            <w:lang w:val="en-CA"/>
          </w:rPr>
          <w:t>is</w:t>
        </w:r>
      </w:ins>
      <w:ins w:id="100" w:author="Kieran Cox" w:date="2024-03-21T09:48:00Z">
        <w:r w:rsidRPr="00B50D62">
          <w:rPr>
            <w:rFonts w:ascii="Times New Roman" w:hAnsi="Times New Roman" w:cs="Times New Roman"/>
            <w:bCs/>
            <w:lang w:val="en-CA"/>
          </w:rPr>
          <w:t xml:space="preserve"> to show the trends that can be further unpacked</w:t>
        </w:r>
      </w:ins>
      <w:ins w:id="101" w:author="Kieran Cox" w:date="2024-03-21T10:38:00Z">
        <w:r w:rsidR="007F1484">
          <w:rPr>
            <w:rFonts w:ascii="Times New Roman" w:hAnsi="Times New Roman" w:cs="Times New Roman"/>
            <w:bCs/>
            <w:lang w:val="en-CA"/>
          </w:rPr>
          <w:t xml:space="preserve"> and not leave biodiversity is an unresolved place</w:t>
        </w:r>
      </w:ins>
      <w:ins w:id="102" w:author="Kieran Cox" w:date="2024-03-21T09:48:00Z">
        <w:r w:rsidRPr="00B50D62">
          <w:rPr>
            <w:rFonts w:ascii="Times New Roman" w:hAnsi="Times New Roman" w:cs="Times New Roman"/>
            <w:bCs/>
            <w:lang w:val="en-CA"/>
          </w:rPr>
          <w:t>).</w:t>
        </w:r>
      </w:ins>
      <w:ins w:id="103"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4" w:author="Kieran Cox" w:date="2024-03-21T10:20:00Z"/>
          <w:rFonts w:ascii="Times New Roman" w:hAnsi="Times New Roman" w:cs="Times New Roman"/>
          <w:bCs/>
          <w:lang w:val="en-CA"/>
        </w:rPr>
      </w:pPr>
      <w:ins w:id="105" w:author="Kieran Cox" w:date="2024-03-21T09:48:00Z">
        <w:r w:rsidRPr="00B50D62">
          <w:rPr>
            <w:rFonts w:ascii="Times New Roman" w:hAnsi="Times New Roman" w:cs="Times New Roman"/>
            <w:bCs/>
            <w:lang w:val="en-CA"/>
          </w:rPr>
          <w:t>-1) Ammonium</w:t>
        </w:r>
      </w:ins>
      <w:ins w:id="106" w:author="Kieran Cox" w:date="2024-03-21T10:12:00Z">
        <w:r w:rsidR="00B50D62">
          <w:rPr>
            <w:rFonts w:ascii="Times New Roman" w:hAnsi="Times New Roman" w:cs="Times New Roman"/>
            <w:b/>
            <w:lang w:val="en-CA"/>
          </w:rPr>
          <w:t xml:space="preserve"> </w:t>
        </w:r>
      </w:ins>
      <w:ins w:id="107"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08" w:author="Kieran Cox" w:date="2024-03-21T10:14:00Z">
        <w:r w:rsidR="00B50D62">
          <w:rPr>
            <w:rFonts w:ascii="Times New Roman" w:hAnsi="Times New Roman" w:cs="Times New Roman"/>
            <w:bCs/>
            <w:lang w:val="en-CA"/>
          </w:rPr>
          <w:t>box plot (but this will</w:t>
        </w:r>
      </w:ins>
      <w:ins w:id="109" w:author="Kieran Cox" w:date="2024-03-21T10:19:00Z">
        <w:r w:rsidR="00B50D62">
          <w:rPr>
            <w:rFonts w:ascii="Times New Roman" w:hAnsi="Times New Roman" w:cs="Times New Roman"/>
            <w:bCs/>
            <w:lang w:val="en-CA"/>
          </w:rPr>
          <w:t xml:space="preserve"> somewhat</w:t>
        </w:r>
      </w:ins>
      <w:ins w:id="110" w:author="Kieran Cox" w:date="2024-03-21T10:14:00Z">
        <w:r w:rsidR="00B50D62">
          <w:rPr>
            <w:rFonts w:ascii="Times New Roman" w:hAnsi="Times New Roman" w:cs="Times New Roman"/>
            <w:bCs/>
            <w:lang w:val="en-CA"/>
          </w:rPr>
          <w:t xml:space="preserve"> recreate the trend seen in a), so perhaps include depth in this (although a bit </w:t>
        </w:r>
      </w:ins>
      <w:ins w:id="111" w:author="Kieran Cox" w:date="2024-03-21T10:15:00Z">
        <w:r w:rsidR="00B50D62">
          <w:rPr>
            <w:rFonts w:ascii="Times New Roman" w:hAnsi="Times New Roman" w:cs="Times New Roman"/>
            <w:bCs/>
            <w:lang w:val="en-CA"/>
          </w:rPr>
          <w:t xml:space="preserve">redundant, I think </w:t>
        </w:r>
      </w:ins>
      <w:ins w:id="112" w:author="Kieran Cox" w:date="2024-03-21T10:20:00Z">
        <w:r w:rsidR="00B50D62">
          <w:rPr>
            <w:rFonts w:ascii="Times New Roman" w:hAnsi="Times New Roman" w:cs="Times New Roman"/>
            <w:bCs/>
            <w:lang w:val="en-CA"/>
          </w:rPr>
          <w:t>concentrations will be</w:t>
        </w:r>
      </w:ins>
      <w:ins w:id="113" w:author="Kieran Cox" w:date="2024-03-21T10:15:00Z">
        <w:r w:rsidR="00B50D62">
          <w:rPr>
            <w:rFonts w:ascii="Times New Roman" w:hAnsi="Times New Roman" w:cs="Times New Roman"/>
            <w:bCs/>
            <w:lang w:val="en-CA"/>
          </w:rPr>
          <w:t xml:space="preserve"> kind of stat that folks cite a lot)</w:t>
        </w:r>
      </w:ins>
      <w:ins w:id="114" w:author="Kieran Cox" w:date="2024-03-21T10:20:00Z">
        <w:r w:rsidR="00B50D62">
          <w:rPr>
            <w:rFonts w:ascii="Times New Roman" w:hAnsi="Times New Roman" w:cs="Times New Roman"/>
            <w:bCs/>
            <w:lang w:val="en-CA"/>
          </w:rPr>
          <w:t>.</w:t>
        </w:r>
      </w:ins>
      <w:ins w:id="115" w:author="Kieran Cox" w:date="2024-03-21T10:38:00Z">
        <w:r w:rsidR="007F1484">
          <w:rPr>
            <w:rFonts w:ascii="Times New Roman" w:hAnsi="Times New Roman" w:cs="Times New Roman"/>
            <w:bCs/>
            <w:lang w:val="en-CA"/>
          </w:rPr>
          <w:t xml:space="preserve"> This cou</w:t>
        </w:r>
      </w:ins>
      <w:ins w:id="116"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7" w:author="Kieran Cox" w:date="2024-03-21T10:28:00Z"/>
          <w:rFonts w:ascii="Times New Roman" w:hAnsi="Times New Roman" w:cs="Times New Roman"/>
          <w:bCs/>
          <w:lang w:val="en-CA"/>
        </w:rPr>
      </w:pPr>
      <w:ins w:id="118" w:author="Kieran Cox" w:date="2024-03-21T10:20:00Z">
        <w:r>
          <w:rPr>
            <w:rFonts w:ascii="Times New Roman" w:hAnsi="Times New Roman" w:cs="Times New Roman"/>
            <w:bCs/>
            <w:lang w:val="en-CA"/>
          </w:rPr>
          <w:t xml:space="preserve">-2) </w:t>
        </w:r>
      </w:ins>
      <w:ins w:id="119"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0" w:author="Kieran Cox" w:date="2024-03-21T10:23:00Z">
        <w:r w:rsidR="00900E3F">
          <w:rPr>
            <w:rFonts w:ascii="Times New Roman" w:hAnsi="Times New Roman" w:cs="Times New Roman"/>
            <w:bCs/>
            <w:lang w:val="en-CA"/>
          </w:rPr>
          <w:t xml:space="preserve">likely with site type shown. I think it’s important </w:t>
        </w:r>
      </w:ins>
      <w:ins w:id="121" w:author="Kieran Cox" w:date="2024-03-21T10:24:00Z">
        <w:r w:rsidR="00900E3F">
          <w:rPr>
            <w:rFonts w:ascii="Times New Roman" w:hAnsi="Times New Roman" w:cs="Times New Roman"/>
            <w:bCs/>
            <w:lang w:val="en-CA"/>
          </w:rPr>
          <w:t>not to</w:t>
        </w:r>
      </w:ins>
      <w:ins w:id="122" w:author="Kieran Cox" w:date="2024-03-21T10:23:00Z">
        <w:r w:rsidR="00900E3F">
          <w:rPr>
            <w:rFonts w:ascii="Times New Roman" w:hAnsi="Times New Roman" w:cs="Times New Roman"/>
            <w:bCs/>
            <w:lang w:val="en-CA"/>
          </w:rPr>
          <w:t xml:space="preserve"> leave</w:t>
        </w:r>
      </w:ins>
      <w:ins w:id="123" w:author="Kieran Cox" w:date="2024-03-21T10:39:00Z">
        <w:r w:rsidR="007F1484">
          <w:rPr>
            <w:rFonts w:ascii="Times New Roman" w:hAnsi="Times New Roman" w:cs="Times New Roman"/>
            <w:bCs/>
            <w:lang w:val="en-CA"/>
          </w:rPr>
          <w:t xml:space="preserve"> the</w:t>
        </w:r>
      </w:ins>
      <w:ins w:id="124" w:author="Kieran Cox" w:date="2024-03-21T10:23:00Z">
        <w:r w:rsidR="00900E3F">
          <w:rPr>
            <w:rFonts w:ascii="Times New Roman" w:hAnsi="Times New Roman" w:cs="Times New Roman"/>
            <w:bCs/>
            <w:lang w:val="en-CA"/>
          </w:rPr>
          <w:t xml:space="preserve"> </w:t>
        </w:r>
      </w:ins>
      <w:ins w:id="125" w:author="Kieran Cox" w:date="2024-03-21T10:39:00Z">
        <w:r w:rsidR="007F1484">
          <w:rPr>
            <w:rFonts w:ascii="Times New Roman" w:hAnsi="Times New Roman" w:cs="Times New Roman"/>
            <w:bCs/>
            <w:lang w:val="en-CA"/>
          </w:rPr>
          <w:t>biodiversity finding</w:t>
        </w:r>
      </w:ins>
      <w:ins w:id="126"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7"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28" w:author="Kieran Cox" w:date="2024-03-21T10:24:00Z">
        <w:r w:rsidR="00900E3F">
          <w:rPr>
            <w:rFonts w:ascii="Times New Roman" w:hAnsi="Times New Roman" w:cs="Times New Roman"/>
            <w:bCs/>
            <w:lang w:val="en-CA"/>
          </w:rPr>
          <w:t xml:space="preserve"> sites, </w:t>
        </w:r>
      </w:ins>
      <w:ins w:id="129" w:author="Kieran Cox" w:date="2024-03-21T10:25:00Z">
        <w:r w:rsidR="00900E3F">
          <w:rPr>
            <w:rFonts w:ascii="Times New Roman" w:hAnsi="Times New Roman" w:cs="Times New Roman"/>
            <w:bCs/>
            <w:lang w:val="en-CA"/>
          </w:rPr>
          <w:t>this would contribute to this negative correlation</w:t>
        </w:r>
      </w:ins>
      <w:ins w:id="130" w:author="Kieran Cox" w:date="2024-03-21T10:26:00Z">
        <w:r w:rsidR="00900E3F">
          <w:rPr>
            <w:rFonts w:ascii="Times New Roman" w:hAnsi="Times New Roman" w:cs="Times New Roman"/>
            <w:bCs/>
            <w:lang w:val="en-CA"/>
          </w:rPr>
          <w:t>. The same could be true for the no kelp sites given the ‘flaws’ of species richness as a term, i.e.</w:t>
        </w:r>
      </w:ins>
      <w:ins w:id="131" w:author="Kieran Cox" w:date="2024-03-21T10:27:00Z">
        <w:r w:rsidR="00900E3F">
          <w:rPr>
            <w:rFonts w:ascii="Times New Roman" w:hAnsi="Times New Roman" w:cs="Times New Roman"/>
            <w:bCs/>
            <w:lang w:val="en-CA"/>
          </w:rPr>
          <w:t>,</w:t>
        </w:r>
      </w:ins>
      <w:ins w:id="132" w:author="Kieran Cox" w:date="2024-03-21T10:26:00Z">
        <w:r w:rsidR="00900E3F">
          <w:rPr>
            <w:rFonts w:ascii="Times New Roman" w:hAnsi="Times New Roman" w:cs="Times New Roman"/>
            <w:bCs/>
            <w:lang w:val="en-CA"/>
          </w:rPr>
          <w:t xml:space="preserve"> 9 species at a no kelp site that occur at low abundances </w:t>
        </w:r>
      </w:ins>
      <w:ins w:id="133" w:author="Kieran Cox" w:date="2024-03-21T10:27:00Z">
        <w:r w:rsidR="00900E3F">
          <w:rPr>
            <w:rFonts w:ascii="Times New Roman" w:hAnsi="Times New Roman" w:cs="Times New Roman"/>
            <w:bCs/>
            <w:lang w:val="en-CA"/>
          </w:rPr>
          <w:t>verse 6 species at a kelp site that occur at high abundances, would create a very understan</w:t>
        </w:r>
      </w:ins>
      <w:ins w:id="134" w:author="Kieran Cox" w:date="2024-03-21T10:28:00Z">
        <w:r w:rsidR="00900E3F">
          <w:rPr>
            <w:rFonts w:ascii="Times New Roman" w:hAnsi="Times New Roman" w:cs="Times New Roman"/>
            <w:bCs/>
            <w:lang w:val="en-CA"/>
          </w:rPr>
          <w:t>da</w:t>
        </w:r>
      </w:ins>
      <w:ins w:id="135" w:author="Kieran Cox" w:date="2024-03-21T10:27:00Z">
        <w:r w:rsidR="00900E3F">
          <w:rPr>
            <w:rFonts w:ascii="Times New Roman" w:hAnsi="Times New Roman" w:cs="Times New Roman"/>
            <w:bCs/>
            <w:lang w:val="en-CA"/>
          </w:rPr>
          <w:t xml:space="preserve">ble negative correlation between richness and </w:t>
        </w:r>
      </w:ins>
      <w:ins w:id="136"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7" w:author="Kieran Cox" w:date="2024-03-21T10:29:00Z">
        <w:r w:rsidR="00900E3F">
          <w:rPr>
            <w:rFonts w:ascii="Times New Roman" w:hAnsi="Times New Roman" w:cs="Times New Roman"/>
            <w:bCs/>
            <w:lang w:val="en-CA"/>
          </w:rPr>
          <w:t>If you make this p</w:t>
        </w:r>
      </w:ins>
      <w:ins w:id="138"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39" w:author="Kieran Cox" w:date="2024-03-21T10:28:00Z">
        <w:r>
          <w:rPr>
            <w:rFonts w:ascii="Times New Roman" w:hAnsi="Times New Roman" w:cs="Times New Roman"/>
            <w:bCs/>
            <w:lang w:val="en-CA"/>
          </w:rPr>
          <w:t xml:space="preserve">-3) </w:t>
        </w:r>
      </w:ins>
      <w:ins w:id="140"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1" w:author="Kieran Cox" w:date="2024-03-21T10:31:00Z">
        <w:r>
          <w:rPr>
            <w:rFonts w:ascii="Times New Roman" w:hAnsi="Times New Roman" w:cs="Times New Roman"/>
            <w:bCs/>
            <w:lang w:val="en-CA"/>
          </w:rPr>
          <w:t xml:space="preserve">, </w:t>
        </w:r>
      </w:ins>
      <w:ins w:id="142" w:author="Kieran Cox" w:date="2024-03-21T10:32:00Z">
        <w:r w:rsidR="007F1484">
          <w:rPr>
            <w:rFonts w:ascii="Times New Roman" w:hAnsi="Times New Roman" w:cs="Times New Roman"/>
            <w:bCs/>
            <w:lang w:val="en-CA"/>
          </w:rPr>
          <w:t>with the o</w:t>
        </w:r>
      </w:ins>
      <w:ins w:id="143" w:author="Kieran Cox" w:date="2024-03-21T10:33:00Z">
        <w:r w:rsidR="007F1484">
          <w:rPr>
            <w:rFonts w:ascii="Times New Roman" w:hAnsi="Times New Roman" w:cs="Times New Roman"/>
            <w:bCs/>
            <w:lang w:val="en-CA"/>
          </w:rPr>
          <w:t xml:space="preserve">ption to scale the size of the points by biomass. Biomass and abundance will be </w:t>
        </w:r>
      </w:ins>
      <w:ins w:id="144" w:author="Kieran Cox" w:date="2024-03-21T10:41:00Z">
        <w:r w:rsidR="007F1484">
          <w:rPr>
            <w:rFonts w:ascii="Times New Roman" w:hAnsi="Times New Roman" w:cs="Times New Roman"/>
            <w:bCs/>
            <w:lang w:val="en-CA"/>
          </w:rPr>
          <w:t>correlated</w:t>
        </w:r>
      </w:ins>
      <w:ins w:id="145" w:author="Kieran Cox" w:date="2024-03-21T10:33:00Z">
        <w:r w:rsidR="007F1484">
          <w:rPr>
            <w:rFonts w:ascii="Times New Roman" w:hAnsi="Times New Roman" w:cs="Times New Roman"/>
            <w:bCs/>
            <w:lang w:val="en-CA"/>
          </w:rPr>
          <w:t xml:space="preserve"> for the inverts because the weights ar</w:t>
        </w:r>
      </w:ins>
      <w:ins w:id="146"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7" w:author="Kieran Cox" w:date="2024-03-21T10:36:00Z">
        <w:r w:rsidR="007F1484">
          <w:rPr>
            <w:rFonts w:ascii="Times New Roman" w:hAnsi="Times New Roman" w:cs="Times New Roman"/>
            <w:bCs/>
            <w:lang w:val="en-CA"/>
          </w:rPr>
          <w:t>This data isn’t really in the model</w:t>
        </w:r>
      </w:ins>
      <w:ins w:id="148"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49" w:author="Kieran Cox" w:date="2024-03-21T10:36:00Z">
        <w:r w:rsidR="007F1484">
          <w:rPr>
            <w:rFonts w:ascii="Times New Roman" w:hAnsi="Times New Roman" w:cs="Times New Roman"/>
            <w:bCs/>
            <w:lang w:val="en-CA"/>
          </w:rPr>
          <w:t>You could make a panel figure</w:t>
        </w:r>
      </w:ins>
      <w:ins w:id="150" w:author="Kieran Cox" w:date="2024-03-21T10:37:00Z">
        <w:r w:rsidR="007F1484">
          <w:rPr>
            <w:rFonts w:ascii="Times New Roman" w:hAnsi="Times New Roman" w:cs="Times New Roman"/>
            <w:bCs/>
            <w:lang w:val="en-CA"/>
          </w:rPr>
          <w:t xml:space="preserve"> for M1 and one for M2, then show the top ~4-5 r2 value species for each. </w:t>
        </w:r>
      </w:ins>
      <w:ins w:id="151"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2"/>
      <w:bookmarkEnd w:id="83"/>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2"/>
      <w:r w:rsidR="005E6D58">
        <w:rPr>
          <w:rFonts w:ascii="Times New Roman" w:hAnsi="Times New Roman" w:cs="Times New Roman"/>
          <w:lang w:val="en-CA"/>
        </w:rPr>
        <w:t xml:space="preserve">intervals. </w:t>
      </w:r>
      <w:commentRangeEnd w:id="152"/>
      <w:r w:rsidR="00F15086">
        <w:rPr>
          <w:rStyle w:val="CommentReference"/>
        </w:rPr>
        <w:commentReference w:id="152"/>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3"/>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3"/>
      <w:r w:rsidR="00E01F00">
        <w:rPr>
          <w:rStyle w:val="CommentReference"/>
        </w:rPr>
        <w:commentReference w:id="153"/>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4"/>
      <w:r w:rsidRPr="00A15B36">
        <w:rPr>
          <w:rFonts w:ascii="Times New Roman" w:hAnsi="Times New Roman" w:cs="Times New Roman"/>
          <w:b/>
          <w:lang w:val="en-CA"/>
        </w:rPr>
        <w:t xml:space="preserve">Table </w:t>
      </w:r>
      <w:commentRangeEnd w:id="154"/>
      <w:r>
        <w:rPr>
          <w:rStyle w:val="CommentReference"/>
        </w:rPr>
        <w:commentReference w:id="154"/>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233D5C"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233D5C"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233D5C"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2-26T12:02:00Z" w:initials="EL">
    <w:p w14:paraId="6FC76E13" w14:textId="4A68C8D7" w:rsidR="00D96F75" w:rsidRDefault="00D96F75">
      <w:pPr>
        <w:pStyle w:val="CommentText"/>
      </w:pPr>
      <w:r>
        <w:rPr>
          <w:rStyle w:val="CommentReference"/>
        </w:rPr>
        <w:annotationRef/>
      </w:r>
      <w:r>
        <w:t>?</w:t>
      </w:r>
    </w:p>
  </w:comment>
  <w:comment w:id="74"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5"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6"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7"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78"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79"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2"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3"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4"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889ED" w14:textId="77777777" w:rsidR="00233D5C" w:rsidRDefault="00233D5C" w:rsidP="009B4C2B">
      <w:r>
        <w:separator/>
      </w:r>
    </w:p>
  </w:endnote>
  <w:endnote w:type="continuationSeparator" w:id="0">
    <w:p w14:paraId="1B0FCACF" w14:textId="77777777" w:rsidR="00233D5C" w:rsidRDefault="00233D5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46E77" w14:textId="77777777" w:rsidR="00233D5C" w:rsidRDefault="00233D5C" w:rsidP="009B4C2B">
      <w:r>
        <w:separator/>
      </w:r>
    </w:p>
  </w:footnote>
  <w:footnote w:type="continuationSeparator" w:id="0">
    <w:p w14:paraId="5DE37959" w14:textId="77777777" w:rsidR="00233D5C" w:rsidRDefault="00233D5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665DF"/>
    <w:rsid w:val="003801C9"/>
    <w:rsid w:val="00380F24"/>
    <w:rsid w:val="003859F6"/>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43023"/>
    <w:rsid w:val="0094446B"/>
    <w:rsid w:val="00946EB9"/>
    <w:rsid w:val="009500AF"/>
    <w:rsid w:val="00950C3D"/>
    <w:rsid w:val="009529BF"/>
    <w:rsid w:val="009569DD"/>
    <w:rsid w:val="009609CF"/>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93D"/>
    <w:rsid w:val="00DE63E7"/>
    <w:rsid w:val="00DF4B83"/>
    <w:rsid w:val="00DF5087"/>
    <w:rsid w:val="00DF59A5"/>
    <w:rsid w:val="00E01F00"/>
    <w:rsid w:val="00E0703E"/>
    <w:rsid w:val="00E12068"/>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85BAD-84E2-A944-ADDA-19C57A9C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36</Pages>
  <Words>26282</Words>
  <Characters>149811</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29</cp:revision>
  <dcterms:created xsi:type="dcterms:W3CDTF">2024-03-15T22:42:00Z</dcterms:created>
  <dcterms:modified xsi:type="dcterms:W3CDTF">2024-04-19T23:31:00Z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